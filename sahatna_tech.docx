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29D2" w:rsidR="002116C8" w:rsidP="00E74928" w:rsidRDefault="002116C8" w14:paraId="5DFEA422" w14:textId="57AEDD00">
      <w:pPr>
        <w:rPr>
          <w:rFonts w:ascii="Arial" w:hAnsi="Arial" w:cs="Arial"/>
          <w:lang w:val="en-US"/>
        </w:rPr>
      </w:pPr>
    </w:p>
    <w:p w:rsidRPr="005A1C8B" w:rsidR="009306CB" w:rsidP="009306CB" w:rsidRDefault="009306CB" w14:paraId="40A34EB2" w14:textId="77777777">
      <w:pPr>
        <w:spacing w:after="60"/>
        <w:jc w:val="right"/>
        <w:rPr>
          <w:rFonts w:ascii="Arial" w:hAnsi="Arial" w:cs="Arial"/>
        </w:rPr>
      </w:pPr>
    </w:p>
    <w:p w:rsidRPr="005A1C8B" w:rsidR="009306CB" w:rsidP="009306CB" w:rsidRDefault="009306CB" w14:paraId="58EED561" w14:textId="77777777">
      <w:pPr>
        <w:rPr>
          <w:rFonts w:ascii="Arial" w:hAnsi="Arial" w:cs="Arial"/>
        </w:rPr>
      </w:pPr>
    </w:p>
    <w:p w:rsidRPr="005A1C8B" w:rsidR="009306CB" w:rsidP="009306CB" w:rsidRDefault="009306CB" w14:paraId="18806DA9" w14:textId="77777777">
      <w:pPr>
        <w:rPr>
          <w:rFonts w:ascii="Arial" w:hAnsi="Arial" w:cs="Arial"/>
        </w:rPr>
      </w:pPr>
    </w:p>
    <w:p w:rsidRPr="005A1C8B" w:rsidR="009306CB" w:rsidP="009306CB" w:rsidRDefault="009306CB" w14:paraId="00F1147E" w14:textId="77777777">
      <w:pPr>
        <w:spacing w:after="60"/>
        <w:jc w:val="right"/>
        <w:rPr>
          <w:rFonts w:ascii="Arial" w:hAnsi="Arial" w:cs="Arial"/>
        </w:rPr>
      </w:pPr>
    </w:p>
    <w:p w:rsidRPr="005A1C8B" w:rsidR="009306CB" w:rsidP="009306CB" w:rsidRDefault="009306CB" w14:paraId="4B5B36AE" w14:textId="77777777">
      <w:pPr>
        <w:rPr>
          <w:rFonts w:ascii="Arial" w:hAnsi="Arial" w:cs="Arial"/>
        </w:rPr>
      </w:pPr>
    </w:p>
    <w:p w:rsidRPr="005A1C8B" w:rsidR="009306CB" w:rsidP="009306CB" w:rsidRDefault="009306CB" w14:paraId="0C6BD16C" w14:textId="77777777">
      <w:pPr>
        <w:spacing w:after="60"/>
        <w:jc w:val="right"/>
        <w:rPr>
          <w:rFonts w:ascii="Arial" w:hAnsi="Arial" w:cs="Arial"/>
        </w:rPr>
      </w:pPr>
    </w:p>
    <w:p w:rsidRPr="005A1C8B" w:rsidR="009306CB" w:rsidP="009306CB" w:rsidRDefault="009306CB" w14:paraId="0779A70B" w14:textId="77777777">
      <w:pPr>
        <w:spacing w:after="60"/>
        <w:jc w:val="right"/>
        <w:rPr>
          <w:rFonts w:ascii="Arial" w:hAnsi="Arial" w:cs="Arial"/>
        </w:rPr>
      </w:pPr>
    </w:p>
    <w:p w:rsidRPr="005A1C8B" w:rsidR="009306CB" w:rsidP="009306CB" w:rsidRDefault="009306CB" w14:paraId="579F9009" w14:textId="77777777">
      <w:pPr>
        <w:spacing w:after="60"/>
        <w:jc w:val="right"/>
        <w:rPr>
          <w:rFonts w:ascii="Arial" w:hAnsi="Arial" w:cs="Arial"/>
        </w:rPr>
      </w:pPr>
    </w:p>
    <w:p w:rsidR="00205C90" w:rsidP="00205C90" w:rsidRDefault="009306CB" w14:paraId="00CFC278" w14:textId="77777777">
      <w:pPr>
        <w:spacing w:after="60"/>
        <w:jc w:val="right"/>
        <w:rPr>
          <w:rFonts w:ascii="Arial" w:hAnsi="Arial" w:eastAsia="Times New Roman" w:cs="Arial"/>
          <w:b/>
          <w:bCs/>
          <w:color w:val="000000"/>
          <w:sz w:val="52"/>
          <w:szCs w:val="52"/>
          <w:lang w:val="en-US" w:eastAsia="ru-RU"/>
        </w:rPr>
      </w:pPr>
      <w:r w:rsidRPr="005A1C8B">
        <w:rPr>
          <w:rFonts w:ascii="Arial" w:hAnsi="Arial" w:cs="Arial"/>
        </w:rPr>
        <w:tab/>
      </w:r>
      <w:r>
        <w:rPr>
          <w:rFonts w:ascii="Arial" w:hAnsi="Arial" w:eastAsia="Times New Roman" w:cs="Arial"/>
          <w:b/>
          <w:bCs/>
          <w:color w:val="000000"/>
          <w:sz w:val="52"/>
          <w:szCs w:val="52"/>
          <w:lang w:val="en-US" w:eastAsia="ru-RU"/>
        </w:rPr>
        <w:t>Technical Design Document</w:t>
      </w:r>
    </w:p>
    <w:p w:rsidRPr="00205C90" w:rsidR="009306CB" w:rsidP="00205C90" w:rsidRDefault="00205C90" w14:paraId="36069775" w14:textId="0A0677D8">
      <w:pPr>
        <w:spacing w:after="60"/>
        <w:jc w:val="right"/>
        <w:rPr>
          <w:rFonts w:ascii="Arial" w:hAnsi="Arial" w:eastAsia="Times New Roman" w:cs="Arial"/>
          <w:b/>
          <w:bCs/>
          <w:color w:val="000000"/>
          <w:sz w:val="52"/>
          <w:szCs w:val="52"/>
          <w:lang w:val="en-US" w:eastAsia="ru-RU"/>
        </w:rPr>
      </w:pPr>
      <w:r>
        <w:rPr>
          <w:rFonts w:ascii="Arial" w:hAnsi="Arial" w:eastAsia="Times New Roman" w:cs="Arial"/>
          <w:b/>
          <w:bCs/>
          <w:color w:val="000000"/>
          <w:sz w:val="52"/>
          <w:szCs w:val="52"/>
          <w:lang w:val="en-US" w:eastAsia="ru-RU"/>
        </w:rPr>
        <w:t>(Application Architecture)</w:t>
      </w:r>
    </w:p>
    <w:p w:rsidRPr="005A1C8B" w:rsidR="009306CB" w:rsidP="009306CB" w:rsidRDefault="009306CB" w14:paraId="35ED218C" w14:textId="77777777">
      <w:pPr>
        <w:jc w:val="right"/>
        <w:rPr>
          <w:rFonts w:ascii="Arial" w:hAnsi="Arial" w:eastAsia="Times New Roman" w:cs="Arial"/>
          <w:lang w:val="en-US" w:eastAsia="ru-RU"/>
        </w:rPr>
      </w:pPr>
      <w:r w:rsidRPr="00942172">
        <w:rPr>
          <w:rFonts w:ascii="Arial" w:hAnsi="Arial" w:eastAsia="Times New Roman" w:cs="Arial"/>
          <w:color w:val="000000"/>
          <w:sz w:val="48"/>
          <w:szCs w:val="48"/>
          <w:lang w:val="en-US" w:eastAsia="ru-RU"/>
        </w:rPr>
        <w:t>for</w:t>
      </w:r>
    </w:p>
    <w:p w:rsidRPr="005A1C8B" w:rsidR="009306CB" w:rsidP="009306CB" w:rsidRDefault="009306CB" w14:paraId="652CBA9E" w14:textId="77777777">
      <w:pPr>
        <w:rPr>
          <w:rFonts w:ascii="Arial" w:hAnsi="Arial" w:eastAsia="Times New Roman" w:cs="Arial"/>
          <w:lang w:val="en-US" w:eastAsia="ru-RU"/>
        </w:rPr>
      </w:pPr>
    </w:p>
    <w:p w:rsidRPr="005A1C8B" w:rsidR="009306CB" w:rsidP="009306CB" w:rsidRDefault="009306CB" w14:paraId="00003989" w14:textId="0EE3C944">
      <w:pPr>
        <w:spacing w:after="60"/>
        <w:jc w:val="right"/>
        <w:rPr>
          <w:rFonts w:ascii="Arial" w:hAnsi="Arial" w:eastAsia="Times New Roman" w:cs="Arial"/>
          <w:lang w:val="en-US" w:eastAsia="ru-RU"/>
        </w:rPr>
      </w:pPr>
      <w:r>
        <w:rPr>
          <w:rFonts w:ascii="Arial" w:hAnsi="Arial" w:eastAsia="Times New Roman" w:cs="Arial"/>
          <w:b/>
          <w:bCs/>
          <w:color w:val="000000"/>
          <w:sz w:val="52"/>
          <w:szCs w:val="52"/>
          <w:lang w:val="en-US" w:eastAsia="ru-RU"/>
        </w:rPr>
        <w:t>Sahatna Super App</w:t>
      </w:r>
    </w:p>
    <w:p w:rsidRPr="005A1C8B" w:rsidR="009306CB" w:rsidP="009306CB" w:rsidRDefault="009306CB" w14:paraId="23ABF318" w14:textId="77777777">
      <w:pPr>
        <w:rPr>
          <w:rFonts w:ascii="Arial" w:hAnsi="Arial" w:eastAsia="Times New Roman" w:cs="Arial"/>
          <w:lang w:val="en-US" w:eastAsia="ru-RU"/>
        </w:rPr>
      </w:pPr>
    </w:p>
    <w:p w:rsidRPr="005A1C8B" w:rsidR="009306CB" w:rsidP="009306CB" w:rsidRDefault="009306CB" w14:paraId="1699ADA6" w14:textId="3AB58D42">
      <w:pPr>
        <w:spacing w:line="480" w:lineRule="auto"/>
        <w:jc w:val="right"/>
        <w:rPr>
          <w:rFonts w:ascii="Arial" w:hAnsi="Arial" w:eastAsia="Times New Roman" w:cs="Arial"/>
          <w:lang w:val="en-US" w:eastAsia="ru-RU"/>
        </w:rPr>
      </w:pPr>
      <w:r w:rsidRPr="17A79A6F">
        <w:rPr>
          <w:rFonts w:ascii="Arial" w:hAnsi="Arial" w:eastAsia="Times New Roman" w:cs="Arial"/>
          <w:color w:val="000000" w:themeColor="text1"/>
          <w:lang w:val="en-US" w:eastAsia="ru-RU"/>
        </w:rPr>
        <w:t xml:space="preserve">Version </w:t>
      </w:r>
      <w:r w:rsidRPr="17A79A6F" w:rsidR="001101AB">
        <w:rPr>
          <w:rFonts w:ascii="Arial" w:hAnsi="Arial" w:eastAsia="Times New Roman" w:cs="Arial"/>
          <w:color w:val="000000" w:themeColor="text1"/>
          <w:lang w:val="en-US" w:eastAsia="ru-RU"/>
        </w:rPr>
        <w:t>1</w:t>
      </w:r>
      <w:r w:rsidRPr="17A79A6F">
        <w:rPr>
          <w:rFonts w:ascii="Arial" w:hAnsi="Arial" w:eastAsia="Times New Roman" w:cs="Arial"/>
          <w:color w:val="000000" w:themeColor="text1"/>
          <w:lang w:val="en-US" w:eastAsia="ru-RU"/>
        </w:rPr>
        <w:t>.</w:t>
      </w:r>
      <w:r w:rsidRPr="17A79A6F" w:rsidR="0735C071">
        <w:rPr>
          <w:rFonts w:ascii="Arial" w:hAnsi="Arial" w:eastAsia="Times New Roman" w:cs="Arial"/>
          <w:color w:val="000000" w:themeColor="text1"/>
          <w:lang w:val="en-US" w:eastAsia="ru-RU"/>
        </w:rPr>
        <w:t>3</w:t>
      </w:r>
      <w:r w:rsidRPr="17A79A6F">
        <w:rPr>
          <w:rFonts w:ascii="Arial" w:hAnsi="Arial" w:eastAsia="Times New Roman" w:cs="Arial"/>
          <w:color w:val="000000" w:themeColor="text1"/>
          <w:lang w:val="en-US" w:eastAsia="ru-RU"/>
        </w:rPr>
        <w:t> </w:t>
      </w:r>
    </w:p>
    <w:p w:rsidRPr="005A1C8B" w:rsidR="009306CB" w:rsidP="009306CB" w:rsidRDefault="009306CB" w14:paraId="20A776F9" w14:textId="4F0E4C86">
      <w:pPr>
        <w:spacing w:line="480" w:lineRule="auto"/>
        <w:jc w:val="right"/>
        <w:rPr>
          <w:rFonts w:ascii="Arial" w:hAnsi="Arial" w:eastAsia="Times New Roman" w:cs="Arial"/>
          <w:lang w:val="en-US" w:eastAsia="ru-RU"/>
        </w:rPr>
      </w:pPr>
      <w:r w:rsidRPr="00942172">
        <w:rPr>
          <w:rFonts w:ascii="Arial" w:hAnsi="Arial" w:eastAsia="Times New Roman" w:cs="Arial"/>
          <w:color w:val="000000"/>
          <w:lang w:val="en-US" w:eastAsia="ru-RU"/>
        </w:rPr>
        <w:t>Prepared by</w:t>
      </w:r>
      <w:r>
        <w:rPr>
          <w:rFonts w:ascii="Arial" w:hAnsi="Arial" w:eastAsia="Times New Roman" w:cs="Arial"/>
          <w:color w:val="000000"/>
          <w:lang w:val="en-US" w:eastAsia="ru-RU"/>
        </w:rPr>
        <w:t xml:space="preserve"> </w:t>
      </w:r>
      <w:r w:rsidRPr="005A1C8B" w:rsidR="007624AF">
        <w:rPr>
          <w:rFonts w:ascii="Arial" w:hAnsi="Arial" w:eastAsia="Times New Roman" w:cs="Arial"/>
          <w:color w:val="000000"/>
          <w:lang w:val="en-US" w:eastAsia="ru-RU"/>
        </w:rPr>
        <w:t>Core42</w:t>
      </w:r>
      <w:r w:rsidRPr="00942172">
        <w:rPr>
          <w:rFonts w:ascii="Arial" w:hAnsi="Arial" w:eastAsia="Times New Roman" w:cs="Arial"/>
          <w:color w:val="000000"/>
          <w:lang w:val="en-US" w:eastAsia="ru-RU"/>
        </w:rPr>
        <w:t xml:space="preserve"> </w:t>
      </w:r>
    </w:p>
    <w:p w:rsidRPr="005A1C8B" w:rsidR="009306CB" w:rsidP="009306CB" w:rsidRDefault="009306CB" w14:paraId="14387CC9" w14:textId="3B38DF09">
      <w:pPr>
        <w:tabs>
          <w:tab w:val="left" w:pos="5868"/>
        </w:tabs>
        <w:spacing w:after="60"/>
        <w:rPr>
          <w:rFonts w:ascii="Arial" w:hAnsi="Arial" w:cs="Arial"/>
        </w:rPr>
      </w:pPr>
    </w:p>
    <w:p w:rsidRPr="005A1C8B" w:rsidR="009306CB" w:rsidP="009306CB" w:rsidRDefault="002116C8" w14:paraId="4BFCF921" w14:textId="469F76C1">
      <w:pPr>
        <w:spacing w:after="60"/>
        <w:jc w:val="right"/>
        <w:rPr>
          <w:rFonts w:ascii="Arial" w:hAnsi="Arial" w:eastAsia="Times New Roman" w:cs="Arial"/>
          <w:lang w:val="en-US" w:eastAsia="ru-RU"/>
        </w:rPr>
      </w:pPr>
      <w:r w:rsidRPr="005A1C8B">
        <w:rPr>
          <w:rFonts w:ascii="Arial" w:hAnsi="Arial" w:cs="Arial"/>
        </w:rPr>
        <w:br w:type="page"/>
      </w:r>
    </w:p>
    <w:sdt>
      <w:sdtPr>
        <w:rPr>
          <w:rFonts w:ascii="Liberation Serif" w:hAnsi="Liberation Serif" w:eastAsia="Liberation Serif" w:cs="Mangal"/>
          <w:color w:val="auto"/>
          <w:sz w:val="24"/>
          <w:szCs w:val="21"/>
          <w:lang w:val="ru-RU" w:eastAsia="zh-CN" w:bidi="hi-IN"/>
        </w:rPr>
        <w:id w:val="40637903"/>
        <w:docPartObj>
          <w:docPartGallery w:val="Table of Contents"/>
          <w:docPartUnique/>
        </w:docPartObj>
      </w:sdtPr>
      <w:sdtEndPr>
        <w:rPr>
          <w:rFonts w:ascii="Liberation Serif" w:hAnsi="Liberation Serif" w:eastAsia="Liberation Serif" w:cs="Mangal"/>
          <w:color w:val="auto"/>
          <w:sz w:val="24"/>
          <w:szCs w:val="24"/>
          <w:lang w:val="ru-RU" w:eastAsia="zh-CN" w:bidi="hi-IN"/>
        </w:rPr>
      </w:sdtEndPr>
      <w:sdtContent>
        <w:p w:rsidRPr="00942172" w:rsidR="009306CB" w:rsidP="05CC7915" w:rsidRDefault="0D73DF95" w14:paraId="6DB6DA6B" w14:textId="77777777">
          <w:pPr>
            <w:pStyle w:val="TOCHeading"/>
            <w:numPr>
              <w:ilvl w:val="0"/>
              <w:numId w:val="0"/>
            </w:numPr>
            <w:spacing w:line="360" w:lineRule="auto"/>
          </w:pPr>
          <w:r>
            <w:t>Table of Contents</w:t>
          </w:r>
        </w:p>
        <w:p w:rsidR="00927F21" w:rsidP="05CC7915" w:rsidRDefault="05CC7915" w14:paraId="433269E1" w14:textId="2591B27C">
          <w:pPr>
            <w:pStyle w:val="TOC1"/>
            <w:tabs>
              <w:tab w:val="left" w:pos="480"/>
              <w:tab w:val="right" w:leader="dot" w:pos="9000"/>
            </w:tabs>
            <w:rPr>
              <w:rStyle w:val="Hyperlink"/>
              <w:noProof/>
              <w:kern w:val="2"/>
              <w:lang w:val="en-AE" w:eastAsia="en-US" w:bidi="ar-SA"/>
              <w14:ligatures w14:val="standardContextual"/>
            </w:rPr>
          </w:pPr>
          <w:r>
            <w:fldChar w:fldCharType="begin"/>
          </w:r>
          <w:r w:rsidR="009306CB">
            <w:instrText>TOC \o "1-3" \z \u \h</w:instrText>
          </w:r>
          <w:r>
            <w:fldChar w:fldCharType="separate"/>
          </w:r>
          <w:hyperlink w:anchor="_Toc1735416012">
            <w:r w:rsidRPr="05CC7915">
              <w:rPr>
                <w:rStyle w:val="Hyperlink"/>
              </w:rPr>
              <w:t>2.</w:t>
            </w:r>
            <w:r w:rsidR="009306CB">
              <w:tab/>
            </w:r>
            <w:r w:rsidRPr="05CC7915">
              <w:rPr>
                <w:rStyle w:val="Hyperlink"/>
              </w:rPr>
              <w:t>Introduction</w:t>
            </w:r>
            <w:r w:rsidR="009306CB">
              <w:tab/>
            </w:r>
            <w:r w:rsidR="009306CB">
              <w:fldChar w:fldCharType="begin"/>
            </w:r>
            <w:r w:rsidR="009306CB">
              <w:instrText>PAGEREF _Toc1735416012 \h</w:instrText>
            </w:r>
            <w:r w:rsidR="009306CB">
              <w:fldChar w:fldCharType="separate"/>
            </w:r>
            <w:r w:rsidRPr="05CC7915">
              <w:rPr>
                <w:rStyle w:val="Hyperlink"/>
              </w:rPr>
              <w:t>4</w:t>
            </w:r>
            <w:r w:rsidR="009306CB">
              <w:fldChar w:fldCharType="end"/>
            </w:r>
          </w:hyperlink>
        </w:p>
        <w:p w:rsidR="00927F21" w:rsidP="05CC7915" w:rsidRDefault="05CC7915" w14:paraId="0014B143" w14:textId="29030842">
          <w:pPr>
            <w:pStyle w:val="TOC2"/>
            <w:tabs>
              <w:tab w:val="clear" w:pos="9010"/>
              <w:tab w:val="left" w:pos="720"/>
              <w:tab w:val="right" w:leader="dot" w:pos="9000"/>
            </w:tabs>
            <w:rPr>
              <w:rStyle w:val="Hyperlink"/>
              <w:noProof/>
              <w:kern w:val="2"/>
              <w:lang w:val="en-AE" w:eastAsia="en-US" w:bidi="ar-SA"/>
              <w14:ligatures w14:val="standardContextual"/>
            </w:rPr>
          </w:pPr>
          <w:hyperlink w:anchor="_Toc972552876">
            <w:r w:rsidRPr="05CC7915">
              <w:rPr>
                <w:rStyle w:val="Hyperlink"/>
              </w:rPr>
              <w:t>2.1.</w:t>
            </w:r>
            <w:r w:rsidR="00927F21">
              <w:tab/>
            </w:r>
            <w:r w:rsidRPr="05CC7915">
              <w:rPr>
                <w:rStyle w:val="Hyperlink"/>
              </w:rPr>
              <w:t>Dictionary of Abbreviation</w:t>
            </w:r>
            <w:r w:rsidR="00927F21">
              <w:tab/>
            </w:r>
            <w:r w:rsidR="00927F21">
              <w:fldChar w:fldCharType="begin"/>
            </w:r>
            <w:r w:rsidR="00927F21">
              <w:instrText>PAGEREF _Toc972552876 \h</w:instrText>
            </w:r>
            <w:r w:rsidR="00927F21">
              <w:fldChar w:fldCharType="separate"/>
            </w:r>
            <w:r w:rsidRPr="05CC7915">
              <w:rPr>
                <w:rStyle w:val="Hyperlink"/>
              </w:rPr>
              <w:t>4</w:t>
            </w:r>
            <w:r w:rsidR="00927F21">
              <w:fldChar w:fldCharType="end"/>
            </w:r>
          </w:hyperlink>
        </w:p>
        <w:p w:rsidR="00927F21" w:rsidP="05CC7915" w:rsidRDefault="05CC7915" w14:paraId="34E1069F" w14:textId="093CF1A6">
          <w:pPr>
            <w:pStyle w:val="TOC2"/>
            <w:tabs>
              <w:tab w:val="clear" w:pos="9010"/>
              <w:tab w:val="left" w:pos="720"/>
              <w:tab w:val="right" w:leader="dot" w:pos="9000"/>
            </w:tabs>
            <w:rPr>
              <w:rStyle w:val="Hyperlink"/>
              <w:noProof/>
              <w:kern w:val="2"/>
              <w:lang w:val="en-AE" w:eastAsia="en-US" w:bidi="ar-SA"/>
              <w14:ligatures w14:val="standardContextual"/>
            </w:rPr>
          </w:pPr>
          <w:hyperlink w:anchor="_Toc1403073642">
            <w:r w:rsidRPr="05CC7915">
              <w:rPr>
                <w:rStyle w:val="Hyperlink"/>
              </w:rPr>
              <w:t>2.2.</w:t>
            </w:r>
            <w:r w:rsidR="00927F21">
              <w:tab/>
            </w:r>
            <w:r w:rsidRPr="05CC7915">
              <w:rPr>
                <w:rStyle w:val="Hyperlink"/>
              </w:rPr>
              <w:t>Related Project Document</w:t>
            </w:r>
            <w:r w:rsidR="00927F21">
              <w:tab/>
            </w:r>
            <w:r w:rsidR="00927F21">
              <w:fldChar w:fldCharType="begin"/>
            </w:r>
            <w:r w:rsidR="00927F21">
              <w:instrText>PAGEREF _Toc1403073642 \h</w:instrText>
            </w:r>
            <w:r w:rsidR="00927F21">
              <w:fldChar w:fldCharType="separate"/>
            </w:r>
            <w:r w:rsidRPr="05CC7915">
              <w:rPr>
                <w:rStyle w:val="Hyperlink"/>
              </w:rPr>
              <w:t>4</w:t>
            </w:r>
            <w:r w:rsidR="00927F21">
              <w:fldChar w:fldCharType="end"/>
            </w:r>
          </w:hyperlink>
        </w:p>
        <w:p w:rsidR="00927F21" w:rsidP="05CC7915" w:rsidRDefault="05CC7915" w14:paraId="37C7CCD8" w14:textId="6E3F04E0">
          <w:pPr>
            <w:pStyle w:val="TOC1"/>
            <w:tabs>
              <w:tab w:val="left" w:pos="480"/>
              <w:tab w:val="right" w:leader="dot" w:pos="9000"/>
            </w:tabs>
            <w:rPr>
              <w:rStyle w:val="Hyperlink"/>
              <w:noProof/>
              <w:kern w:val="2"/>
              <w:lang w:val="en-AE" w:eastAsia="en-US" w:bidi="ar-SA"/>
              <w14:ligatures w14:val="standardContextual"/>
            </w:rPr>
          </w:pPr>
          <w:hyperlink w:anchor="_Toc1762204188">
            <w:r w:rsidRPr="05CC7915">
              <w:rPr>
                <w:rStyle w:val="Hyperlink"/>
              </w:rPr>
              <w:t>3.</w:t>
            </w:r>
            <w:r w:rsidR="00927F21">
              <w:tab/>
            </w:r>
            <w:r w:rsidRPr="05CC7915">
              <w:rPr>
                <w:rStyle w:val="Hyperlink"/>
              </w:rPr>
              <w:t>Architectural Design</w:t>
            </w:r>
            <w:r w:rsidR="00927F21">
              <w:tab/>
            </w:r>
            <w:r w:rsidR="00927F21">
              <w:fldChar w:fldCharType="begin"/>
            </w:r>
            <w:r w:rsidR="00927F21">
              <w:instrText>PAGEREF _Toc1762204188 \h</w:instrText>
            </w:r>
            <w:r w:rsidR="00927F21">
              <w:fldChar w:fldCharType="separate"/>
            </w:r>
            <w:r w:rsidRPr="05CC7915">
              <w:rPr>
                <w:rStyle w:val="Hyperlink"/>
              </w:rPr>
              <w:t>5</w:t>
            </w:r>
            <w:r w:rsidR="00927F21">
              <w:fldChar w:fldCharType="end"/>
            </w:r>
          </w:hyperlink>
        </w:p>
        <w:p w:rsidR="00927F21" w:rsidP="05CC7915" w:rsidRDefault="05CC7915" w14:paraId="070A3BBC" w14:textId="6F4382FC">
          <w:pPr>
            <w:pStyle w:val="TOC2"/>
            <w:tabs>
              <w:tab w:val="clear" w:pos="9010"/>
              <w:tab w:val="left" w:pos="720"/>
              <w:tab w:val="right" w:leader="dot" w:pos="9000"/>
            </w:tabs>
            <w:rPr>
              <w:rStyle w:val="Hyperlink"/>
              <w:noProof/>
              <w:kern w:val="2"/>
              <w:lang w:val="en-AE" w:eastAsia="en-US" w:bidi="ar-SA"/>
              <w14:ligatures w14:val="standardContextual"/>
            </w:rPr>
          </w:pPr>
          <w:hyperlink w:anchor="_Toc2134539165">
            <w:r w:rsidRPr="05CC7915">
              <w:rPr>
                <w:rStyle w:val="Hyperlink"/>
              </w:rPr>
              <w:t>3.1.</w:t>
            </w:r>
            <w:r w:rsidR="00927F21">
              <w:tab/>
            </w:r>
            <w:r w:rsidRPr="05CC7915">
              <w:rPr>
                <w:rStyle w:val="Hyperlink"/>
              </w:rPr>
              <w:t>Architecture Vision</w:t>
            </w:r>
            <w:r w:rsidR="00927F21">
              <w:tab/>
            </w:r>
            <w:r w:rsidR="00927F21">
              <w:fldChar w:fldCharType="begin"/>
            </w:r>
            <w:r w:rsidR="00927F21">
              <w:instrText>PAGEREF _Toc2134539165 \h</w:instrText>
            </w:r>
            <w:r w:rsidR="00927F21">
              <w:fldChar w:fldCharType="separate"/>
            </w:r>
            <w:r w:rsidRPr="05CC7915">
              <w:rPr>
                <w:rStyle w:val="Hyperlink"/>
              </w:rPr>
              <w:t>5</w:t>
            </w:r>
            <w:r w:rsidR="00927F21">
              <w:fldChar w:fldCharType="end"/>
            </w:r>
          </w:hyperlink>
        </w:p>
        <w:p w:rsidR="00927F21" w:rsidP="05CC7915" w:rsidRDefault="05CC7915" w14:paraId="2EA256CB" w14:textId="465BE14C">
          <w:pPr>
            <w:pStyle w:val="TOC3"/>
            <w:tabs>
              <w:tab w:val="clear" w:pos="9010"/>
              <w:tab w:val="left" w:pos="1440"/>
              <w:tab w:val="right" w:leader="dot" w:pos="9000"/>
            </w:tabs>
            <w:rPr>
              <w:rStyle w:val="Hyperlink"/>
              <w:noProof/>
              <w:kern w:val="2"/>
              <w:lang w:val="en-AE" w:eastAsia="en-US" w:bidi="ar-SA"/>
              <w14:ligatures w14:val="standardContextual"/>
            </w:rPr>
          </w:pPr>
          <w:hyperlink w:anchor="_Toc2003158041">
            <w:r w:rsidRPr="05CC7915">
              <w:rPr>
                <w:rStyle w:val="Hyperlink"/>
              </w:rPr>
              <w:t>3.1.1.</w:t>
            </w:r>
            <w:r w:rsidR="00927F21">
              <w:tab/>
            </w:r>
            <w:r w:rsidRPr="05CC7915">
              <w:rPr>
                <w:rStyle w:val="Hyperlink"/>
              </w:rPr>
              <w:t>Architectural Principles</w:t>
            </w:r>
            <w:r w:rsidR="00927F21">
              <w:tab/>
            </w:r>
            <w:r w:rsidR="00927F21">
              <w:fldChar w:fldCharType="begin"/>
            </w:r>
            <w:r w:rsidR="00927F21">
              <w:instrText>PAGEREF _Toc2003158041 \h</w:instrText>
            </w:r>
            <w:r w:rsidR="00927F21">
              <w:fldChar w:fldCharType="separate"/>
            </w:r>
            <w:r w:rsidRPr="05CC7915">
              <w:rPr>
                <w:rStyle w:val="Hyperlink"/>
              </w:rPr>
              <w:t>5</w:t>
            </w:r>
            <w:r w:rsidR="00927F21">
              <w:fldChar w:fldCharType="end"/>
            </w:r>
          </w:hyperlink>
        </w:p>
        <w:p w:rsidR="00927F21" w:rsidP="05CC7915" w:rsidRDefault="05CC7915" w14:paraId="24E865C4" w14:textId="2048D530">
          <w:pPr>
            <w:pStyle w:val="TOC3"/>
            <w:tabs>
              <w:tab w:val="clear" w:pos="9010"/>
              <w:tab w:val="left" w:pos="1440"/>
              <w:tab w:val="right" w:leader="dot" w:pos="9000"/>
            </w:tabs>
            <w:rPr>
              <w:rStyle w:val="Hyperlink"/>
              <w:noProof/>
              <w:kern w:val="2"/>
              <w:lang w:val="en-AE" w:eastAsia="en-US" w:bidi="ar-SA"/>
              <w14:ligatures w14:val="standardContextual"/>
            </w:rPr>
          </w:pPr>
          <w:hyperlink w:anchor="_Toc282790931">
            <w:r w:rsidRPr="05CC7915">
              <w:rPr>
                <w:rStyle w:val="Hyperlink"/>
              </w:rPr>
              <w:t>3.1.2.</w:t>
            </w:r>
            <w:r w:rsidR="00927F21">
              <w:tab/>
            </w:r>
            <w:r w:rsidRPr="05CC7915">
              <w:rPr>
                <w:rStyle w:val="Hyperlink"/>
              </w:rPr>
              <w:t>Core system requirements</w:t>
            </w:r>
            <w:r w:rsidR="00927F21">
              <w:tab/>
            </w:r>
            <w:r w:rsidR="00927F21">
              <w:fldChar w:fldCharType="begin"/>
            </w:r>
            <w:r w:rsidR="00927F21">
              <w:instrText>PAGEREF _Toc282790931 \h</w:instrText>
            </w:r>
            <w:r w:rsidR="00927F21">
              <w:fldChar w:fldCharType="separate"/>
            </w:r>
            <w:r w:rsidRPr="05CC7915">
              <w:rPr>
                <w:rStyle w:val="Hyperlink"/>
              </w:rPr>
              <w:t>6</w:t>
            </w:r>
            <w:r w:rsidR="00927F21">
              <w:fldChar w:fldCharType="end"/>
            </w:r>
          </w:hyperlink>
        </w:p>
        <w:p w:rsidR="00927F21" w:rsidP="05CC7915" w:rsidRDefault="05CC7915" w14:paraId="0294D6A4" w14:textId="65D55A81">
          <w:pPr>
            <w:pStyle w:val="TOC3"/>
            <w:tabs>
              <w:tab w:val="clear" w:pos="9010"/>
              <w:tab w:val="left" w:pos="1440"/>
              <w:tab w:val="right" w:leader="dot" w:pos="9000"/>
            </w:tabs>
            <w:rPr>
              <w:rStyle w:val="Hyperlink"/>
              <w:noProof/>
              <w:kern w:val="2"/>
              <w:lang w:val="en-AE" w:eastAsia="en-US" w:bidi="ar-SA"/>
              <w14:ligatures w14:val="standardContextual"/>
            </w:rPr>
          </w:pPr>
          <w:hyperlink w:anchor="_Toc1413528906">
            <w:r w:rsidRPr="05CC7915">
              <w:rPr>
                <w:rStyle w:val="Hyperlink"/>
              </w:rPr>
              <w:t>3.1.3.</w:t>
            </w:r>
            <w:r w:rsidR="00927F21">
              <w:tab/>
            </w:r>
            <w:r w:rsidRPr="05CC7915">
              <w:rPr>
                <w:rStyle w:val="Hyperlink"/>
              </w:rPr>
              <w:t>High-Level Architecture Design</w:t>
            </w:r>
            <w:r w:rsidR="00927F21">
              <w:tab/>
            </w:r>
            <w:r w:rsidR="00927F21">
              <w:fldChar w:fldCharType="begin"/>
            </w:r>
            <w:r w:rsidR="00927F21">
              <w:instrText>PAGEREF _Toc1413528906 \h</w:instrText>
            </w:r>
            <w:r w:rsidR="00927F21">
              <w:fldChar w:fldCharType="separate"/>
            </w:r>
            <w:r w:rsidRPr="05CC7915">
              <w:rPr>
                <w:rStyle w:val="Hyperlink"/>
              </w:rPr>
              <w:t>6</w:t>
            </w:r>
            <w:r w:rsidR="00927F21">
              <w:fldChar w:fldCharType="end"/>
            </w:r>
          </w:hyperlink>
        </w:p>
        <w:p w:rsidR="00927F21" w:rsidP="05CC7915" w:rsidRDefault="05CC7915" w14:paraId="22FAFB2A" w14:textId="0492CB03">
          <w:pPr>
            <w:pStyle w:val="TOC2"/>
            <w:tabs>
              <w:tab w:val="clear" w:pos="9010"/>
              <w:tab w:val="left" w:pos="720"/>
              <w:tab w:val="right" w:leader="dot" w:pos="9000"/>
            </w:tabs>
            <w:rPr>
              <w:rStyle w:val="Hyperlink"/>
              <w:noProof/>
              <w:kern w:val="2"/>
              <w:lang w:val="en-AE" w:eastAsia="en-US" w:bidi="ar-SA"/>
              <w14:ligatures w14:val="standardContextual"/>
            </w:rPr>
          </w:pPr>
          <w:hyperlink w:anchor="_Toc187484720">
            <w:r w:rsidRPr="05CC7915">
              <w:rPr>
                <w:rStyle w:val="Hyperlink"/>
              </w:rPr>
              <w:t>3.2.</w:t>
            </w:r>
            <w:r w:rsidR="00927F21">
              <w:tab/>
            </w:r>
            <w:r w:rsidRPr="05CC7915">
              <w:rPr>
                <w:rStyle w:val="Hyperlink"/>
              </w:rPr>
              <w:t>Business Architecture</w:t>
            </w:r>
            <w:r w:rsidR="00927F21">
              <w:tab/>
            </w:r>
            <w:r w:rsidR="00927F21">
              <w:fldChar w:fldCharType="begin"/>
            </w:r>
            <w:r w:rsidR="00927F21">
              <w:instrText>PAGEREF _Toc187484720 \h</w:instrText>
            </w:r>
            <w:r w:rsidR="00927F21">
              <w:fldChar w:fldCharType="separate"/>
            </w:r>
            <w:r w:rsidRPr="05CC7915">
              <w:rPr>
                <w:rStyle w:val="Hyperlink"/>
              </w:rPr>
              <w:t>7</w:t>
            </w:r>
            <w:r w:rsidR="00927F21">
              <w:fldChar w:fldCharType="end"/>
            </w:r>
          </w:hyperlink>
        </w:p>
        <w:p w:rsidR="00927F21" w:rsidP="05CC7915" w:rsidRDefault="05CC7915" w14:paraId="11824CD6" w14:textId="4517C53D">
          <w:pPr>
            <w:pStyle w:val="TOC3"/>
            <w:tabs>
              <w:tab w:val="clear" w:pos="9010"/>
              <w:tab w:val="left" w:pos="1440"/>
              <w:tab w:val="right" w:leader="dot" w:pos="9000"/>
            </w:tabs>
            <w:rPr>
              <w:rStyle w:val="Hyperlink"/>
              <w:noProof/>
              <w:kern w:val="2"/>
              <w:lang w:val="en-AE" w:eastAsia="en-US" w:bidi="ar-SA"/>
              <w14:ligatures w14:val="standardContextual"/>
            </w:rPr>
          </w:pPr>
          <w:hyperlink w:anchor="_Toc231442260">
            <w:r w:rsidRPr="05CC7915">
              <w:rPr>
                <w:rStyle w:val="Hyperlink"/>
              </w:rPr>
              <w:t>3.2.1.</w:t>
            </w:r>
            <w:r w:rsidR="00927F21">
              <w:tab/>
            </w:r>
            <w:r w:rsidRPr="05CC7915">
              <w:rPr>
                <w:rStyle w:val="Hyperlink"/>
              </w:rPr>
              <w:t>Functional Modules Descriptions</w:t>
            </w:r>
            <w:r w:rsidR="00927F21">
              <w:tab/>
            </w:r>
            <w:r w:rsidR="00927F21">
              <w:fldChar w:fldCharType="begin"/>
            </w:r>
            <w:r w:rsidR="00927F21">
              <w:instrText>PAGEREF _Toc231442260 \h</w:instrText>
            </w:r>
            <w:r w:rsidR="00927F21">
              <w:fldChar w:fldCharType="separate"/>
            </w:r>
            <w:r w:rsidRPr="05CC7915">
              <w:rPr>
                <w:rStyle w:val="Hyperlink"/>
              </w:rPr>
              <w:t>7</w:t>
            </w:r>
            <w:r w:rsidR="00927F21">
              <w:fldChar w:fldCharType="end"/>
            </w:r>
          </w:hyperlink>
        </w:p>
        <w:p w:rsidR="00927F21" w:rsidP="05CC7915" w:rsidRDefault="05CC7915" w14:paraId="4ECA584D" w14:textId="745BE687">
          <w:pPr>
            <w:pStyle w:val="TOC3"/>
            <w:tabs>
              <w:tab w:val="clear" w:pos="9010"/>
              <w:tab w:val="left" w:pos="1440"/>
              <w:tab w:val="right" w:leader="dot" w:pos="9000"/>
            </w:tabs>
            <w:rPr>
              <w:rStyle w:val="Hyperlink"/>
              <w:noProof/>
              <w:kern w:val="2"/>
              <w:lang w:val="en-AE" w:eastAsia="en-US" w:bidi="ar-SA"/>
              <w14:ligatures w14:val="standardContextual"/>
            </w:rPr>
          </w:pPr>
          <w:hyperlink w:anchor="_Toc1796969599">
            <w:r w:rsidRPr="05CC7915">
              <w:rPr>
                <w:rStyle w:val="Hyperlink"/>
              </w:rPr>
              <w:t>3.2.2.</w:t>
            </w:r>
            <w:r w:rsidR="00927F21">
              <w:tab/>
            </w:r>
            <w:r w:rsidRPr="05CC7915">
              <w:rPr>
                <w:rStyle w:val="Hyperlink"/>
              </w:rPr>
              <w:t>External Components Description</w:t>
            </w:r>
            <w:r w:rsidR="00927F21">
              <w:tab/>
            </w:r>
            <w:r w:rsidR="00927F21">
              <w:fldChar w:fldCharType="begin"/>
            </w:r>
            <w:r w:rsidR="00927F21">
              <w:instrText>PAGEREF _Toc1796969599 \h</w:instrText>
            </w:r>
            <w:r w:rsidR="00927F21">
              <w:fldChar w:fldCharType="separate"/>
            </w:r>
            <w:r w:rsidRPr="05CC7915">
              <w:rPr>
                <w:rStyle w:val="Hyperlink"/>
              </w:rPr>
              <w:t>9</w:t>
            </w:r>
            <w:r w:rsidR="00927F21">
              <w:fldChar w:fldCharType="end"/>
            </w:r>
          </w:hyperlink>
        </w:p>
        <w:p w:rsidR="00927F21" w:rsidP="05CC7915" w:rsidRDefault="05CC7915" w14:paraId="43AA6268" w14:textId="37E16505">
          <w:pPr>
            <w:pStyle w:val="TOC2"/>
            <w:tabs>
              <w:tab w:val="clear" w:pos="9010"/>
              <w:tab w:val="left" w:pos="720"/>
              <w:tab w:val="right" w:leader="dot" w:pos="9000"/>
            </w:tabs>
            <w:rPr>
              <w:rStyle w:val="Hyperlink"/>
              <w:noProof/>
              <w:kern w:val="2"/>
              <w:lang w:val="en-AE" w:eastAsia="en-US" w:bidi="ar-SA"/>
              <w14:ligatures w14:val="standardContextual"/>
            </w:rPr>
          </w:pPr>
          <w:hyperlink w:anchor="_Toc904898161">
            <w:r w:rsidRPr="05CC7915">
              <w:rPr>
                <w:rStyle w:val="Hyperlink"/>
              </w:rPr>
              <w:t>3.3.</w:t>
            </w:r>
            <w:r w:rsidR="00927F21">
              <w:tab/>
            </w:r>
            <w:r w:rsidRPr="05CC7915">
              <w:rPr>
                <w:rStyle w:val="Hyperlink"/>
              </w:rPr>
              <w:t>System Architecture Design</w:t>
            </w:r>
            <w:r w:rsidR="00927F21">
              <w:tab/>
            </w:r>
            <w:r w:rsidR="00927F21">
              <w:fldChar w:fldCharType="begin"/>
            </w:r>
            <w:r w:rsidR="00927F21">
              <w:instrText>PAGEREF _Toc904898161 \h</w:instrText>
            </w:r>
            <w:r w:rsidR="00927F21">
              <w:fldChar w:fldCharType="separate"/>
            </w:r>
            <w:r w:rsidRPr="05CC7915">
              <w:rPr>
                <w:rStyle w:val="Hyperlink"/>
              </w:rPr>
              <w:t>11</w:t>
            </w:r>
            <w:r w:rsidR="00927F21">
              <w:fldChar w:fldCharType="end"/>
            </w:r>
          </w:hyperlink>
        </w:p>
        <w:p w:rsidR="00927F21" w:rsidP="05CC7915" w:rsidRDefault="05CC7915" w14:paraId="7A8E00DA" w14:textId="6B332AF9">
          <w:pPr>
            <w:pStyle w:val="TOC3"/>
            <w:tabs>
              <w:tab w:val="clear" w:pos="9010"/>
              <w:tab w:val="left" w:pos="1440"/>
              <w:tab w:val="right" w:leader="dot" w:pos="9000"/>
            </w:tabs>
            <w:rPr>
              <w:rStyle w:val="Hyperlink"/>
              <w:noProof/>
              <w:kern w:val="2"/>
              <w:lang w:val="en-AE" w:eastAsia="en-US" w:bidi="ar-SA"/>
              <w14:ligatures w14:val="standardContextual"/>
            </w:rPr>
          </w:pPr>
          <w:hyperlink w:anchor="_Toc789926566">
            <w:r w:rsidRPr="05CC7915">
              <w:rPr>
                <w:rStyle w:val="Hyperlink"/>
              </w:rPr>
              <w:t>3.3.1.</w:t>
            </w:r>
            <w:r w:rsidR="00927F21">
              <w:tab/>
            </w:r>
            <w:r w:rsidRPr="05CC7915">
              <w:rPr>
                <w:rStyle w:val="Hyperlink"/>
              </w:rPr>
              <w:t>Data Layer Architecture Description</w:t>
            </w:r>
            <w:r w:rsidR="00927F21">
              <w:tab/>
            </w:r>
            <w:r w:rsidR="00927F21">
              <w:fldChar w:fldCharType="begin"/>
            </w:r>
            <w:r w:rsidR="00927F21">
              <w:instrText>PAGEREF _Toc789926566 \h</w:instrText>
            </w:r>
            <w:r w:rsidR="00927F21">
              <w:fldChar w:fldCharType="separate"/>
            </w:r>
            <w:r w:rsidRPr="05CC7915">
              <w:rPr>
                <w:rStyle w:val="Hyperlink"/>
              </w:rPr>
              <w:t>11</w:t>
            </w:r>
            <w:r w:rsidR="00927F21">
              <w:fldChar w:fldCharType="end"/>
            </w:r>
          </w:hyperlink>
        </w:p>
        <w:p w:rsidR="00927F21" w:rsidP="05CC7915" w:rsidRDefault="05CC7915" w14:paraId="34C39991" w14:textId="2B7CD894">
          <w:pPr>
            <w:pStyle w:val="TOC3"/>
            <w:tabs>
              <w:tab w:val="clear" w:pos="9010"/>
              <w:tab w:val="left" w:pos="1440"/>
              <w:tab w:val="right" w:leader="dot" w:pos="9000"/>
            </w:tabs>
            <w:rPr>
              <w:rStyle w:val="Hyperlink"/>
              <w:noProof/>
              <w:kern w:val="2"/>
              <w:lang w:val="en-AE" w:eastAsia="en-US" w:bidi="ar-SA"/>
              <w14:ligatures w14:val="standardContextual"/>
            </w:rPr>
          </w:pPr>
          <w:hyperlink w:anchor="_Toc1397693136">
            <w:r w:rsidRPr="05CC7915">
              <w:rPr>
                <w:rStyle w:val="Hyperlink"/>
              </w:rPr>
              <w:t>3.3.2.</w:t>
            </w:r>
            <w:r w:rsidR="00927F21">
              <w:tab/>
            </w:r>
            <w:r w:rsidRPr="05CC7915">
              <w:rPr>
                <w:rStyle w:val="Hyperlink"/>
              </w:rPr>
              <w:t>Application Layer Description</w:t>
            </w:r>
            <w:r w:rsidR="00927F21">
              <w:tab/>
            </w:r>
            <w:r w:rsidR="00927F21">
              <w:fldChar w:fldCharType="begin"/>
            </w:r>
            <w:r w:rsidR="00927F21">
              <w:instrText>PAGEREF _Toc1397693136 \h</w:instrText>
            </w:r>
            <w:r w:rsidR="00927F21">
              <w:fldChar w:fldCharType="separate"/>
            </w:r>
            <w:r w:rsidRPr="05CC7915">
              <w:rPr>
                <w:rStyle w:val="Hyperlink"/>
              </w:rPr>
              <w:t>14</w:t>
            </w:r>
            <w:r w:rsidR="00927F21">
              <w:fldChar w:fldCharType="end"/>
            </w:r>
          </w:hyperlink>
        </w:p>
        <w:p w:rsidR="00927F21" w:rsidP="05CC7915" w:rsidRDefault="05CC7915" w14:paraId="4EE71895" w14:textId="02479E87">
          <w:pPr>
            <w:pStyle w:val="TOC3"/>
            <w:tabs>
              <w:tab w:val="clear" w:pos="9010"/>
              <w:tab w:val="left" w:pos="1440"/>
              <w:tab w:val="right" w:leader="dot" w:pos="9000"/>
            </w:tabs>
            <w:rPr>
              <w:rStyle w:val="Hyperlink"/>
              <w:noProof/>
              <w:kern w:val="2"/>
              <w:lang w:val="en-AE" w:eastAsia="en-US" w:bidi="ar-SA"/>
              <w14:ligatures w14:val="standardContextual"/>
            </w:rPr>
          </w:pPr>
          <w:hyperlink w:anchor="_Toc1076245509">
            <w:r w:rsidRPr="05CC7915">
              <w:rPr>
                <w:rStyle w:val="Hyperlink"/>
              </w:rPr>
              <w:t>3.3.3.</w:t>
            </w:r>
            <w:r w:rsidR="00927F21">
              <w:tab/>
            </w:r>
            <w:r w:rsidRPr="05CC7915">
              <w:rPr>
                <w:rStyle w:val="Hyperlink"/>
              </w:rPr>
              <w:t>Identity Service Module System Architecture</w:t>
            </w:r>
            <w:r w:rsidR="00927F21">
              <w:tab/>
            </w:r>
            <w:r w:rsidR="00927F21">
              <w:fldChar w:fldCharType="begin"/>
            </w:r>
            <w:r w:rsidR="00927F21">
              <w:instrText>PAGEREF _Toc1076245509 \h</w:instrText>
            </w:r>
            <w:r w:rsidR="00927F21">
              <w:fldChar w:fldCharType="separate"/>
            </w:r>
            <w:r w:rsidRPr="05CC7915">
              <w:rPr>
                <w:rStyle w:val="Hyperlink"/>
              </w:rPr>
              <w:t>19</w:t>
            </w:r>
            <w:r w:rsidR="00927F21">
              <w:fldChar w:fldCharType="end"/>
            </w:r>
          </w:hyperlink>
        </w:p>
        <w:p w:rsidR="00927F21" w:rsidP="05CC7915" w:rsidRDefault="05CC7915" w14:paraId="12A6DBDB" w14:textId="683F6787">
          <w:pPr>
            <w:pStyle w:val="TOC3"/>
            <w:tabs>
              <w:tab w:val="clear" w:pos="9010"/>
              <w:tab w:val="left" w:pos="1440"/>
              <w:tab w:val="right" w:leader="dot" w:pos="9000"/>
            </w:tabs>
            <w:rPr>
              <w:rStyle w:val="Hyperlink"/>
              <w:noProof/>
              <w:kern w:val="2"/>
              <w:lang w:val="en-AE" w:eastAsia="en-US" w:bidi="ar-SA"/>
              <w14:ligatures w14:val="standardContextual"/>
            </w:rPr>
          </w:pPr>
          <w:hyperlink w:anchor="_Toc1468515119">
            <w:r w:rsidRPr="05CC7915">
              <w:rPr>
                <w:rStyle w:val="Hyperlink"/>
              </w:rPr>
              <w:t>-1.1.4.</w:t>
            </w:r>
            <w:r w:rsidR="00927F21">
              <w:tab/>
            </w:r>
            <w:r w:rsidRPr="05CC7915">
              <w:rPr>
                <w:rStyle w:val="Hyperlink"/>
              </w:rPr>
              <w:t>Patient Service Module System Architecture</w:t>
            </w:r>
            <w:r w:rsidR="00927F21">
              <w:tab/>
            </w:r>
            <w:r w:rsidR="00927F21">
              <w:fldChar w:fldCharType="begin"/>
            </w:r>
            <w:r w:rsidR="00927F21">
              <w:instrText>PAGEREF _Toc1468515119 \h</w:instrText>
            </w:r>
            <w:r w:rsidR="00927F21">
              <w:fldChar w:fldCharType="separate"/>
            </w:r>
            <w:r w:rsidRPr="05CC7915">
              <w:rPr>
                <w:rStyle w:val="Hyperlink"/>
              </w:rPr>
              <w:t>23</w:t>
            </w:r>
            <w:r w:rsidR="00927F21">
              <w:fldChar w:fldCharType="end"/>
            </w:r>
          </w:hyperlink>
        </w:p>
        <w:p w:rsidR="00927F21" w:rsidP="05CC7915" w:rsidRDefault="05CC7915" w14:paraId="264D1E3A" w14:textId="59BD4A32">
          <w:pPr>
            <w:pStyle w:val="TOC3"/>
            <w:tabs>
              <w:tab w:val="clear" w:pos="9010"/>
              <w:tab w:val="left" w:pos="1440"/>
              <w:tab w:val="right" w:leader="dot" w:pos="9000"/>
            </w:tabs>
            <w:rPr>
              <w:rStyle w:val="Hyperlink"/>
              <w:noProof/>
              <w:kern w:val="2"/>
              <w:lang w:val="en-AE" w:eastAsia="en-US" w:bidi="ar-SA"/>
              <w14:ligatures w14:val="standardContextual"/>
            </w:rPr>
          </w:pPr>
          <w:hyperlink w:anchor="_Toc230763462">
            <w:r w:rsidRPr="05CC7915">
              <w:rPr>
                <w:rStyle w:val="Hyperlink"/>
              </w:rPr>
              <w:t>-1.1.5.</w:t>
            </w:r>
            <w:r w:rsidR="00927F21">
              <w:tab/>
            </w:r>
            <w:r w:rsidRPr="05CC7915">
              <w:rPr>
                <w:rStyle w:val="Hyperlink"/>
              </w:rPr>
              <w:t>Provider Service Module System Architecture</w:t>
            </w:r>
            <w:r w:rsidR="00927F21">
              <w:tab/>
            </w:r>
            <w:r w:rsidR="00927F21">
              <w:fldChar w:fldCharType="begin"/>
            </w:r>
            <w:r w:rsidR="00927F21">
              <w:instrText>PAGEREF _Toc230763462 \h</w:instrText>
            </w:r>
            <w:r w:rsidR="00927F21">
              <w:fldChar w:fldCharType="separate"/>
            </w:r>
            <w:r w:rsidRPr="05CC7915">
              <w:rPr>
                <w:rStyle w:val="Hyperlink"/>
              </w:rPr>
              <w:t>26</w:t>
            </w:r>
            <w:r w:rsidR="00927F21">
              <w:fldChar w:fldCharType="end"/>
            </w:r>
          </w:hyperlink>
        </w:p>
        <w:p w:rsidR="00927F21" w:rsidP="05CC7915" w:rsidRDefault="05CC7915" w14:paraId="778D5D5A" w14:textId="22690163">
          <w:pPr>
            <w:pStyle w:val="TOC3"/>
            <w:tabs>
              <w:tab w:val="clear" w:pos="9010"/>
              <w:tab w:val="left" w:pos="1440"/>
              <w:tab w:val="right" w:leader="dot" w:pos="9000"/>
            </w:tabs>
            <w:rPr>
              <w:rStyle w:val="Hyperlink"/>
              <w:noProof/>
              <w:kern w:val="2"/>
              <w:lang w:val="en-AE" w:eastAsia="en-US" w:bidi="ar-SA"/>
              <w14:ligatures w14:val="standardContextual"/>
            </w:rPr>
          </w:pPr>
          <w:hyperlink w:anchor="_Toc1770818211">
            <w:r w:rsidRPr="05CC7915">
              <w:rPr>
                <w:rStyle w:val="Hyperlink"/>
              </w:rPr>
              <w:t>-1.1.6.</w:t>
            </w:r>
            <w:r w:rsidR="00927F21">
              <w:tab/>
            </w:r>
            <w:r w:rsidRPr="05CC7915">
              <w:rPr>
                <w:rStyle w:val="Hyperlink"/>
              </w:rPr>
              <w:t>Symptoms-Checker Service System Architecture</w:t>
            </w:r>
            <w:r w:rsidR="00927F21">
              <w:tab/>
            </w:r>
            <w:r w:rsidR="00927F21">
              <w:fldChar w:fldCharType="begin"/>
            </w:r>
            <w:r w:rsidR="00927F21">
              <w:instrText>PAGEREF _Toc1770818211 \h</w:instrText>
            </w:r>
            <w:r w:rsidR="00927F21">
              <w:fldChar w:fldCharType="separate"/>
            </w:r>
            <w:r w:rsidRPr="05CC7915">
              <w:rPr>
                <w:rStyle w:val="Hyperlink"/>
              </w:rPr>
              <w:t>29</w:t>
            </w:r>
            <w:r w:rsidR="00927F21">
              <w:fldChar w:fldCharType="end"/>
            </w:r>
          </w:hyperlink>
        </w:p>
        <w:p w:rsidR="00927F21" w:rsidP="05CC7915" w:rsidRDefault="05CC7915" w14:paraId="05432E13" w14:textId="16983682">
          <w:pPr>
            <w:pStyle w:val="TOC3"/>
            <w:tabs>
              <w:tab w:val="clear" w:pos="9010"/>
              <w:tab w:val="left" w:pos="1440"/>
              <w:tab w:val="right" w:leader="dot" w:pos="9000"/>
            </w:tabs>
            <w:rPr>
              <w:rStyle w:val="Hyperlink"/>
              <w:noProof/>
              <w:kern w:val="2"/>
              <w:lang w:val="en-AE" w:eastAsia="en-US" w:bidi="ar-SA"/>
              <w14:ligatures w14:val="standardContextual"/>
            </w:rPr>
          </w:pPr>
          <w:hyperlink w:anchor="_Toc1483777206">
            <w:r w:rsidRPr="05CC7915">
              <w:rPr>
                <w:rStyle w:val="Hyperlink"/>
              </w:rPr>
              <w:t>-1.1.7.</w:t>
            </w:r>
            <w:r w:rsidR="00927F21">
              <w:tab/>
            </w:r>
            <w:r w:rsidRPr="05CC7915">
              <w:rPr>
                <w:rStyle w:val="Hyperlink"/>
              </w:rPr>
              <w:t>PHR Service System Architecture</w:t>
            </w:r>
            <w:r w:rsidR="00927F21">
              <w:tab/>
            </w:r>
            <w:r w:rsidR="00927F21">
              <w:fldChar w:fldCharType="begin"/>
            </w:r>
            <w:r w:rsidR="00927F21">
              <w:instrText>PAGEREF _Toc1483777206 \h</w:instrText>
            </w:r>
            <w:r w:rsidR="00927F21">
              <w:fldChar w:fldCharType="separate"/>
            </w:r>
            <w:r w:rsidRPr="05CC7915">
              <w:rPr>
                <w:rStyle w:val="Hyperlink"/>
              </w:rPr>
              <w:t>32</w:t>
            </w:r>
            <w:r w:rsidR="00927F21">
              <w:fldChar w:fldCharType="end"/>
            </w:r>
          </w:hyperlink>
        </w:p>
        <w:p w:rsidR="00927F21" w:rsidP="05CC7915" w:rsidRDefault="05CC7915" w14:paraId="7D4B436C" w14:textId="1A5202CA">
          <w:pPr>
            <w:pStyle w:val="TOC3"/>
            <w:tabs>
              <w:tab w:val="clear" w:pos="9010"/>
              <w:tab w:val="left" w:pos="1440"/>
              <w:tab w:val="right" w:leader="dot" w:pos="9000"/>
            </w:tabs>
            <w:rPr>
              <w:rStyle w:val="Hyperlink"/>
              <w:noProof/>
              <w:kern w:val="2"/>
              <w:lang w:val="en-AE" w:eastAsia="en-US" w:bidi="ar-SA"/>
              <w14:ligatures w14:val="standardContextual"/>
            </w:rPr>
          </w:pPr>
          <w:hyperlink w:anchor="_Toc277248967">
            <w:r w:rsidRPr="05CC7915">
              <w:rPr>
                <w:rStyle w:val="Hyperlink"/>
              </w:rPr>
              <w:t>-1.1.8.</w:t>
            </w:r>
            <w:r w:rsidR="00927F21">
              <w:tab/>
            </w:r>
            <w:r w:rsidRPr="05CC7915">
              <w:rPr>
                <w:rStyle w:val="Hyperlink"/>
              </w:rPr>
              <w:t>Notification Service System Architecture</w:t>
            </w:r>
            <w:r w:rsidR="00927F21">
              <w:tab/>
            </w:r>
            <w:r w:rsidR="00927F21">
              <w:fldChar w:fldCharType="begin"/>
            </w:r>
            <w:r w:rsidR="00927F21">
              <w:instrText>PAGEREF _Toc277248967 \h</w:instrText>
            </w:r>
            <w:r w:rsidR="00927F21">
              <w:fldChar w:fldCharType="separate"/>
            </w:r>
            <w:r w:rsidRPr="05CC7915">
              <w:rPr>
                <w:rStyle w:val="Hyperlink"/>
              </w:rPr>
              <w:t>34</w:t>
            </w:r>
            <w:r w:rsidR="00927F21">
              <w:fldChar w:fldCharType="end"/>
            </w:r>
          </w:hyperlink>
        </w:p>
        <w:p w:rsidR="00927F21" w:rsidP="05CC7915" w:rsidRDefault="05CC7915" w14:paraId="4B669319" w14:textId="6D26C8D9">
          <w:pPr>
            <w:pStyle w:val="TOC3"/>
            <w:tabs>
              <w:tab w:val="clear" w:pos="9010"/>
              <w:tab w:val="left" w:pos="1440"/>
              <w:tab w:val="right" w:leader="dot" w:pos="9000"/>
            </w:tabs>
            <w:rPr>
              <w:rStyle w:val="Hyperlink"/>
              <w:noProof/>
              <w:kern w:val="2"/>
              <w:lang w:val="en-AE" w:eastAsia="en-US" w:bidi="ar-SA"/>
              <w14:ligatures w14:val="standardContextual"/>
            </w:rPr>
          </w:pPr>
          <w:hyperlink w:anchor="_Toc358296753">
            <w:r w:rsidRPr="05CC7915">
              <w:rPr>
                <w:rStyle w:val="Hyperlink"/>
              </w:rPr>
              <w:t>-1.1.9.</w:t>
            </w:r>
            <w:r w:rsidR="00927F21">
              <w:tab/>
            </w:r>
            <w:r w:rsidRPr="05CC7915">
              <w:rPr>
                <w:rStyle w:val="Hyperlink"/>
              </w:rPr>
              <w:t>Integration Service System Architecture</w:t>
            </w:r>
            <w:r w:rsidR="00927F21">
              <w:tab/>
            </w:r>
            <w:r w:rsidR="00927F21">
              <w:fldChar w:fldCharType="begin"/>
            </w:r>
            <w:r w:rsidR="00927F21">
              <w:instrText>PAGEREF _Toc358296753 \h</w:instrText>
            </w:r>
            <w:r w:rsidR="00927F21">
              <w:fldChar w:fldCharType="separate"/>
            </w:r>
            <w:r w:rsidRPr="05CC7915">
              <w:rPr>
                <w:rStyle w:val="Hyperlink"/>
              </w:rPr>
              <w:t>36</w:t>
            </w:r>
            <w:r w:rsidR="00927F21">
              <w:fldChar w:fldCharType="end"/>
            </w:r>
          </w:hyperlink>
        </w:p>
        <w:p w:rsidR="00927F21" w:rsidP="05CC7915" w:rsidRDefault="05CC7915" w14:paraId="39261281" w14:textId="1B8B5CF7">
          <w:pPr>
            <w:pStyle w:val="TOC3"/>
            <w:tabs>
              <w:tab w:val="clear" w:pos="9010"/>
              <w:tab w:val="left" w:pos="1440"/>
              <w:tab w:val="right" w:leader="dot" w:pos="9000"/>
            </w:tabs>
            <w:rPr>
              <w:rStyle w:val="Hyperlink"/>
              <w:noProof/>
              <w:kern w:val="2"/>
              <w:lang w:val="en-AE" w:eastAsia="en-US" w:bidi="ar-SA"/>
              <w14:ligatures w14:val="standardContextual"/>
            </w:rPr>
          </w:pPr>
          <w:hyperlink w:anchor="_Toc1638518018">
            <w:r w:rsidRPr="05CC7915">
              <w:rPr>
                <w:rStyle w:val="Hyperlink"/>
              </w:rPr>
              <w:t>-1.1.10.</w:t>
            </w:r>
            <w:r w:rsidR="00927F21">
              <w:tab/>
            </w:r>
            <w:r w:rsidRPr="05CC7915">
              <w:rPr>
                <w:rStyle w:val="Hyperlink"/>
              </w:rPr>
              <w:t>Teleconsultation Service System Architecture</w:t>
            </w:r>
            <w:r w:rsidR="00927F21">
              <w:tab/>
            </w:r>
            <w:r w:rsidR="00927F21">
              <w:fldChar w:fldCharType="begin"/>
            </w:r>
            <w:r w:rsidR="00927F21">
              <w:instrText>PAGEREF _Toc1638518018 \h</w:instrText>
            </w:r>
            <w:r w:rsidR="00927F21">
              <w:fldChar w:fldCharType="separate"/>
            </w:r>
            <w:r w:rsidRPr="05CC7915">
              <w:rPr>
                <w:rStyle w:val="Hyperlink"/>
              </w:rPr>
              <w:t>43</w:t>
            </w:r>
            <w:r w:rsidR="00927F21">
              <w:fldChar w:fldCharType="end"/>
            </w:r>
          </w:hyperlink>
        </w:p>
        <w:p w:rsidR="00927F21" w:rsidP="05CC7915" w:rsidRDefault="05CC7915" w14:paraId="04A0B256" w14:textId="3222BEEA">
          <w:pPr>
            <w:pStyle w:val="TOC3"/>
            <w:tabs>
              <w:tab w:val="clear" w:pos="9010"/>
              <w:tab w:val="left" w:pos="1440"/>
              <w:tab w:val="right" w:leader="dot" w:pos="9000"/>
            </w:tabs>
            <w:rPr>
              <w:rStyle w:val="Hyperlink"/>
              <w:noProof/>
              <w:kern w:val="2"/>
              <w:lang w:val="en-AE" w:eastAsia="en-US" w:bidi="ar-SA"/>
              <w14:ligatures w14:val="standardContextual"/>
            </w:rPr>
          </w:pPr>
          <w:hyperlink w:anchor="_Toc741475439">
            <w:r w:rsidRPr="05CC7915">
              <w:rPr>
                <w:rStyle w:val="Hyperlink"/>
              </w:rPr>
              <w:t>-1.1.11.</w:t>
            </w:r>
            <w:r w:rsidR="00927F21">
              <w:tab/>
            </w:r>
            <w:r w:rsidRPr="05CC7915">
              <w:rPr>
                <w:rStyle w:val="Hyperlink"/>
              </w:rPr>
              <w:t>Wearables Service System Architecture</w:t>
            </w:r>
            <w:r w:rsidR="00927F21">
              <w:tab/>
            </w:r>
            <w:r w:rsidR="00927F21">
              <w:fldChar w:fldCharType="begin"/>
            </w:r>
            <w:r w:rsidR="00927F21">
              <w:instrText>PAGEREF _Toc741475439 \h</w:instrText>
            </w:r>
            <w:r w:rsidR="00927F21">
              <w:fldChar w:fldCharType="separate"/>
            </w:r>
            <w:r w:rsidRPr="05CC7915">
              <w:rPr>
                <w:rStyle w:val="Hyperlink"/>
              </w:rPr>
              <w:t>47</w:t>
            </w:r>
            <w:r w:rsidR="00927F21">
              <w:fldChar w:fldCharType="end"/>
            </w:r>
          </w:hyperlink>
        </w:p>
        <w:p w:rsidR="05CC7915" w:rsidP="05CC7915" w:rsidRDefault="05CC7915" w14:paraId="1753F8AA" w14:textId="549C15FD">
          <w:pPr>
            <w:pStyle w:val="TOC1"/>
            <w:tabs>
              <w:tab w:val="left" w:pos="480"/>
              <w:tab w:val="right" w:leader="dot" w:pos="9000"/>
            </w:tabs>
            <w:rPr>
              <w:rStyle w:val="Hyperlink"/>
            </w:rPr>
          </w:pPr>
          <w:hyperlink w:anchor="_Toc802347937">
            <w:r w:rsidRPr="05CC7915">
              <w:rPr>
                <w:rStyle w:val="Hyperlink"/>
              </w:rPr>
              <w:t>4.</w:t>
            </w:r>
            <w:r>
              <w:tab/>
            </w:r>
            <w:r w:rsidRPr="05CC7915">
              <w:rPr>
                <w:rStyle w:val="Hyperlink"/>
              </w:rPr>
              <w:t>References</w:t>
            </w:r>
            <w:r>
              <w:tab/>
            </w:r>
            <w:r>
              <w:fldChar w:fldCharType="begin"/>
            </w:r>
            <w:r>
              <w:instrText>PAGEREF _Toc802347937 \h</w:instrText>
            </w:r>
            <w:r>
              <w:fldChar w:fldCharType="separate"/>
            </w:r>
            <w:r w:rsidRPr="05CC7915">
              <w:rPr>
                <w:rStyle w:val="Hyperlink"/>
              </w:rPr>
              <w:t>50</w:t>
            </w:r>
            <w:r>
              <w:fldChar w:fldCharType="end"/>
            </w:r>
          </w:hyperlink>
          <w:r>
            <w:fldChar w:fldCharType="end"/>
          </w:r>
        </w:p>
      </w:sdtContent>
    </w:sdt>
    <w:p w:rsidRPr="005A1C8B" w:rsidR="009306CB" w:rsidP="009306CB" w:rsidRDefault="009306CB" w14:paraId="68382F92" w14:textId="23E64E0F">
      <w:pPr>
        <w:rPr>
          <w:rFonts w:ascii="Arial" w:hAnsi="Arial" w:cs="Arial"/>
        </w:rPr>
      </w:pPr>
    </w:p>
    <w:p w:rsidRPr="00942172" w:rsidR="009306CB" w:rsidP="009306CB" w:rsidRDefault="009306CB" w14:paraId="4E85D080" w14:textId="77777777">
      <w:pPr>
        <w:rPr>
          <w:rFonts w:ascii="Arial" w:hAnsi="Arial" w:cs="Arial"/>
          <w:sz w:val="40"/>
          <w:szCs w:val="40"/>
          <w:lang w:val="en-US"/>
        </w:rPr>
      </w:pPr>
    </w:p>
    <w:p w:rsidR="009306CB" w:rsidP="009306CB" w:rsidRDefault="009306CB" w14:paraId="7E9C9DE1" w14:textId="77777777">
      <w:pPr>
        <w:spacing w:after="160" w:line="259" w:lineRule="auto"/>
        <w:rPr>
          <w:rFonts w:ascii="Arial" w:hAnsi="Arial" w:cs="Arial"/>
          <w:b/>
          <w:bCs/>
          <w:sz w:val="28"/>
          <w:szCs w:val="28"/>
          <w:lang w:val="en-US"/>
        </w:rPr>
      </w:pPr>
      <w:r>
        <w:rPr>
          <w:rFonts w:ascii="Arial" w:hAnsi="Arial" w:cs="Arial"/>
          <w:b/>
          <w:bCs/>
          <w:sz w:val="28"/>
          <w:szCs w:val="28"/>
          <w:lang w:val="en-US"/>
        </w:rPr>
        <w:br w:type="page"/>
      </w:r>
    </w:p>
    <w:p w:rsidR="009306CB" w:rsidP="009306CB" w:rsidRDefault="0024779B" w14:paraId="17840018" w14:textId="042148C7">
      <w:pPr>
        <w:rPr>
          <w:rFonts w:ascii="Arial" w:hAnsi="Arial" w:cs="Arial"/>
          <w:sz w:val="40"/>
          <w:szCs w:val="40"/>
          <w:lang w:val="en-US"/>
        </w:rPr>
      </w:pPr>
      <w:r w:rsidRPr="0024779B">
        <w:rPr>
          <w:rFonts w:ascii="Arial" w:hAnsi="Arial" w:cs="Arial"/>
          <w:sz w:val="40"/>
          <w:szCs w:val="40"/>
        </w:rPr>
        <w:t>Version History</w:t>
      </w:r>
    </w:p>
    <w:p w:rsidRPr="0024779B" w:rsidR="0024779B" w:rsidP="009306CB" w:rsidRDefault="0024779B" w14:paraId="4EDE302E" w14:textId="77777777">
      <w:pPr>
        <w:rPr>
          <w:rFonts w:ascii="Arial" w:hAnsi="Arial" w:cs="Arial"/>
          <w:sz w:val="40"/>
          <w:szCs w:val="40"/>
          <w:lang w:val="en-US"/>
        </w:rPr>
      </w:pPr>
    </w:p>
    <w:tbl>
      <w:tblPr>
        <w:tblW w:w="9346" w:type="dxa"/>
        <w:tblCellMar>
          <w:top w:w="15" w:type="dxa"/>
          <w:left w:w="15" w:type="dxa"/>
          <w:bottom w:w="15" w:type="dxa"/>
          <w:right w:w="15" w:type="dxa"/>
        </w:tblCellMar>
        <w:tblLook w:val="04A0" w:firstRow="1" w:lastRow="0" w:firstColumn="1" w:lastColumn="0" w:noHBand="0" w:noVBand="1"/>
      </w:tblPr>
      <w:tblGrid>
        <w:gridCol w:w="1014"/>
        <w:gridCol w:w="2520"/>
        <w:gridCol w:w="2977"/>
        <w:gridCol w:w="2835"/>
      </w:tblGrid>
      <w:tr w:rsidR="0024779B" w:rsidTr="17A79A6F" w14:paraId="5CD381DA"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hideMark/>
          </w:tcPr>
          <w:p w:rsidRPr="0024779B" w:rsidR="009306CB" w:rsidP="00033C71" w:rsidRDefault="0024779B" w14:paraId="3E045C4E" w14:textId="4E171363">
            <w:pPr>
              <w:pStyle w:val="NormalWeb"/>
              <w:spacing w:before="0" w:beforeAutospacing="0" w:after="0" w:afterAutospacing="0"/>
              <w:rPr>
                <w:rFonts w:ascii="Arial" w:hAnsi="Arial" w:cs="Arial"/>
                <w:lang w:val="en-US"/>
              </w:rPr>
            </w:pPr>
            <w:r w:rsidRPr="0024779B">
              <w:rPr>
                <w:rFonts w:ascii="Arial" w:hAnsi="Arial" w:cs="Arial"/>
                <w:lang w:val="en-US"/>
              </w:rPr>
              <w:t>Version</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hideMark/>
          </w:tcPr>
          <w:p w:rsidRPr="0024779B" w:rsidR="009306CB" w:rsidP="00033C71" w:rsidRDefault="009306CB" w14:paraId="4855F008" w14:textId="260C7141">
            <w:pPr>
              <w:pStyle w:val="NormalWeb"/>
              <w:spacing w:before="0" w:beforeAutospacing="0" w:after="0" w:afterAutospacing="0"/>
              <w:rPr>
                <w:rFonts w:ascii="Arial" w:hAnsi="Arial" w:cs="Arial"/>
                <w:color w:val="000000"/>
                <w:lang w:val="en-US"/>
              </w:rPr>
            </w:pPr>
            <w:r w:rsidRPr="0024779B">
              <w:rPr>
                <w:rFonts w:ascii="Arial" w:hAnsi="Arial" w:cs="Arial"/>
                <w:color w:val="000000"/>
              </w:rPr>
              <w:t>Date</w:t>
            </w:r>
            <w:r w:rsidRPr="0024779B" w:rsidR="0024779B">
              <w:rPr>
                <w:rFonts w:ascii="Arial" w:hAnsi="Arial" w:cs="Arial"/>
                <w:color w:val="000000"/>
                <w:lang w:val="en-US"/>
              </w:rPr>
              <w:t xml:space="preserve"> (DD</w:t>
            </w:r>
            <w:r w:rsidR="007727D5">
              <w:rPr>
                <w:rFonts w:ascii="Arial" w:hAnsi="Arial" w:cs="Arial"/>
                <w:color w:val="000000"/>
                <w:lang w:val="en-US"/>
              </w:rPr>
              <w:t>.</w:t>
            </w:r>
            <w:r w:rsidRPr="0024779B" w:rsidR="0024779B">
              <w:rPr>
                <w:rFonts w:ascii="Arial" w:hAnsi="Arial" w:cs="Arial"/>
                <w:color w:val="000000"/>
                <w:lang w:val="en-US"/>
              </w:rPr>
              <w:t>MM</w:t>
            </w:r>
            <w:r w:rsidR="007727D5">
              <w:rPr>
                <w:rFonts w:ascii="Arial" w:hAnsi="Arial" w:cs="Arial"/>
                <w:color w:val="000000"/>
                <w:lang w:val="en-US"/>
              </w:rPr>
              <w:t>.</w:t>
            </w:r>
            <w:r w:rsidRPr="0024779B" w:rsidR="0024779B">
              <w:rPr>
                <w:rFonts w:ascii="Arial" w:hAnsi="Arial" w:cs="Arial"/>
                <w:color w:val="000000"/>
                <w:lang w:val="en-US"/>
              </w:rPr>
              <w:t>YYYY)</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hideMark/>
          </w:tcPr>
          <w:p w:rsidRPr="0024779B" w:rsidR="009306CB" w:rsidP="00033C71" w:rsidRDefault="0024779B" w14:paraId="23E638A0" w14:textId="1E3CB976">
            <w:pPr>
              <w:pStyle w:val="NormalWeb"/>
              <w:spacing w:before="0" w:beforeAutospacing="0" w:after="0" w:afterAutospacing="0"/>
              <w:rPr>
                <w:rFonts w:ascii="Arial" w:hAnsi="Arial" w:cs="Arial"/>
              </w:rPr>
            </w:pPr>
            <w:r>
              <w:rPr>
                <w:rFonts w:ascii="Arial" w:hAnsi="Arial" w:cs="Arial"/>
                <w:color w:val="000000"/>
                <w:lang w:val="en-US"/>
              </w:rPr>
              <w:t>Author</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hideMark/>
          </w:tcPr>
          <w:p w:rsidRPr="0024779B" w:rsidR="009306CB" w:rsidP="00033C71" w:rsidRDefault="0024779B" w14:paraId="5217242C" w14:textId="3FABCDF6">
            <w:pPr>
              <w:pStyle w:val="NormalWeb"/>
              <w:spacing w:before="0" w:beforeAutospacing="0" w:after="0" w:afterAutospacing="0"/>
              <w:rPr>
                <w:rFonts w:ascii="Arial" w:hAnsi="Arial" w:cs="Arial"/>
                <w:lang w:val="en-US"/>
              </w:rPr>
            </w:pPr>
            <w:r>
              <w:rPr>
                <w:rFonts w:ascii="Arial" w:hAnsi="Arial" w:cs="Arial"/>
                <w:lang w:val="en-US"/>
              </w:rPr>
              <w:t>Change Log</w:t>
            </w:r>
          </w:p>
        </w:tc>
      </w:tr>
      <w:tr w:rsidR="0024779B" w:rsidTr="17A79A6F" w14:paraId="2EB3F34E"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24779B" w:rsidR="009306CB" w:rsidP="00033C71" w:rsidRDefault="0024779B" w14:paraId="3929682E" w14:textId="154DF4D9">
            <w:pPr>
              <w:pStyle w:val="NormalWeb"/>
              <w:spacing w:before="0" w:beforeAutospacing="0" w:after="0" w:afterAutospacing="0"/>
              <w:rPr>
                <w:rFonts w:ascii="Arial" w:hAnsi="Arial" w:cs="Arial"/>
                <w:lang w:val="en-US"/>
              </w:rPr>
            </w:pPr>
            <w:r>
              <w:rPr>
                <w:rFonts w:ascii="Arial" w:hAnsi="Arial" w:cs="Arial"/>
                <w:lang w:val="en-US"/>
              </w:rPr>
              <w:t>0.1</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24779B" w:rsidR="009306CB" w:rsidP="00033C71" w:rsidRDefault="00272239" w14:paraId="048E7A57" w14:textId="677A711A">
            <w:pPr>
              <w:pStyle w:val="NormalWeb"/>
              <w:spacing w:before="0" w:beforeAutospacing="0" w:after="0" w:afterAutospacing="0"/>
              <w:rPr>
                <w:rFonts w:ascii="Arial" w:hAnsi="Arial" w:cs="Arial"/>
                <w:lang w:val="en-US"/>
              </w:rPr>
            </w:pPr>
            <w:r w:rsidRPr="005A1C8B">
              <w:rPr>
                <w:rFonts w:ascii="Arial" w:hAnsi="Arial" w:cs="Arial"/>
                <w:color w:val="000000"/>
                <w:lang w:val="en-US"/>
              </w:rPr>
              <w:t>26</w:t>
            </w:r>
            <w:r w:rsidRPr="005A1C8B" w:rsidR="009306CB">
              <w:rPr>
                <w:rFonts w:ascii="Arial" w:hAnsi="Arial" w:cs="Arial"/>
                <w:color w:val="000000"/>
              </w:rPr>
              <w:t>.</w:t>
            </w:r>
            <w:r w:rsidRPr="005A1C8B">
              <w:rPr>
                <w:rFonts w:ascii="Arial" w:hAnsi="Arial" w:cs="Arial"/>
                <w:color w:val="000000"/>
                <w:lang w:val="en-US"/>
              </w:rPr>
              <w:t>1</w:t>
            </w:r>
            <w:r w:rsidR="00FD475F">
              <w:rPr>
                <w:rFonts w:ascii="Arial" w:hAnsi="Arial" w:cs="Arial"/>
                <w:color w:val="000000"/>
                <w:lang w:val="en-US"/>
              </w:rPr>
              <w:t>1</w:t>
            </w:r>
            <w:r w:rsidR="0024779B">
              <w:rPr>
                <w:rFonts w:ascii="Arial" w:hAnsi="Arial" w:cs="Arial"/>
                <w:color w:val="000000"/>
              </w:rPr>
              <w:t>.</w:t>
            </w:r>
            <w:r w:rsidRPr="005A1C8B" w:rsidR="0024779B">
              <w:rPr>
                <w:rFonts w:ascii="Arial" w:hAnsi="Arial" w:cs="Arial"/>
                <w:color w:val="000000"/>
                <w:lang w:val="en-US"/>
              </w:rPr>
              <w:t>2023</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5A1C8B" w:rsidR="009306CB" w:rsidP="00033C71" w:rsidRDefault="005314CB" w14:paraId="68F815F9" w14:textId="30BF59BA">
            <w:pPr>
              <w:pStyle w:val="NormalWeb"/>
              <w:spacing w:before="0" w:beforeAutospacing="0" w:after="0" w:afterAutospacing="0"/>
              <w:rPr>
                <w:rFonts w:ascii="Arial" w:hAnsi="Arial" w:cs="Arial"/>
                <w:lang w:val="en-US"/>
              </w:rPr>
            </w:pPr>
            <w:r w:rsidRPr="005A1C8B">
              <w:rPr>
                <w:rFonts w:ascii="Arial" w:hAnsi="Arial" w:cs="Arial"/>
                <w:lang w:val="en-US"/>
              </w:rPr>
              <w:t>Siarhei Ihnatsenka</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24779B" w:rsidR="009306CB" w:rsidP="00033C71" w:rsidRDefault="0024779B" w14:paraId="106FDE68" w14:textId="4265E072">
            <w:pPr>
              <w:pStyle w:val="NormalWeb"/>
              <w:spacing w:before="0" w:beforeAutospacing="0" w:after="0" w:afterAutospacing="0"/>
              <w:rPr>
                <w:rFonts w:ascii="Arial" w:hAnsi="Arial" w:cs="Arial"/>
                <w:lang w:val="en-US"/>
              </w:rPr>
            </w:pPr>
            <w:r w:rsidRPr="0024779B">
              <w:rPr>
                <w:rFonts w:ascii="Arial" w:hAnsi="Arial" w:cs="Arial"/>
                <w:color w:val="000000"/>
              </w:rPr>
              <w:t xml:space="preserve">Initial </w:t>
            </w:r>
            <w:r w:rsidRPr="005A1C8B" w:rsidR="00091A2F">
              <w:rPr>
                <w:rFonts w:ascii="Arial" w:hAnsi="Arial" w:cs="Arial"/>
                <w:color w:val="000000"/>
                <w:lang w:val="en-US"/>
              </w:rPr>
              <w:t>draft</w:t>
            </w:r>
          </w:p>
        </w:tc>
      </w:tr>
      <w:tr w:rsidR="0024779B" w:rsidTr="17A79A6F" w14:paraId="64130A0D" w14:textId="77777777">
        <w:trPr>
          <w:trHeight w:val="232"/>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0360BD" w:rsidR="009306CB" w:rsidP="00033C71" w:rsidRDefault="00FD475F" w14:paraId="4889C1AA" w14:textId="6DA62B6B">
            <w:pPr>
              <w:rPr>
                <w:rFonts w:ascii="Arial" w:hAnsi="Arial" w:cs="Arial"/>
                <w:lang w:val="en-US"/>
              </w:rPr>
            </w:pPr>
            <w:r>
              <w:rPr>
                <w:rFonts w:ascii="Arial" w:hAnsi="Arial" w:cs="Arial"/>
                <w:lang w:val="en-US"/>
              </w:rPr>
              <w:t>0.2</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Pr="005A1C8B" w:rsidR="009306CB" w:rsidP="00033C71" w:rsidRDefault="00FD475F" w14:paraId="67D777CA" w14:textId="5A68FC82">
            <w:pPr>
              <w:rPr>
                <w:rFonts w:ascii="Arial" w:hAnsi="Arial" w:cs="Arial"/>
                <w:lang w:val="en-US"/>
              </w:rPr>
            </w:pPr>
            <w:r>
              <w:rPr>
                <w:rFonts w:ascii="Arial" w:hAnsi="Arial" w:cs="Arial"/>
                <w:lang w:val="en-US"/>
              </w:rPr>
              <w:t>26.12.2023</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9306CB" w:rsidP="00033C71" w:rsidRDefault="00FD475F" w14:paraId="36945863" w14:textId="77777777">
            <w:pPr>
              <w:rPr>
                <w:rFonts w:ascii="Arial" w:hAnsi="Arial" w:cs="Arial"/>
                <w:lang w:val="en-US"/>
              </w:rPr>
            </w:pPr>
            <w:r w:rsidRPr="005A1C8B">
              <w:rPr>
                <w:rFonts w:ascii="Arial" w:hAnsi="Arial" w:cs="Arial"/>
                <w:lang w:val="en-US"/>
              </w:rPr>
              <w:t>Viktar Zeldzin</w:t>
            </w:r>
          </w:p>
          <w:p w:rsidRPr="005A1C8B" w:rsidR="00A77AAB" w:rsidP="00A77AAB" w:rsidRDefault="00A77AAB" w14:paraId="740FA69A" w14:textId="77777777">
            <w:pPr>
              <w:pStyle w:val="NormalWeb"/>
              <w:spacing w:before="0" w:beforeAutospacing="0" w:after="0" w:afterAutospacing="0"/>
              <w:rPr>
                <w:rFonts w:ascii="Arial" w:hAnsi="Arial" w:cs="Arial"/>
                <w:lang w:val="en-US"/>
              </w:rPr>
            </w:pPr>
            <w:r w:rsidRPr="005A1C8B">
              <w:rPr>
                <w:rFonts w:ascii="Arial" w:hAnsi="Arial" w:cs="Arial"/>
                <w:lang w:val="en-US"/>
              </w:rPr>
              <w:t>Ahmed Othman</w:t>
            </w:r>
          </w:p>
          <w:p w:rsidRPr="0024779B" w:rsidR="00A77AAB" w:rsidP="00033C71" w:rsidRDefault="00A77AAB" w14:paraId="501B62D7" w14:textId="6DDF9CEE">
            <w:pPr>
              <w:rPr>
                <w:rFonts w:ascii="Arial" w:hAnsi="Arial" w:cs="Arial"/>
              </w:rPr>
            </w:pP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hideMark/>
          </w:tcPr>
          <w:p w:rsidR="009306CB" w:rsidP="00FD475F" w:rsidRDefault="00FD475F" w14:paraId="39D796BE" w14:textId="77777777">
            <w:pPr>
              <w:pStyle w:val="ListParagraph"/>
              <w:numPr>
                <w:ilvl w:val="0"/>
                <w:numId w:val="9"/>
              </w:numPr>
              <w:rPr>
                <w:rFonts w:ascii="Arial" w:hAnsi="Arial" w:cs="Arial"/>
                <w:lang w:val="en-US"/>
              </w:rPr>
            </w:pPr>
            <w:r w:rsidRPr="5190D848">
              <w:rPr>
                <w:rFonts w:ascii="Arial" w:hAnsi="Arial" w:cs="Arial"/>
                <w:lang w:val="en-US"/>
              </w:rPr>
              <w:t>Integration Architecture</w:t>
            </w:r>
          </w:p>
          <w:p w:rsidRPr="000360BD" w:rsidR="009306CB" w:rsidP="000360BD" w:rsidRDefault="007727D5" w14:paraId="45AB9F82" w14:textId="3DAA6AE6">
            <w:pPr>
              <w:pStyle w:val="ListParagraph"/>
              <w:numPr>
                <w:ilvl w:val="0"/>
                <w:numId w:val="9"/>
              </w:numPr>
              <w:rPr>
                <w:rFonts w:ascii="Arial" w:hAnsi="Arial" w:cs="Arial"/>
                <w:lang w:val="en-US"/>
              </w:rPr>
            </w:pPr>
            <w:r w:rsidRPr="5190D848">
              <w:rPr>
                <w:rFonts w:ascii="Arial" w:hAnsi="Arial" w:cs="Arial"/>
                <w:lang w:val="en-US"/>
              </w:rPr>
              <w:t>Service card details</w:t>
            </w:r>
          </w:p>
        </w:tc>
      </w:tr>
      <w:tr w:rsidR="001101AB" w:rsidTr="17A79A6F" w14:paraId="5F12B819" w14:textId="77777777">
        <w:trPr>
          <w:trHeight w:val="232"/>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101AB" w:rsidP="00033C71" w:rsidRDefault="001101AB" w14:paraId="77F42FE8" w14:textId="259E3347">
            <w:pPr>
              <w:rPr>
                <w:rFonts w:ascii="Arial" w:hAnsi="Arial" w:cs="Arial"/>
                <w:lang w:val="en-US"/>
              </w:rPr>
            </w:pPr>
            <w:r>
              <w:rPr>
                <w:rFonts w:ascii="Arial" w:hAnsi="Arial" w:cs="Arial"/>
                <w:lang w:val="en-US"/>
              </w:rPr>
              <w:t>1.0</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101AB" w:rsidP="00033C71" w:rsidRDefault="001101AB" w14:paraId="6DDEBC95" w14:textId="2685FBA8">
            <w:pPr>
              <w:rPr>
                <w:rFonts w:ascii="Arial" w:hAnsi="Arial" w:cs="Arial"/>
                <w:lang w:val="en-US"/>
              </w:rPr>
            </w:pPr>
            <w:r>
              <w:rPr>
                <w:rFonts w:ascii="Arial" w:hAnsi="Arial" w:cs="Arial"/>
                <w:lang w:val="en-US"/>
              </w:rPr>
              <w:t>14.</w:t>
            </w:r>
            <w:r w:rsidR="00782C8F">
              <w:rPr>
                <w:rFonts w:ascii="Arial" w:hAnsi="Arial" w:cs="Arial"/>
                <w:lang w:val="en-US"/>
              </w:rPr>
              <w:t>01</w:t>
            </w:r>
            <w:r w:rsidR="00C074AB">
              <w:rPr>
                <w:rFonts w:ascii="Arial" w:hAnsi="Arial" w:cs="Arial"/>
                <w:lang w:val="en-US"/>
              </w:rPr>
              <w:t>.</w:t>
            </w:r>
            <w:r w:rsidR="00782C8F">
              <w:rPr>
                <w:rFonts w:ascii="Arial" w:hAnsi="Arial" w:cs="Arial"/>
                <w:lang w:val="en-US"/>
              </w:rPr>
              <w:t>2024</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5A1C8B" w:rsidR="001101AB" w:rsidP="476E29AB" w:rsidRDefault="26ABC8D0" w14:paraId="7295D04E" w14:textId="541E6CEA">
            <w:pPr>
              <w:rPr>
                <w:rFonts w:ascii="Arial" w:hAnsi="Arial" w:cs="Arial"/>
                <w:lang w:val="en-US"/>
              </w:rPr>
            </w:pPr>
            <w:r w:rsidRPr="476E29AB">
              <w:rPr>
                <w:rFonts w:ascii="Arial" w:hAnsi="Arial" w:cs="Arial"/>
                <w:lang w:val="en-US"/>
              </w:rPr>
              <w:t>Siarhei Ihnatsenka</w:t>
            </w:r>
          </w:p>
          <w:p w:rsidRPr="005A1C8B" w:rsidR="001101AB" w:rsidP="00033C71" w:rsidRDefault="3F63E7FA" w14:paraId="14F59026" w14:textId="67E5BE36">
            <w:pPr>
              <w:rPr>
                <w:rFonts w:ascii="Arial" w:hAnsi="Arial" w:cs="Arial"/>
                <w:lang w:val="en-US"/>
              </w:rPr>
            </w:pPr>
            <w:r w:rsidRPr="476E29AB">
              <w:rPr>
                <w:rFonts w:ascii="Arial" w:hAnsi="Arial" w:cs="Arial"/>
                <w:lang w:val="en-US"/>
              </w:rPr>
              <w:t>Ahmed Othman</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782C8F" w:rsidR="001101AB" w:rsidP="00782C8F" w:rsidRDefault="00782C8F" w14:paraId="2BA7CA90" w14:textId="09BD8F9B">
            <w:pPr>
              <w:pStyle w:val="ListParagraph"/>
              <w:numPr>
                <w:ilvl w:val="0"/>
                <w:numId w:val="9"/>
              </w:numPr>
              <w:rPr>
                <w:rFonts w:ascii="Arial" w:hAnsi="Arial" w:cs="Arial"/>
                <w:lang w:val="en-US"/>
              </w:rPr>
            </w:pPr>
            <w:r w:rsidRPr="5190D848">
              <w:rPr>
                <w:rFonts w:ascii="Arial" w:hAnsi="Arial" w:cs="Arial"/>
                <w:lang w:val="en-US"/>
              </w:rPr>
              <w:t>System Architecture</w:t>
            </w:r>
          </w:p>
        </w:tc>
      </w:tr>
      <w:tr w:rsidR="00B102F9" w:rsidTr="17A79A6F" w14:paraId="6C248641" w14:textId="77777777">
        <w:trPr>
          <w:trHeight w:val="232"/>
        </w:trPr>
        <w:tc>
          <w:tcPr>
            <w:tcW w:w="10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5190D848" w:rsidR="00B102F9" w:rsidP="5190D848" w:rsidRDefault="00B102F9" w14:paraId="7A56D026" w14:textId="10056609">
            <w:pPr>
              <w:rPr>
                <w:rFonts w:ascii="Arial" w:hAnsi="Arial" w:cs="Arial"/>
                <w:lang w:val="en-US"/>
              </w:rPr>
            </w:pPr>
            <w:r>
              <w:rPr>
                <w:rFonts w:ascii="Arial" w:hAnsi="Arial" w:cs="Arial"/>
                <w:lang w:val="en-US"/>
              </w:rPr>
              <w:t>1.2</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5190D848" w:rsidR="00B102F9" w:rsidP="5190D848" w:rsidRDefault="371E82EE" w14:paraId="6F7C38B7" w14:textId="5DE9109B">
            <w:pPr>
              <w:rPr>
                <w:rFonts w:ascii="Arial" w:hAnsi="Arial" w:cs="Arial"/>
                <w:lang w:val="en-US"/>
              </w:rPr>
            </w:pPr>
            <w:r w:rsidRPr="476E29AB">
              <w:rPr>
                <w:rFonts w:ascii="Arial" w:hAnsi="Arial" w:cs="Arial"/>
                <w:lang w:val="en-US"/>
              </w:rPr>
              <w:t>2</w:t>
            </w:r>
            <w:r w:rsidRPr="476E29AB" w:rsidR="678DFD0A">
              <w:rPr>
                <w:rFonts w:ascii="Arial" w:hAnsi="Arial" w:cs="Arial"/>
                <w:lang w:val="en-US"/>
              </w:rPr>
              <w:t>4</w:t>
            </w:r>
            <w:r w:rsidRPr="476E29AB">
              <w:rPr>
                <w:rFonts w:ascii="Arial" w:hAnsi="Arial" w:cs="Arial"/>
                <w:lang w:val="en-US"/>
              </w:rPr>
              <w:t xml:space="preserve">.02.2025 </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B102F9" w:rsidP="476E29AB" w:rsidRDefault="371E82EE" w14:paraId="2F88C3C7" w14:textId="0F16357F">
            <w:pPr>
              <w:rPr>
                <w:rFonts w:ascii="Arial" w:hAnsi="Arial" w:cs="Arial"/>
                <w:lang w:val="en-US"/>
              </w:rPr>
            </w:pPr>
            <w:r w:rsidRPr="476E29AB">
              <w:rPr>
                <w:rFonts w:ascii="Arial" w:hAnsi="Arial" w:cs="Arial"/>
                <w:lang w:val="en-US"/>
              </w:rPr>
              <w:t>Nabil Jarrai</w:t>
            </w:r>
          </w:p>
          <w:p w:rsidR="00B102F9" w:rsidP="476E29AB" w:rsidRDefault="66FA9731" w14:paraId="0B98A883" w14:textId="2F2E13A6">
            <w:pPr>
              <w:rPr>
                <w:rFonts w:ascii="Arial" w:hAnsi="Arial" w:cs="Arial"/>
                <w:lang w:val="en-US"/>
              </w:rPr>
            </w:pPr>
            <w:r w:rsidRPr="476E29AB">
              <w:rPr>
                <w:rFonts w:ascii="Arial" w:hAnsi="Arial" w:cs="Arial"/>
                <w:lang w:val="en-US"/>
              </w:rPr>
              <w:t>Ahmed Othman</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44A68D86" w:rsidP="476E29AB" w:rsidRDefault="44A68D86" w14:paraId="163693FD" w14:textId="684CF1A9">
            <w:pPr>
              <w:pStyle w:val="ListParagraph"/>
              <w:numPr>
                <w:ilvl w:val="0"/>
                <w:numId w:val="9"/>
              </w:numPr>
              <w:rPr>
                <w:rFonts w:ascii="Arial" w:hAnsi="Arial" w:cs="Arial"/>
                <w:lang w:val="en-US"/>
              </w:rPr>
            </w:pPr>
            <w:r w:rsidRPr="476E29AB">
              <w:rPr>
                <w:rFonts w:ascii="Arial" w:hAnsi="Arial" w:cs="Arial"/>
                <w:lang w:val="en-US"/>
              </w:rPr>
              <w:t>Updates on integration service</w:t>
            </w:r>
          </w:p>
          <w:p w:rsidR="00B102F9" w:rsidP="5190D848" w:rsidRDefault="44A68D86" w14:paraId="43723B42" w14:textId="203A2469">
            <w:pPr>
              <w:pStyle w:val="ListParagraph"/>
              <w:numPr>
                <w:ilvl w:val="0"/>
                <w:numId w:val="9"/>
              </w:numPr>
              <w:rPr>
                <w:rFonts w:ascii="Arial" w:hAnsi="Arial" w:cs="Arial"/>
                <w:lang w:val="en-US"/>
              </w:rPr>
            </w:pPr>
            <w:r w:rsidRPr="476E29AB">
              <w:rPr>
                <w:rFonts w:ascii="Arial" w:hAnsi="Arial" w:cs="Arial"/>
                <w:lang w:val="en-US"/>
              </w:rPr>
              <w:t>Updates on wearable service</w:t>
            </w:r>
            <w:r w:rsidRPr="476E29AB" w:rsidR="371E82EE">
              <w:rPr>
                <w:rFonts w:ascii="Arial" w:hAnsi="Arial" w:cs="Arial"/>
                <w:lang w:val="en-US"/>
              </w:rPr>
              <w:t xml:space="preserve"> </w:t>
            </w:r>
          </w:p>
          <w:p w:rsidR="00B102F9" w:rsidP="476E29AB" w:rsidRDefault="6D9D5E75" w14:paraId="7A856FF2" w14:textId="67CE2310">
            <w:pPr>
              <w:pStyle w:val="ListParagraph"/>
              <w:numPr>
                <w:ilvl w:val="0"/>
                <w:numId w:val="9"/>
              </w:numPr>
              <w:spacing w:line="259" w:lineRule="auto"/>
              <w:rPr>
                <w:rFonts w:ascii="Arial" w:hAnsi="Arial" w:cs="Arial"/>
                <w:szCs w:val="24"/>
                <w:lang w:val="en-US"/>
              </w:rPr>
            </w:pPr>
            <w:r w:rsidRPr="476E29AB">
              <w:rPr>
                <w:rFonts w:ascii="Arial" w:hAnsi="Arial" w:cs="Arial"/>
                <w:szCs w:val="24"/>
                <w:lang w:val="en-US"/>
              </w:rPr>
              <w:t>Updates on data models and design considerations</w:t>
            </w:r>
          </w:p>
        </w:tc>
      </w:tr>
      <w:tr w:rsidR="17A79A6F" w:rsidTr="17A79A6F" w14:paraId="5FE1E480" w14:textId="77777777">
        <w:trPr>
          <w:trHeight w:val="300"/>
        </w:trPr>
        <w:tc>
          <w:tcPr>
            <w:tcW w:w="10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7DBEB9C" w:rsidP="17A79A6F" w:rsidRDefault="57DBEB9C" w14:paraId="0EBA1779" w14:textId="7F85A881">
            <w:pPr>
              <w:rPr>
                <w:rFonts w:ascii="Arial" w:hAnsi="Arial" w:cs="Arial"/>
                <w:lang w:val="en-US"/>
              </w:rPr>
            </w:pPr>
            <w:r w:rsidRPr="17A79A6F">
              <w:rPr>
                <w:rFonts w:ascii="Arial" w:hAnsi="Arial" w:cs="Arial"/>
                <w:lang w:val="en-US"/>
              </w:rPr>
              <w:t>1.3</w:t>
            </w:r>
          </w:p>
        </w:tc>
        <w:tc>
          <w:tcPr>
            <w:tcW w:w="25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7DBEB9C" w:rsidP="17A79A6F" w:rsidRDefault="57DBEB9C" w14:paraId="2E264B1B" w14:textId="60593C9E">
            <w:pPr>
              <w:rPr>
                <w:rFonts w:ascii="Arial" w:hAnsi="Arial" w:cs="Arial"/>
                <w:lang w:val="en-US"/>
              </w:rPr>
            </w:pPr>
            <w:r w:rsidRPr="17A79A6F">
              <w:rPr>
                <w:rFonts w:ascii="Arial" w:hAnsi="Arial" w:cs="Arial"/>
                <w:lang w:val="en-US"/>
              </w:rPr>
              <w:t>11.05.2025</w:t>
            </w:r>
          </w:p>
        </w:tc>
        <w:tc>
          <w:tcPr>
            <w:tcW w:w="29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7DBEB9C" w:rsidP="17A79A6F" w:rsidRDefault="57DBEB9C" w14:paraId="4831552E" w14:textId="4260CA40">
            <w:pPr>
              <w:rPr>
                <w:rFonts w:ascii="Arial" w:hAnsi="Arial" w:cs="Arial"/>
                <w:lang w:val="en-US"/>
              </w:rPr>
            </w:pPr>
            <w:r w:rsidRPr="17A79A6F">
              <w:rPr>
                <w:rFonts w:ascii="Arial" w:hAnsi="Arial" w:cs="Arial"/>
                <w:lang w:val="en-US"/>
              </w:rPr>
              <w:t>Ahmed Othman</w:t>
            </w:r>
          </w:p>
        </w:tc>
        <w:tc>
          <w:tcPr>
            <w:tcW w:w="28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57DBEB9C" w:rsidP="17A79A6F" w:rsidRDefault="57DBEB9C" w14:paraId="1FA5B9F5" w14:textId="5C22A42A">
            <w:pPr>
              <w:pStyle w:val="ListParagraph"/>
              <w:numPr>
                <w:ilvl w:val="0"/>
                <w:numId w:val="9"/>
              </w:numPr>
              <w:rPr>
                <w:rFonts w:ascii="Arial" w:hAnsi="Arial" w:cs="Arial"/>
                <w:lang w:val="en-US"/>
              </w:rPr>
            </w:pPr>
            <w:r w:rsidRPr="17A79A6F">
              <w:rPr>
                <w:rFonts w:ascii="Arial" w:hAnsi="Arial" w:cs="Arial"/>
                <w:lang w:val="en-US"/>
              </w:rPr>
              <w:t>Updates high level components view</w:t>
            </w:r>
          </w:p>
        </w:tc>
      </w:tr>
    </w:tbl>
    <w:p w:rsidR="00715821" w:rsidP="0024779B" w:rsidRDefault="00715821" w14:paraId="49758E08" w14:textId="4275EA88">
      <w:pPr>
        <w:pStyle w:val="NormalWeb"/>
        <w:spacing w:before="0" w:beforeAutospacing="0" w:after="0" w:afterAutospacing="0"/>
        <w:rPr>
          <w:rFonts w:ascii="Arial" w:hAnsi="Arial" w:cs="Arial"/>
          <w:color w:val="000000"/>
          <w:sz w:val="40"/>
          <w:szCs w:val="40"/>
        </w:rPr>
      </w:pPr>
    </w:p>
    <w:p w:rsidR="00715821" w:rsidRDefault="00715821" w14:paraId="40B333E1" w14:textId="77777777">
      <w:pPr>
        <w:rPr>
          <w:rFonts w:ascii="Arial" w:hAnsi="Arial" w:eastAsia="Times New Roman" w:cs="Arial"/>
          <w:color w:val="000000"/>
          <w:sz w:val="40"/>
          <w:szCs w:val="40"/>
          <w:lang w:val="ru-RU" w:eastAsia="ru-RU"/>
        </w:rPr>
      </w:pPr>
      <w:r>
        <w:rPr>
          <w:rFonts w:ascii="Arial" w:hAnsi="Arial" w:cs="Arial"/>
          <w:color w:val="000000"/>
          <w:sz w:val="40"/>
          <w:szCs w:val="40"/>
        </w:rPr>
        <w:br w:type="page"/>
      </w:r>
    </w:p>
    <w:p w:rsidR="009306CB" w:rsidP="0024779B" w:rsidRDefault="009306CB" w14:paraId="46E7B775" w14:textId="77777777">
      <w:pPr>
        <w:pStyle w:val="NormalWeb"/>
        <w:spacing w:before="0" w:beforeAutospacing="0" w:after="0" w:afterAutospacing="0"/>
        <w:rPr>
          <w:rFonts w:ascii="Arial" w:hAnsi="Arial" w:cs="Arial"/>
          <w:color w:val="000000"/>
          <w:sz w:val="40"/>
          <w:szCs w:val="40"/>
        </w:rPr>
      </w:pPr>
    </w:p>
    <w:p w:rsidRPr="00360A7F" w:rsidR="009306CB" w:rsidP="00360A7F" w:rsidRDefault="0D73DF95" w14:paraId="3DD6A5AB" w14:textId="074A5927">
      <w:pPr>
        <w:pStyle w:val="Heading1"/>
      </w:pPr>
      <w:bookmarkStart w:name="_Toc203649684" w:id="0"/>
      <w:bookmarkStart w:name="_Toc1735416012" w:id="1"/>
      <w:r>
        <w:t>Introduction</w:t>
      </w:r>
      <w:bookmarkEnd w:id="0"/>
      <w:bookmarkEnd w:id="1"/>
    </w:p>
    <w:p w:rsidRPr="009F6F40" w:rsidR="00061D5F" w:rsidP="009F6F40" w:rsidRDefault="00061D5F" w14:paraId="53683035" w14:textId="2A976D3B">
      <w:pPr>
        <w:pStyle w:val="NormalWeb"/>
        <w:spacing w:before="240" w:beforeAutospacing="0" w:after="0" w:afterAutospacing="0" w:line="276" w:lineRule="auto"/>
        <w:ind w:firstLine="284"/>
        <w:rPr>
          <w:rFonts w:ascii="Arial" w:hAnsi="Arial" w:cs="Arial"/>
          <w:color w:val="000000"/>
          <w:lang w:val="en-US"/>
        </w:rPr>
      </w:pPr>
      <w:r w:rsidRPr="00B21012">
        <w:rPr>
          <w:rFonts w:ascii="Arial" w:hAnsi="Arial" w:cs="Arial"/>
          <w:color w:val="000000"/>
          <w:lang w:val="en-US"/>
        </w:rPr>
        <w:t xml:space="preserve">This document is delivered to the Abu Dhabi Department of Health to detail the </w:t>
      </w:r>
      <w:r w:rsidRPr="00B21012" w:rsidR="009314EA">
        <w:rPr>
          <w:rFonts w:ascii="Arial" w:hAnsi="Arial" w:cs="Arial"/>
          <w:color w:val="000000"/>
          <w:lang w:val="en-US"/>
        </w:rPr>
        <w:t>Techical</w:t>
      </w:r>
      <w:r w:rsidRPr="00B21012">
        <w:rPr>
          <w:rFonts w:ascii="Arial" w:hAnsi="Arial" w:cs="Arial"/>
          <w:color w:val="000000"/>
          <w:lang w:val="en-US"/>
        </w:rPr>
        <w:t xml:space="preserve"> Design </w:t>
      </w:r>
      <w:r w:rsidRPr="00B21012" w:rsidR="009314EA">
        <w:rPr>
          <w:rFonts w:ascii="Arial" w:hAnsi="Arial" w:cs="Arial"/>
          <w:color w:val="000000"/>
          <w:lang w:val="en-US"/>
        </w:rPr>
        <w:t>the Sahatna Super App</w:t>
      </w:r>
      <w:r w:rsidRPr="00B21012">
        <w:rPr>
          <w:rFonts w:ascii="Arial" w:hAnsi="Arial" w:cs="Arial"/>
          <w:color w:val="000000"/>
          <w:lang w:val="en-US"/>
        </w:rPr>
        <w:t>.</w:t>
      </w:r>
    </w:p>
    <w:p w:rsidR="00061D5F" w:rsidP="42B7C181" w:rsidRDefault="5DAC39F7" w14:paraId="7EF899FE" w14:textId="73DE60D8">
      <w:pPr>
        <w:pStyle w:val="Heading2"/>
        <w:ind w:left="284"/>
      </w:pPr>
      <w:r w:rsidRPr="05CC7915">
        <w:rPr>
          <w:color w:val="000000" w:themeColor="text1"/>
          <w:sz w:val="22"/>
          <w:szCs w:val="22"/>
        </w:rPr>
        <w:t xml:space="preserve"> </w:t>
      </w:r>
      <w:bookmarkStart w:name="_Toc203649685" w:id="2"/>
      <w:bookmarkStart w:name="_Toc972552876" w:id="3"/>
      <w:r>
        <w:t>Dictionary of Abbreviation</w:t>
      </w:r>
      <w:bookmarkEnd w:id="2"/>
      <w:bookmarkEnd w:id="3"/>
    </w:p>
    <w:p w:rsidRPr="005A1C8B" w:rsidR="009314EA" w:rsidP="009314EA" w:rsidRDefault="009314EA" w14:paraId="167CC481" w14:textId="77777777">
      <w:pPr>
        <w:rPr>
          <w:rFonts w:ascii="Arial" w:hAnsi="Arial" w:cs="Arial"/>
          <w:lang w:val="en-US" w:eastAsia="zh-CN" w:bidi="hi-IN"/>
        </w:rPr>
      </w:pPr>
    </w:p>
    <w:tbl>
      <w:tblPr>
        <w:tblStyle w:val="TableGrid"/>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bottom w:w="85" w:type="dxa"/>
        </w:tblCellMar>
        <w:tblLook w:val="04A0" w:firstRow="1" w:lastRow="0" w:firstColumn="1" w:lastColumn="0" w:noHBand="0" w:noVBand="1"/>
      </w:tblPr>
      <w:tblGrid>
        <w:gridCol w:w="2880"/>
        <w:gridCol w:w="6476"/>
      </w:tblGrid>
      <w:tr w:rsidR="006A0EBF" w:rsidTr="00A148A9" w14:paraId="5D447A90" w14:textId="77777777">
        <w:trPr>
          <w:trHeight w:val="274"/>
        </w:trPr>
        <w:tc>
          <w:tcPr>
            <w:tcW w:w="2880" w:type="dxa"/>
            <w:shd w:val="clear" w:color="auto" w:fill="D9D9D9" w:themeFill="background1" w:themeFillShade="D9"/>
            <w:vAlign w:val="center"/>
          </w:tcPr>
          <w:p w:rsidRPr="00B748DE" w:rsidR="009314EA" w:rsidP="009314EA" w:rsidRDefault="009314EA" w14:paraId="78F40376" w14:textId="77777777">
            <w:pPr>
              <w:pStyle w:val="NormalWeb"/>
              <w:spacing w:before="0" w:beforeAutospacing="0" w:after="0" w:afterAutospacing="0"/>
              <w:rPr>
                <w:rFonts w:ascii="Arial" w:hAnsi="Arial" w:cs="Arial"/>
                <w:b/>
                <w:bCs/>
                <w:sz w:val="24"/>
                <w:szCs w:val="24"/>
                <w:lang w:val="en-US"/>
              </w:rPr>
            </w:pPr>
            <w:r w:rsidRPr="00B748DE">
              <w:rPr>
                <w:rFonts w:ascii="Arial" w:hAnsi="Arial" w:cs="Arial"/>
                <w:b/>
                <w:bCs/>
                <w:sz w:val="24"/>
                <w:szCs w:val="24"/>
                <w:lang w:val="en-US"/>
              </w:rPr>
              <w:t>Term</w:t>
            </w:r>
          </w:p>
        </w:tc>
        <w:tc>
          <w:tcPr>
            <w:tcW w:w="6476" w:type="dxa"/>
            <w:shd w:val="clear" w:color="auto" w:fill="D9D9D9" w:themeFill="background1" w:themeFillShade="D9"/>
            <w:vAlign w:val="center"/>
          </w:tcPr>
          <w:p w:rsidRPr="00B748DE" w:rsidR="009314EA" w:rsidP="009314EA" w:rsidRDefault="009314EA" w14:paraId="4435C146" w14:textId="77777777">
            <w:pPr>
              <w:pStyle w:val="NormalWeb"/>
              <w:spacing w:before="0" w:beforeAutospacing="0" w:after="0" w:afterAutospacing="0"/>
              <w:rPr>
                <w:rFonts w:ascii="Arial" w:hAnsi="Arial" w:cs="Arial"/>
                <w:b/>
                <w:bCs/>
                <w:sz w:val="24"/>
                <w:szCs w:val="24"/>
                <w:lang w:val="en-US"/>
              </w:rPr>
            </w:pPr>
            <w:r w:rsidRPr="00B748DE">
              <w:rPr>
                <w:rFonts w:ascii="Arial" w:hAnsi="Arial" w:cs="Arial"/>
                <w:b/>
                <w:bCs/>
                <w:sz w:val="24"/>
                <w:szCs w:val="24"/>
                <w:lang w:val="en-US"/>
              </w:rPr>
              <w:t>Definition</w:t>
            </w:r>
          </w:p>
        </w:tc>
      </w:tr>
      <w:tr w:rsidR="00F96D4D" w:rsidTr="00A148A9" w14:paraId="4942B9FB" w14:textId="77777777">
        <w:trPr>
          <w:trHeight w:val="94"/>
        </w:trPr>
        <w:tc>
          <w:tcPr>
            <w:tcW w:w="2880" w:type="dxa"/>
            <w:shd w:val="clear" w:color="auto" w:fill="FFFFFF" w:themeFill="background1"/>
          </w:tcPr>
          <w:p w:rsidRPr="00B748DE" w:rsidR="009314EA" w:rsidP="009314EA" w:rsidRDefault="009314EA" w14:paraId="271EC1E0" w14:textId="77777777">
            <w:pPr>
              <w:pStyle w:val="NormalWeb"/>
              <w:spacing w:before="0" w:beforeAutospacing="0" w:after="0" w:afterAutospacing="0"/>
              <w:rPr>
                <w:rFonts w:ascii="Arial" w:hAnsi="Arial" w:cs="Arial"/>
                <w:lang w:val="en-US"/>
              </w:rPr>
            </w:pPr>
            <w:r w:rsidRPr="00B748DE">
              <w:rPr>
                <w:rFonts w:ascii="Arial" w:hAnsi="Arial" w:cs="Arial"/>
                <w:lang w:val="en-US"/>
              </w:rPr>
              <w:t>DFD</w:t>
            </w:r>
          </w:p>
        </w:tc>
        <w:tc>
          <w:tcPr>
            <w:tcW w:w="6476" w:type="dxa"/>
            <w:shd w:val="clear" w:color="auto" w:fill="FFFFFF" w:themeFill="background1"/>
          </w:tcPr>
          <w:p w:rsidRPr="00B748DE" w:rsidR="009314EA" w:rsidP="009314EA" w:rsidRDefault="009314EA" w14:paraId="620086DD" w14:textId="77777777">
            <w:pPr>
              <w:pStyle w:val="NormalWeb"/>
              <w:spacing w:before="0" w:beforeAutospacing="0" w:after="0" w:afterAutospacing="0"/>
              <w:rPr>
                <w:rFonts w:ascii="Arial" w:hAnsi="Arial" w:cs="Arial"/>
                <w:lang w:val="en-US"/>
              </w:rPr>
            </w:pPr>
            <w:r w:rsidRPr="00B748DE">
              <w:rPr>
                <w:rFonts w:ascii="Arial" w:hAnsi="Arial" w:cs="Arial"/>
                <w:lang w:val="en-US"/>
              </w:rPr>
              <w:t>Digital Front Door</w:t>
            </w:r>
          </w:p>
        </w:tc>
      </w:tr>
      <w:tr w:rsidR="00F96D4D" w:rsidTr="00A148A9" w14:paraId="2CA27FF6" w14:textId="77777777">
        <w:trPr>
          <w:trHeight w:val="94"/>
        </w:trPr>
        <w:tc>
          <w:tcPr>
            <w:tcW w:w="2880" w:type="dxa"/>
            <w:shd w:val="clear" w:color="auto" w:fill="FFFFFF" w:themeFill="background1"/>
          </w:tcPr>
          <w:p w:rsidRPr="00B748DE" w:rsidR="009314EA" w:rsidP="009314EA" w:rsidRDefault="009314EA" w14:paraId="1FE5A907" w14:textId="77777777">
            <w:pPr>
              <w:pStyle w:val="NormalWeb"/>
              <w:spacing w:before="0" w:beforeAutospacing="0" w:after="0" w:afterAutospacing="0"/>
              <w:rPr>
                <w:rFonts w:ascii="Arial" w:hAnsi="Arial" w:cs="Arial"/>
                <w:lang w:val="en-US"/>
              </w:rPr>
            </w:pPr>
            <w:r w:rsidRPr="00B748DE">
              <w:rPr>
                <w:rFonts w:ascii="Arial" w:hAnsi="Arial" w:cs="Arial"/>
                <w:lang w:val="en-US"/>
              </w:rPr>
              <w:t>EMR</w:t>
            </w:r>
          </w:p>
        </w:tc>
        <w:tc>
          <w:tcPr>
            <w:tcW w:w="6476" w:type="dxa"/>
            <w:shd w:val="clear" w:color="auto" w:fill="FFFFFF" w:themeFill="background1"/>
          </w:tcPr>
          <w:p w:rsidRPr="00B748DE" w:rsidR="009314EA" w:rsidP="009314EA" w:rsidRDefault="009314EA" w14:paraId="48923906" w14:textId="77777777">
            <w:pPr>
              <w:pStyle w:val="NormalWeb"/>
              <w:spacing w:before="0" w:beforeAutospacing="0" w:after="0" w:afterAutospacing="0"/>
              <w:rPr>
                <w:rFonts w:ascii="Arial" w:hAnsi="Arial" w:cs="Arial"/>
                <w:lang w:val="en-US"/>
              </w:rPr>
            </w:pPr>
            <w:r w:rsidRPr="00B748DE">
              <w:rPr>
                <w:rFonts w:ascii="Arial" w:hAnsi="Arial" w:cs="Arial"/>
                <w:lang w:val="en-US"/>
              </w:rPr>
              <w:t>Electronic Medical Records</w:t>
            </w:r>
          </w:p>
        </w:tc>
      </w:tr>
      <w:tr w:rsidR="00F96D4D" w:rsidTr="00A148A9" w14:paraId="316A2A61" w14:textId="77777777">
        <w:trPr>
          <w:trHeight w:val="94"/>
        </w:trPr>
        <w:tc>
          <w:tcPr>
            <w:tcW w:w="2880" w:type="dxa"/>
            <w:shd w:val="clear" w:color="auto" w:fill="FFFFFF" w:themeFill="background1"/>
          </w:tcPr>
          <w:p w:rsidRPr="00B748DE" w:rsidR="009314EA" w:rsidP="009314EA" w:rsidRDefault="009314EA" w14:paraId="7113BF9B" w14:textId="77777777">
            <w:pPr>
              <w:pStyle w:val="NormalWeb"/>
              <w:spacing w:before="0" w:beforeAutospacing="0" w:after="0" w:afterAutospacing="0"/>
              <w:rPr>
                <w:rFonts w:ascii="Arial" w:hAnsi="Arial" w:cs="Arial"/>
                <w:lang w:val="en-US"/>
              </w:rPr>
            </w:pPr>
            <w:r w:rsidRPr="00B748DE">
              <w:rPr>
                <w:rFonts w:ascii="Arial" w:hAnsi="Arial" w:cs="Arial"/>
                <w:lang w:val="en-US"/>
              </w:rPr>
              <w:t>API</w:t>
            </w:r>
          </w:p>
        </w:tc>
        <w:tc>
          <w:tcPr>
            <w:tcW w:w="6476" w:type="dxa"/>
            <w:shd w:val="clear" w:color="auto" w:fill="FFFFFF" w:themeFill="background1"/>
          </w:tcPr>
          <w:p w:rsidRPr="00B748DE" w:rsidR="009314EA" w:rsidP="009314EA" w:rsidRDefault="009314EA" w14:paraId="1DAA82D7" w14:textId="77777777">
            <w:pPr>
              <w:pStyle w:val="NormalWeb"/>
              <w:spacing w:before="0" w:beforeAutospacing="0" w:after="0" w:afterAutospacing="0"/>
              <w:rPr>
                <w:rFonts w:ascii="Arial" w:hAnsi="Arial" w:cs="Arial"/>
                <w:lang w:val="en-US"/>
              </w:rPr>
            </w:pPr>
            <w:r w:rsidRPr="00B748DE">
              <w:rPr>
                <w:rFonts w:ascii="Arial" w:hAnsi="Arial" w:cs="Arial"/>
                <w:lang w:val="en-US"/>
              </w:rPr>
              <w:t>Application Programming Interface</w:t>
            </w:r>
          </w:p>
        </w:tc>
      </w:tr>
      <w:tr w:rsidR="00F96D4D" w:rsidTr="00A148A9" w14:paraId="037F6C7E" w14:textId="77777777">
        <w:trPr>
          <w:trHeight w:val="94"/>
        </w:trPr>
        <w:tc>
          <w:tcPr>
            <w:tcW w:w="2880" w:type="dxa"/>
            <w:shd w:val="clear" w:color="auto" w:fill="FFFFFF" w:themeFill="background1"/>
          </w:tcPr>
          <w:p w:rsidRPr="00B748DE" w:rsidR="009314EA" w:rsidP="009314EA" w:rsidRDefault="009314EA" w14:paraId="50E88E86" w14:textId="77777777">
            <w:pPr>
              <w:pStyle w:val="NormalWeb"/>
              <w:spacing w:before="0" w:beforeAutospacing="0" w:after="0" w:afterAutospacing="0"/>
              <w:rPr>
                <w:rFonts w:ascii="Arial" w:hAnsi="Arial" w:cs="Arial"/>
                <w:lang w:val="en-US"/>
              </w:rPr>
            </w:pPr>
            <w:r w:rsidRPr="00B748DE">
              <w:rPr>
                <w:rFonts w:ascii="Arial" w:hAnsi="Arial" w:cs="Arial"/>
                <w:lang w:val="en-US"/>
              </w:rPr>
              <w:t>Access Token</w:t>
            </w:r>
          </w:p>
        </w:tc>
        <w:tc>
          <w:tcPr>
            <w:tcW w:w="6476" w:type="dxa"/>
            <w:shd w:val="clear" w:color="auto" w:fill="FFFFFF" w:themeFill="background1"/>
          </w:tcPr>
          <w:p w:rsidRPr="00B748DE" w:rsidR="009314EA" w:rsidP="009314EA" w:rsidRDefault="009314EA" w14:paraId="04B088DE" w14:textId="77777777">
            <w:pPr>
              <w:pStyle w:val="NormalWeb"/>
              <w:spacing w:before="0" w:beforeAutospacing="0" w:after="0" w:afterAutospacing="0"/>
              <w:rPr>
                <w:rFonts w:ascii="Arial" w:hAnsi="Arial" w:cs="Arial"/>
                <w:lang w:val="en-US"/>
              </w:rPr>
            </w:pPr>
            <w:r w:rsidRPr="00B748DE">
              <w:rPr>
                <w:rFonts w:ascii="Arial" w:hAnsi="Arial" w:cs="Arial"/>
                <w:lang w:val="en-US"/>
              </w:rPr>
              <w:t>Cryptographic string contains security credentials for a login session, identifying user</w:t>
            </w:r>
          </w:p>
        </w:tc>
      </w:tr>
      <w:tr w:rsidR="00F96D4D" w:rsidTr="00A148A9" w14:paraId="465D44DB" w14:textId="77777777">
        <w:trPr>
          <w:trHeight w:val="94"/>
        </w:trPr>
        <w:tc>
          <w:tcPr>
            <w:tcW w:w="2880" w:type="dxa"/>
            <w:shd w:val="clear" w:color="auto" w:fill="FFFFFF" w:themeFill="background1"/>
          </w:tcPr>
          <w:p w:rsidRPr="00B748DE" w:rsidR="009314EA" w:rsidP="009314EA" w:rsidRDefault="009314EA" w14:paraId="14A978B6" w14:textId="77777777">
            <w:pPr>
              <w:pStyle w:val="NormalWeb"/>
              <w:spacing w:before="0" w:beforeAutospacing="0" w:after="0" w:afterAutospacing="0"/>
              <w:rPr>
                <w:rFonts w:ascii="Arial" w:hAnsi="Arial" w:cs="Arial"/>
                <w:lang w:val="en-US"/>
              </w:rPr>
            </w:pPr>
            <w:r w:rsidRPr="00B748DE">
              <w:rPr>
                <w:rFonts w:ascii="Arial" w:hAnsi="Arial" w:cs="Arial"/>
                <w:lang w:val="en-US"/>
              </w:rPr>
              <w:t>REST</w:t>
            </w:r>
          </w:p>
        </w:tc>
        <w:tc>
          <w:tcPr>
            <w:tcW w:w="6476" w:type="dxa"/>
            <w:shd w:val="clear" w:color="auto" w:fill="FFFFFF" w:themeFill="background1"/>
          </w:tcPr>
          <w:p w:rsidRPr="00B748DE" w:rsidR="009314EA" w:rsidP="009314EA" w:rsidRDefault="009314EA" w14:paraId="44889231" w14:textId="77777777">
            <w:pPr>
              <w:pStyle w:val="NormalWeb"/>
              <w:spacing w:before="0" w:beforeAutospacing="0" w:after="0" w:afterAutospacing="0"/>
              <w:rPr>
                <w:rFonts w:ascii="Arial" w:hAnsi="Arial" w:cs="Arial"/>
                <w:lang w:val="en-US"/>
              </w:rPr>
            </w:pPr>
            <w:r w:rsidRPr="00B748DE">
              <w:rPr>
                <w:rFonts w:ascii="Arial" w:hAnsi="Arial" w:cs="Arial"/>
                <w:lang w:val="en-US"/>
              </w:rPr>
              <w:t>Representational State Transfer</w:t>
            </w:r>
          </w:p>
        </w:tc>
      </w:tr>
      <w:tr w:rsidR="00F96D4D" w:rsidTr="00A148A9" w14:paraId="7A6E0EBE" w14:textId="77777777">
        <w:trPr>
          <w:trHeight w:val="94"/>
        </w:trPr>
        <w:tc>
          <w:tcPr>
            <w:tcW w:w="2880" w:type="dxa"/>
            <w:shd w:val="clear" w:color="auto" w:fill="FFFFFF" w:themeFill="background1"/>
          </w:tcPr>
          <w:p w:rsidRPr="00B748DE" w:rsidR="009314EA" w:rsidP="009314EA" w:rsidRDefault="009314EA" w14:paraId="03276459" w14:textId="77777777">
            <w:pPr>
              <w:pStyle w:val="NormalWeb"/>
              <w:spacing w:before="0" w:beforeAutospacing="0" w:after="0" w:afterAutospacing="0"/>
              <w:rPr>
                <w:rFonts w:ascii="Arial" w:hAnsi="Arial" w:cs="Arial"/>
                <w:lang w:val="en-US"/>
              </w:rPr>
            </w:pPr>
            <w:r w:rsidRPr="00B748DE">
              <w:rPr>
                <w:rFonts w:ascii="Arial" w:hAnsi="Arial" w:cs="Arial"/>
                <w:lang w:val="en-US"/>
              </w:rPr>
              <w:t>HTTP</w:t>
            </w:r>
          </w:p>
        </w:tc>
        <w:tc>
          <w:tcPr>
            <w:tcW w:w="6476" w:type="dxa"/>
            <w:shd w:val="clear" w:color="auto" w:fill="FFFFFF" w:themeFill="background1"/>
          </w:tcPr>
          <w:p w:rsidRPr="00B748DE" w:rsidR="009314EA" w:rsidP="009314EA" w:rsidRDefault="009314EA" w14:paraId="19415532" w14:textId="77777777">
            <w:pPr>
              <w:pStyle w:val="NormalWeb"/>
              <w:spacing w:before="0" w:beforeAutospacing="0" w:after="0" w:afterAutospacing="0"/>
              <w:rPr>
                <w:rFonts w:ascii="Arial" w:hAnsi="Arial" w:cs="Arial"/>
                <w:lang w:val="en-US"/>
              </w:rPr>
            </w:pPr>
            <w:r w:rsidRPr="00B748DE">
              <w:rPr>
                <w:rFonts w:ascii="Arial" w:hAnsi="Arial" w:cs="Arial"/>
                <w:lang w:val="en-US"/>
              </w:rPr>
              <w:t>Hypertext Transfer Protocol</w:t>
            </w:r>
          </w:p>
        </w:tc>
      </w:tr>
      <w:tr w:rsidR="00F96D4D" w:rsidTr="00A148A9" w14:paraId="59034AA3" w14:textId="77777777">
        <w:trPr>
          <w:trHeight w:val="94"/>
        </w:trPr>
        <w:tc>
          <w:tcPr>
            <w:tcW w:w="2880" w:type="dxa"/>
            <w:shd w:val="clear" w:color="auto" w:fill="FFFFFF" w:themeFill="background1"/>
          </w:tcPr>
          <w:p w:rsidRPr="00B748DE" w:rsidR="009314EA" w:rsidP="009314EA" w:rsidRDefault="009314EA" w14:paraId="6B388CFA" w14:textId="77777777">
            <w:pPr>
              <w:pStyle w:val="NormalWeb"/>
              <w:spacing w:before="0" w:beforeAutospacing="0" w:after="0" w:afterAutospacing="0"/>
              <w:rPr>
                <w:rFonts w:ascii="Arial" w:hAnsi="Arial" w:cs="Arial"/>
                <w:lang w:val="en-US"/>
              </w:rPr>
            </w:pPr>
            <w:r w:rsidRPr="00B748DE">
              <w:rPr>
                <w:rFonts w:ascii="Arial" w:hAnsi="Arial" w:cs="Arial"/>
                <w:lang w:val="en-US"/>
              </w:rPr>
              <w:t>Pub/Sub</w:t>
            </w:r>
          </w:p>
        </w:tc>
        <w:tc>
          <w:tcPr>
            <w:tcW w:w="6476" w:type="dxa"/>
            <w:shd w:val="clear" w:color="auto" w:fill="FFFFFF" w:themeFill="background1"/>
          </w:tcPr>
          <w:p w:rsidRPr="00B748DE" w:rsidR="009314EA" w:rsidP="009314EA" w:rsidRDefault="009314EA" w14:paraId="738539B2" w14:textId="77777777">
            <w:pPr>
              <w:pStyle w:val="NormalWeb"/>
              <w:spacing w:before="0" w:beforeAutospacing="0" w:after="0" w:afterAutospacing="0"/>
              <w:rPr>
                <w:rFonts w:ascii="Arial" w:hAnsi="Arial" w:cs="Arial"/>
                <w:lang w:val="en-US"/>
              </w:rPr>
            </w:pPr>
            <w:r w:rsidRPr="00B748DE">
              <w:rPr>
                <w:rFonts w:ascii="Arial" w:hAnsi="Arial" w:cs="Arial"/>
                <w:lang w:val="en-US"/>
              </w:rPr>
              <w:t>Publish Subscribe architectural messaging pattern</w:t>
            </w:r>
          </w:p>
        </w:tc>
      </w:tr>
      <w:tr w:rsidR="00F96D4D" w:rsidTr="00A148A9" w14:paraId="398ADFF8" w14:textId="77777777">
        <w:trPr>
          <w:trHeight w:val="94"/>
        </w:trPr>
        <w:tc>
          <w:tcPr>
            <w:tcW w:w="2880" w:type="dxa"/>
            <w:shd w:val="clear" w:color="auto" w:fill="FFFFFF" w:themeFill="background1"/>
          </w:tcPr>
          <w:p w:rsidRPr="00B748DE" w:rsidR="009314EA" w:rsidP="009314EA" w:rsidRDefault="009314EA" w14:paraId="6E533B7C" w14:textId="77777777">
            <w:pPr>
              <w:pStyle w:val="NormalWeb"/>
              <w:spacing w:before="0" w:beforeAutospacing="0" w:after="0" w:afterAutospacing="0"/>
              <w:rPr>
                <w:rFonts w:ascii="Arial" w:hAnsi="Arial" w:cs="Arial"/>
                <w:lang w:val="en-US"/>
              </w:rPr>
            </w:pPr>
            <w:r w:rsidRPr="00B748DE">
              <w:rPr>
                <w:rFonts w:ascii="Arial" w:hAnsi="Arial" w:cs="Arial"/>
                <w:lang w:val="en-US"/>
              </w:rPr>
              <w:t>API Gateway</w:t>
            </w:r>
          </w:p>
        </w:tc>
        <w:tc>
          <w:tcPr>
            <w:tcW w:w="6476" w:type="dxa"/>
            <w:shd w:val="clear" w:color="auto" w:fill="FFFFFF" w:themeFill="background1"/>
          </w:tcPr>
          <w:p w:rsidRPr="00B748DE" w:rsidR="009314EA" w:rsidP="009314EA" w:rsidRDefault="009314EA" w14:paraId="0A1DEFF2" w14:textId="77777777">
            <w:pPr>
              <w:pStyle w:val="NormalWeb"/>
              <w:spacing w:before="0" w:beforeAutospacing="0" w:after="0" w:afterAutospacing="0"/>
              <w:rPr>
                <w:rFonts w:ascii="Arial" w:hAnsi="Arial" w:cs="Arial"/>
                <w:lang w:val="en-US"/>
              </w:rPr>
            </w:pPr>
            <w:r w:rsidRPr="00B748DE">
              <w:rPr>
                <w:rFonts w:ascii="Arial" w:hAnsi="Arial" w:cs="Arial"/>
                <w:lang w:val="en-US"/>
              </w:rPr>
              <w:t>Infrastructure component used for API lifecycle management</w:t>
            </w:r>
          </w:p>
        </w:tc>
      </w:tr>
      <w:tr w:rsidR="00F96D4D" w:rsidTr="00A148A9" w14:paraId="1A4789F4" w14:textId="77777777">
        <w:trPr>
          <w:trHeight w:val="94"/>
        </w:trPr>
        <w:tc>
          <w:tcPr>
            <w:tcW w:w="2880" w:type="dxa"/>
            <w:shd w:val="clear" w:color="auto" w:fill="FFFFFF" w:themeFill="background1"/>
          </w:tcPr>
          <w:p w:rsidRPr="00B748DE" w:rsidR="009314EA" w:rsidP="009314EA" w:rsidRDefault="009314EA" w14:paraId="1FBF0AC2" w14:textId="77777777">
            <w:pPr>
              <w:pStyle w:val="NormalWeb"/>
              <w:spacing w:before="0" w:beforeAutospacing="0" w:after="0" w:afterAutospacing="0"/>
              <w:rPr>
                <w:rFonts w:ascii="Arial" w:hAnsi="Arial" w:cs="Arial"/>
                <w:lang w:val="en-US"/>
              </w:rPr>
            </w:pPr>
            <w:r w:rsidRPr="00B748DE">
              <w:rPr>
                <w:rFonts w:ascii="Arial" w:hAnsi="Arial" w:cs="Arial"/>
                <w:lang w:val="en-US"/>
              </w:rPr>
              <w:t>Open API (Swagger)</w:t>
            </w:r>
          </w:p>
        </w:tc>
        <w:tc>
          <w:tcPr>
            <w:tcW w:w="6476" w:type="dxa"/>
            <w:shd w:val="clear" w:color="auto" w:fill="FFFFFF" w:themeFill="background1"/>
          </w:tcPr>
          <w:p w:rsidRPr="00B748DE" w:rsidR="009314EA" w:rsidP="009314EA" w:rsidRDefault="009314EA" w14:paraId="7F0C69E6" w14:textId="77777777">
            <w:pPr>
              <w:pStyle w:val="NormalWeb"/>
              <w:spacing w:before="0" w:beforeAutospacing="0" w:after="0" w:afterAutospacing="0"/>
              <w:rPr>
                <w:rFonts w:ascii="Arial" w:hAnsi="Arial" w:cs="Arial"/>
                <w:lang w:val="en-US"/>
              </w:rPr>
            </w:pPr>
            <w:r w:rsidRPr="00B748DE">
              <w:rPr>
                <w:rFonts w:ascii="Arial" w:hAnsi="Arial" w:cs="Arial"/>
                <w:lang w:val="en-US"/>
              </w:rPr>
              <w:t>Open standard for defining RESTful APIs</w:t>
            </w:r>
          </w:p>
        </w:tc>
      </w:tr>
      <w:tr w:rsidR="006A0EBF" w:rsidTr="26BD6E47" w14:paraId="02FBB2D1" w14:textId="77777777">
        <w:trPr>
          <w:trHeight w:val="94"/>
        </w:trPr>
        <w:tc>
          <w:tcPr>
            <w:tcW w:w="2880" w:type="dxa"/>
            <w:shd w:val="clear" w:color="auto" w:fill="FFFFFF" w:themeFill="background1"/>
          </w:tcPr>
          <w:p w:rsidR="26BD6E47" w:rsidP="26BD6E47" w:rsidRDefault="6B7EAC72" w14:paraId="5AEFB955" w14:textId="2500942B">
            <w:pPr>
              <w:pStyle w:val="NormalWeb"/>
              <w:rPr>
                <w:rFonts w:ascii="Arial" w:hAnsi="Arial" w:cs="Arial"/>
                <w:lang w:val="en-US"/>
              </w:rPr>
            </w:pPr>
            <w:r w:rsidRPr="03315830">
              <w:rPr>
                <w:rFonts w:ascii="Arial" w:hAnsi="Arial" w:cs="Arial"/>
                <w:lang w:val="en-US"/>
              </w:rPr>
              <w:t>EHR</w:t>
            </w:r>
          </w:p>
        </w:tc>
        <w:tc>
          <w:tcPr>
            <w:tcW w:w="6476" w:type="dxa"/>
            <w:shd w:val="clear" w:color="auto" w:fill="FFFFFF" w:themeFill="background1"/>
          </w:tcPr>
          <w:p w:rsidR="26BD6E47" w:rsidP="3BD9E860" w:rsidRDefault="1E7FADD6" w14:paraId="4E7BBD22" w14:textId="65596DF3">
            <w:pPr>
              <w:pStyle w:val="NormalWeb"/>
              <w:rPr>
                <w:rFonts w:ascii="Arial" w:hAnsi="Arial" w:cs="Arial"/>
                <w:lang w:val="en-US"/>
              </w:rPr>
            </w:pPr>
            <w:r w:rsidRPr="20332EFE">
              <w:rPr>
                <w:rFonts w:ascii="Arial" w:hAnsi="Arial" w:cs="Arial"/>
                <w:lang w:val="en-US"/>
              </w:rPr>
              <w:t>Electronic Health Record</w:t>
            </w:r>
          </w:p>
        </w:tc>
      </w:tr>
      <w:tr w:rsidR="006A0EBF" w:rsidTr="03315830" w14:paraId="015A3291" w14:textId="77777777">
        <w:trPr>
          <w:trHeight w:val="94"/>
        </w:trPr>
        <w:tc>
          <w:tcPr>
            <w:tcW w:w="2880" w:type="dxa"/>
            <w:shd w:val="clear" w:color="auto" w:fill="FFFFFF" w:themeFill="background1"/>
          </w:tcPr>
          <w:p w:rsidR="6B7EAC72" w:rsidP="03315830" w:rsidRDefault="6B7EAC72" w14:paraId="7FE8856A" w14:textId="7A63F71C">
            <w:pPr>
              <w:pStyle w:val="NormalWeb"/>
              <w:rPr>
                <w:rFonts w:ascii="Arial" w:hAnsi="Arial" w:cs="Arial"/>
                <w:lang w:val="en-US"/>
              </w:rPr>
            </w:pPr>
            <w:r w:rsidRPr="03315830">
              <w:rPr>
                <w:rFonts w:ascii="Arial" w:hAnsi="Arial" w:cs="Arial"/>
                <w:lang w:val="en-US"/>
              </w:rPr>
              <w:t>EMR</w:t>
            </w:r>
          </w:p>
        </w:tc>
        <w:tc>
          <w:tcPr>
            <w:tcW w:w="6476" w:type="dxa"/>
            <w:shd w:val="clear" w:color="auto" w:fill="FFFFFF" w:themeFill="background1"/>
          </w:tcPr>
          <w:p w:rsidR="03315830" w:rsidP="03315830" w:rsidRDefault="4518C406" w14:paraId="51E3298D" w14:textId="74192271">
            <w:pPr>
              <w:pStyle w:val="NormalWeb"/>
              <w:rPr>
                <w:rFonts w:ascii="Arial" w:hAnsi="Arial" w:cs="Arial"/>
                <w:lang w:val="en-US"/>
              </w:rPr>
            </w:pPr>
            <w:r w:rsidRPr="20332EFE">
              <w:rPr>
                <w:rFonts w:ascii="Arial" w:hAnsi="Arial" w:cs="Arial"/>
                <w:lang w:val="en-US"/>
              </w:rPr>
              <w:t>Electronic Medical Record</w:t>
            </w:r>
          </w:p>
        </w:tc>
      </w:tr>
      <w:tr w:rsidR="006A0EBF" w:rsidTr="03315830" w14:paraId="03CE495A" w14:textId="77777777">
        <w:trPr>
          <w:trHeight w:val="94"/>
        </w:trPr>
        <w:tc>
          <w:tcPr>
            <w:tcW w:w="2880" w:type="dxa"/>
            <w:shd w:val="clear" w:color="auto" w:fill="FFFFFF" w:themeFill="background1"/>
          </w:tcPr>
          <w:p w:rsidR="6B7EAC72" w:rsidP="03315830" w:rsidRDefault="6B7EAC72" w14:paraId="5FE96938" w14:textId="016CA149">
            <w:pPr>
              <w:pStyle w:val="NormalWeb"/>
              <w:rPr>
                <w:rFonts w:ascii="Arial" w:hAnsi="Arial" w:cs="Arial"/>
                <w:lang w:val="en-US"/>
              </w:rPr>
            </w:pPr>
            <w:r w:rsidRPr="03315830">
              <w:rPr>
                <w:rFonts w:ascii="Arial" w:hAnsi="Arial" w:cs="Arial"/>
                <w:lang w:val="en-US"/>
              </w:rPr>
              <w:t>HIE</w:t>
            </w:r>
          </w:p>
        </w:tc>
        <w:tc>
          <w:tcPr>
            <w:tcW w:w="6476" w:type="dxa"/>
            <w:shd w:val="clear" w:color="auto" w:fill="FFFFFF" w:themeFill="background1"/>
          </w:tcPr>
          <w:p w:rsidR="03315830" w:rsidP="03315830" w:rsidRDefault="4A534DAC" w14:paraId="7F479A5D" w14:textId="06183730">
            <w:pPr>
              <w:pStyle w:val="NormalWeb"/>
              <w:rPr>
                <w:rFonts w:ascii="Arial" w:hAnsi="Arial" w:cs="Arial"/>
                <w:lang w:val="en-US"/>
              </w:rPr>
            </w:pPr>
            <w:r w:rsidRPr="0BECC18A">
              <w:rPr>
                <w:rFonts w:ascii="Arial" w:hAnsi="Arial" w:cs="Arial"/>
                <w:lang w:val="en-US"/>
              </w:rPr>
              <w:t>Health Information Exchange</w:t>
            </w:r>
          </w:p>
        </w:tc>
      </w:tr>
    </w:tbl>
    <w:p w:rsidRPr="005A1C8B" w:rsidR="009314EA" w:rsidP="009314EA" w:rsidRDefault="009314EA" w14:paraId="7381FD04" w14:textId="77777777">
      <w:pPr>
        <w:rPr>
          <w:rFonts w:ascii="Arial" w:hAnsi="Arial" w:cs="Arial"/>
          <w:lang w:val="en-US" w:eastAsia="zh-CN" w:bidi="hi-IN"/>
        </w:rPr>
      </w:pPr>
    </w:p>
    <w:p w:rsidRPr="005A1C8B" w:rsidR="00061D5F" w:rsidP="00061D5F" w:rsidRDefault="00061D5F" w14:paraId="417C2831" w14:textId="77777777">
      <w:pPr>
        <w:pStyle w:val="NormalWeb"/>
        <w:spacing w:before="0" w:beforeAutospacing="0" w:after="0" w:afterAutospacing="0"/>
        <w:ind w:left="720"/>
        <w:rPr>
          <w:rFonts w:ascii="Arial" w:hAnsi="Arial" w:cs="Arial"/>
          <w:lang w:val="en-US"/>
        </w:rPr>
      </w:pPr>
    </w:p>
    <w:p w:rsidRPr="009314EA" w:rsidR="00061D5F" w:rsidP="05CC7915" w:rsidRDefault="5DAC39F7" w14:paraId="305F0CC8" w14:textId="4AB79A62">
      <w:pPr>
        <w:pStyle w:val="Heading2"/>
        <w:ind w:left="284"/>
      </w:pPr>
      <w:r w:rsidRPr="05CC7915">
        <w:rPr>
          <w:color w:val="000000" w:themeColor="text1"/>
          <w:sz w:val="22"/>
          <w:szCs w:val="22"/>
        </w:rPr>
        <w:t xml:space="preserve"> </w:t>
      </w:r>
      <w:bookmarkStart w:name="_Toc203649686" w:id="4"/>
      <w:bookmarkStart w:name="_Toc1403073642" w:id="5"/>
      <w:r>
        <w:t>Related Project Document</w:t>
      </w:r>
      <w:bookmarkEnd w:id="4"/>
      <w:bookmarkEnd w:id="5"/>
    </w:p>
    <w:p w:rsidRPr="00B21012" w:rsidR="00061D5F" w:rsidP="009314EA" w:rsidRDefault="00061D5F" w14:paraId="6894ADC3" w14:textId="3113AF61">
      <w:pPr>
        <w:pStyle w:val="NormalWeb"/>
        <w:spacing w:before="240" w:beforeAutospacing="0" w:after="0" w:afterAutospacing="0" w:line="276" w:lineRule="auto"/>
        <w:ind w:firstLine="284"/>
        <w:rPr>
          <w:rFonts w:ascii="Arial" w:hAnsi="Arial" w:cs="Arial"/>
          <w:color w:val="000000"/>
          <w:lang w:val="en-US"/>
        </w:rPr>
      </w:pPr>
      <w:r w:rsidRPr="00B21012">
        <w:rPr>
          <w:rFonts w:ascii="Arial" w:hAnsi="Arial" w:cs="Arial"/>
          <w:color w:val="000000"/>
          <w:lang w:val="en-US"/>
        </w:rPr>
        <w:t>The following table details other project documents that are closely related to or referenced by this design and plan document.</w:t>
      </w:r>
    </w:p>
    <w:p w:rsidRPr="005A1C8B" w:rsidR="00061D5F" w:rsidP="00061D5F" w:rsidRDefault="00061D5F" w14:paraId="26B8F673" w14:textId="77777777">
      <w:pPr>
        <w:pStyle w:val="NormalWeb"/>
        <w:spacing w:before="0" w:beforeAutospacing="0" w:after="0" w:afterAutospacing="0"/>
        <w:ind w:left="720"/>
        <w:rPr>
          <w:rFonts w:ascii="Arial" w:hAnsi="Arial" w:cs="Arial"/>
          <w:lang w:val="en-US"/>
        </w:rPr>
      </w:pPr>
    </w:p>
    <w:tbl>
      <w:tblPr>
        <w:tblStyle w:val="TableGrid"/>
        <w:tblW w:w="9450" w:type="dxa"/>
        <w:tblInd w:w="-5" w:type="dxa"/>
        <w:tblLook w:val="04A0" w:firstRow="1" w:lastRow="0" w:firstColumn="1" w:lastColumn="0" w:noHBand="0" w:noVBand="1"/>
      </w:tblPr>
      <w:tblGrid>
        <w:gridCol w:w="4253"/>
        <w:gridCol w:w="5197"/>
      </w:tblGrid>
      <w:tr w:rsidR="00771CDF" w:rsidTr="3BD9E860" w14:paraId="5E7507E8" w14:textId="77777777">
        <w:tc>
          <w:tcPr>
            <w:tcW w:w="4253" w:type="dxa"/>
            <w:shd w:val="clear" w:color="auto" w:fill="D9D9D9" w:themeFill="background1" w:themeFillShade="D9"/>
          </w:tcPr>
          <w:p w:rsidRPr="009314EA" w:rsidR="009314EA" w:rsidP="009314EA" w:rsidRDefault="009306CB" w14:paraId="3CEA8C47" w14:textId="1DC3AA87">
            <w:pPr>
              <w:pStyle w:val="NormalWeb"/>
              <w:spacing w:before="0" w:beforeAutospacing="0" w:after="0" w:afterAutospacing="0"/>
              <w:rPr>
                <w:rFonts w:ascii="Arial" w:hAnsi="Arial" w:cs="Arial"/>
                <w:sz w:val="24"/>
                <w:szCs w:val="24"/>
                <w:lang w:val="en-US"/>
              </w:rPr>
            </w:pPr>
            <w:r>
              <w:rPr>
                <w:rFonts w:ascii="Arial" w:hAnsi="Arial" w:cs="Arial"/>
                <w:b/>
                <w:bCs/>
                <w:sz w:val="28"/>
                <w:szCs w:val="28"/>
                <w:lang w:val="en-US"/>
              </w:rPr>
              <w:br w:type="page"/>
            </w:r>
            <w:r w:rsidRPr="009314EA" w:rsidR="009314EA">
              <w:rPr>
                <w:rFonts w:ascii="Arial" w:hAnsi="Arial" w:cs="Arial"/>
                <w:sz w:val="24"/>
                <w:szCs w:val="24"/>
                <w:lang w:val="en-US"/>
              </w:rPr>
              <w:t>Document</w:t>
            </w:r>
          </w:p>
        </w:tc>
        <w:tc>
          <w:tcPr>
            <w:tcW w:w="5197" w:type="dxa"/>
            <w:shd w:val="clear" w:color="auto" w:fill="D9D9D9" w:themeFill="background1" w:themeFillShade="D9"/>
          </w:tcPr>
          <w:p w:rsidRPr="009314EA" w:rsidR="009314EA" w:rsidP="009314EA" w:rsidRDefault="009314EA" w14:paraId="0D144A5A" w14:textId="77777777">
            <w:pPr>
              <w:pStyle w:val="NormalWeb"/>
              <w:spacing w:before="0" w:beforeAutospacing="0" w:after="0" w:afterAutospacing="0"/>
              <w:rPr>
                <w:rFonts w:ascii="Arial" w:hAnsi="Arial" w:cs="Arial"/>
                <w:sz w:val="24"/>
                <w:szCs w:val="24"/>
                <w:lang w:val="en-US"/>
              </w:rPr>
            </w:pPr>
            <w:r w:rsidRPr="009314EA">
              <w:rPr>
                <w:rFonts w:ascii="Arial" w:hAnsi="Arial" w:cs="Arial"/>
                <w:sz w:val="24"/>
                <w:szCs w:val="24"/>
                <w:lang w:val="en-US"/>
              </w:rPr>
              <w:t>Description</w:t>
            </w:r>
          </w:p>
        </w:tc>
      </w:tr>
      <w:tr w:rsidR="009314EA" w:rsidTr="3BD9E860" w14:paraId="6B160AAE" w14:textId="77777777">
        <w:trPr>
          <w:trHeight w:val="853"/>
        </w:trPr>
        <w:tc>
          <w:tcPr>
            <w:tcW w:w="4253" w:type="dxa"/>
          </w:tcPr>
          <w:p w:rsidRPr="009314EA" w:rsidR="009314EA" w:rsidP="009314EA" w:rsidRDefault="009314EA" w14:paraId="4ABD2560" w14:textId="2970809D">
            <w:pPr>
              <w:pStyle w:val="NormalWeb"/>
              <w:rPr>
                <w:rFonts w:ascii="Arial" w:hAnsi="Arial" w:cs="Arial"/>
                <w:lang w:val="en-US"/>
              </w:rPr>
            </w:pPr>
            <w:r w:rsidRPr="009314EA">
              <w:rPr>
                <w:rFonts w:ascii="Arial" w:hAnsi="Arial" w:cs="Arial"/>
                <w:lang w:val="en-US"/>
              </w:rPr>
              <w:t>Integration Specification Document for Provider Technical Onboarding DOH Super App (DFD)</w:t>
            </w:r>
            <w:r w:rsidR="0078040D">
              <w:rPr>
                <w:rFonts w:ascii="Arial" w:hAnsi="Arial" w:cs="Arial"/>
                <w:lang w:val="en-US"/>
              </w:rPr>
              <w:t xml:space="preserve"> V.0.1.</w:t>
            </w:r>
            <w:r w:rsidR="00063BC9">
              <w:rPr>
                <w:rFonts w:ascii="Arial" w:hAnsi="Arial" w:cs="Arial"/>
                <w:lang w:val="en-US"/>
              </w:rPr>
              <w:t>7</w:t>
            </w:r>
          </w:p>
        </w:tc>
        <w:tc>
          <w:tcPr>
            <w:tcW w:w="5197" w:type="dxa"/>
          </w:tcPr>
          <w:p w:rsidRPr="009314EA" w:rsidR="009314EA" w:rsidP="009314EA" w:rsidRDefault="003F20D8" w14:paraId="554FA266" w14:textId="08600C29">
            <w:pPr>
              <w:pStyle w:val="NormalWeb"/>
              <w:spacing w:before="0" w:beforeAutospacing="0" w:after="0" w:afterAutospacing="0"/>
              <w:rPr>
                <w:rFonts w:ascii="Arial" w:hAnsi="Arial" w:cs="Arial"/>
                <w:lang w:val="en-US"/>
              </w:rPr>
            </w:pPr>
            <w:r w:rsidRPr="009314EA">
              <w:rPr>
                <w:rFonts w:ascii="Arial" w:hAnsi="Arial" w:cs="Arial"/>
                <w:lang w:val="en-US"/>
              </w:rPr>
              <w:t>Document describes</w:t>
            </w:r>
            <w:r w:rsidRPr="009314EA" w:rsidR="009314EA">
              <w:rPr>
                <w:rFonts w:ascii="Arial" w:hAnsi="Arial" w:cs="Arial"/>
                <w:lang w:val="en-US"/>
              </w:rPr>
              <w:t xml:space="preserve"> the technical </w:t>
            </w:r>
            <w:r w:rsidRPr="3BD9E860" w:rsidR="75D017A7">
              <w:rPr>
                <w:rFonts w:ascii="Arial" w:hAnsi="Arial" w:cs="Arial"/>
                <w:lang w:val="en-US"/>
              </w:rPr>
              <w:t>specifications</w:t>
            </w:r>
            <w:r w:rsidRPr="009314EA" w:rsidR="009314EA">
              <w:rPr>
                <w:rFonts w:ascii="Arial" w:hAnsi="Arial" w:cs="Arial"/>
                <w:lang w:val="en-US"/>
              </w:rPr>
              <w:t xml:space="preserve"> (APIs) to integrate with DOH Super App (DFD) through EMR systems of different providers.</w:t>
            </w:r>
          </w:p>
        </w:tc>
      </w:tr>
      <w:tr w:rsidR="009314EA" w:rsidTr="3BD9E860" w14:paraId="26CC7920" w14:textId="77777777">
        <w:trPr>
          <w:trHeight w:val="696"/>
        </w:trPr>
        <w:tc>
          <w:tcPr>
            <w:tcW w:w="4253" w:type="dxa"/>
          </w:tcPr>
          <w:p w:rsidRPr="00BC3C90" w:rsidR="009314EA" w:rsidP="009314EA" w:rsidRDefault="00B21012" w14:paraId="47A49711" w14:textId="7549D4D6">
            <w:pPr>
              <w:pStyle w:val="NormalWeb"/>
              <w:spacing w:before="0" w:beforeAutospacing="0" w:after="0" w:afterAutospacing="0"/>
              <w:rPr>
                <w:rFonts w:ascii="Arial" w:hAnsi="Arial" w:cs="Arial"/>
                <w:lang w:val="en-US"/>
              </w:rPr>
            </w:pPr>
            <w:r w:rsidRPr="00BC3C90">
              <w:rPr>
                <w:rFonts w:ascii="Arial" w:hAnsi="Arial" w:cs="Arial"/>
                <w:lang w:val="en-US"/>
              </w:rPr>
              <w:t xml:space="preserve">Azure </w:t>
            </w:r>
            <w:r w:rsidRPr="00BC3C90" w:rsidR="00C9243F">
              <w:rPr>
                <w:rFonts w:ascii="Arial" w:hAnsi="Arial" w:cs="Arial"/>
                <w:lang w:val="en-US"/>
              </w:rPr>
              <w:t>Platform Design</w:t>
            </w:r>
          </w:p>
        </w:tc>
        <w:tc>
          <w:tcPr>
            <w:tcW w:w="5197" w:type="dxa"/>
          </w:tcPr>
          <w:p w:rsidRPr="00BC3C90" w:rsidR="009314EA" w:rsidP="009314EA" w:rsidRDefault="00C9243F" w14:paraId="104449B6" w14:textId="6451CC4F">
            <w:pPr>
              <w:pStyle w:val="NormalWeb"/>
              <w:spacing w:before="0" w:beforeAutospacing="0" w:after="0" w:afterAutospacing="0"/>
              <w:rPr>
                <w:rFonts w:ascii="Arial" w:hAnsi="Arial" w:cs="Arial"/>
                <w:lang w:val="en-US"/>
              </w:rPr>
            </w:pPr>
            <w:r w:rsidRPr="00BC3C90">
              <w:rPr>
                <w:rFonts w:ascii="Arial" w:hAnsi="Arial" w:cs="Arial"/>
                <w:lang w:val="en-US"/>
              </w:rPr>
              <w:t>Document describe the Azure Web Platform design</w:t>
            </w:r>
            <w:r w:rsidRPr="00BC3C90" w:rsidR="00BC3C90">
              <w:rPr>
                <w:rFonts w:ascii="Arial" w:hAnsi="Arial" w:cs="Arial"/>
                <w:lang w:val="en-US"/>
              </w:rPr>
              <w:t xml:space="preserve"> for Sahatna Super App deployment</w:t>
            </w:r>
          </w:p>
        </w:tc>
      </w:tr>
    </w:tbl>
    <w:p w:rsidR="009306CB" w:rsidP="009306CB" w:rsidRDefault="009306CB" w14:paraId="19EAD506" w14:textId="77777777">
      <w:pPr>
        <w:jc w:val="center"/>
        <w:rPr>
          <w:rFonts w:ascii="Arial" w:hAnsi="Arial" w:cs="Arial"/>
          <w:sz w:val="28"/>
          <w:szCs w:val="28"/>
          <w:lang w:val="en-US"/>
        </w:rPr>
      </w:pPr>
    </w:p>
    <w:p w:rsidR="00FA01D9" w:rsidP="009306CB" w:rsidRDefault="00FA01D9" w14:paraId="04177E46" w14:textId="77777777">
      <w:pPr>
        <w:jc w:val="center"/>
        <w:rPr>
          <w:rFonts w:ascii="Arial" w:hAnsi="Arial" w:cs="Arial"/>
          <w:sz w:val="28"/>
          <w:szCs w:val="28"/>
          <w:lang w:val="en-US"/>
        </w:rPr>
      </w:pPr>
    </w:p>
    <w:p w:rsidR="00FA01D9" w:rsidP="009306CB" w:rsidRDefault="00FA01D9" w14:paraId="75C661D8" w14:textId="77777777">
      <w:pPr>
        <w:jc w:val="center"/>
        <w:rPr>
          <w:rFonts w:ascii="Arial" w:hAnsi="Arial" w:cs="Arial"/>
          <w:sz w:val="28"/>
          <w:szCs w:val="28"/>
          <w:lang w:val="en-US"/>
        </w:rPr>
      </w:pPr>
    </w:p>
    <w:p w:rsidR="00FA01D9" w:rsidP="009306CB" w:rsidRDefault="00FA01D9" w14:paraId="59D00ABA" w14:textId="77777777">
      <w:pPr>
        <w:jc w:val="center"/>
        <w:rPr>
          <w:rFonts w:ascii="Arial" w:hAnsi="Arial" w:cs="Arial"/>
          <w:sz w:val="28"/>
          <w:szCs w:val="28"/>
          <w:lang w:val="en-US"/>
        </w:rPr>
      </w:pPr>
    </w:p>
    <w:p w:rsidR="00FA01D9" w:rsidP="009306CB" w:rsidRDefault="00FA01D9" w14:paraId="6A5A993F" w14:textId="77777777">
      <w:pPr>
        <w:jc w:val="center"/>
        <w:rPr>
          <w:rFonts w:ascii="Arial" w:hAnsi="Arial" w:cs="Arial"/>
          <w:sz w:val="28"/>
          <w:szCs w:val="28"/>
          <w:lang w:val="en-US"/>
        </w:rPr>
      </w:pPr>
    </w:p>
    <w:p w:rsidRPr="00E80D25" w:rsidR="00FA01D9" w:rsidP="009306CB" w:rsidRDefault="00FA01D9" w14:paraId="09EC1952" w14:textId="77777777">
      <w:pPr>
        <w:jc w:val="center"/>
        <w:rPr>
          <w:rFonts w:ascii="Arial" w:hAnsi="Arial" w:cs="Arial"/>
          <w:sz w:val="28"/>
          <w:szCs w:val="28"/>
          <w:lang w:val="en-US"/>
        </w:rPr>
      </w:pPr>
    </w:p>
    <w:p w:rsidRPr="00B21012" w:rsidR="00DC1D63" w:rsidP="00360A7F" w:rsidRDefault="3B6683F4" w14:paraId="678AFC1A" w14:textId="65421657">
      <w:pPr>
        <w:pStyle w:val="Heading1"/>
      </w:pPr>
      <w:bookmarkStart w:name="_Toc203649687" w:id="6"/>
      <w:bookmarkStart w:name="_Toc1762204188" w:id="7"/>
      <w:r>
        <w:t>Architectural Design</w:t>
      </w:r>
      <w:bookmarkEnd w:id="6"/>
      <w:bookmarkEnd w:id="7"/>
    </w:p>
    <w:p w:rsidRPr="005A1C8B" w:rsidR="005E46AD" w:rsidP="005E46AD" w:rsidRDefault="005E46AD" w14:paraId="2C74F4FD" w14:textId="77777777">
      <w:pPr>
        <w:rPr>
          <w:rFonts w:ascii="Arial" w:hAnsi="Arial" w:cs="Arial"/>
          <w:lang w:val="en-US" w:eastAsia="zh-CN" w:bidi="hi-IN"/>
        </w:rPr>
      </w:pPr>
    </w:p>
    <w:p w:rsidRPr="00B21012" w:rsidR="005E46AD" w:rsidP="00C330D5" w:rsidRDefault="5EB7592A" w14:paraId="6CCC9F6E" w14:textId="158393CC">
      <w:pPr>
        <w:pStyle w:val="Heading2"/>
      </w:pPr>
      <w:bookmarkStart w:name="_Toc203649688" w:id="8"/>
      <w:bookmarkStart w:name="_Toc2134539165" w:id="9"/>
      <w:r>
        <w:t xml:space="preserve">Architecture </w:t>
      </w:r>
      <w:r w:rsidR="2B9C9A0F">
        <w:t>V</w:t>
      </w:r>
      <w:r>
        <w:t>ision</w:t>
      </w:r>
      <w:bookmarkEnd w:id="8"/>
      <w:bookmarkEnd w:id="9"/>
      <w:r>
        <w:t xml:space="preserve"> </w:t>
      </w:r>
    </w:p>
    <w:p w:rsidRPr="005A1C8B" w:rsidR="005E46AD" w:rsidP="005E46AD" w:rsidRDefault="005E46AD" w14:paraId="6F0B3E8C" w14:textId="77777777">
      <w:pPr>
        <w:rPr>
          <w:rFonts w:ascii="Arial" w:hAnsi="Arial" w:cs="Arial"/>
          <w:lang w:val="en-US" w:eastAsia="zh-CN" w:bidi="hi-IN"/>
        </w:rPr>
      </w:pPr>
    </w:p>
    <w:p w:rsidRPr="00B21012" w:rsidR="009306CB" w:rsidRDefault="0D73DF95" w14:paraId="0EA7D014" w14:textId="2F4EB173">
      <w:pPr>
        <w:pStyle w:val="Heading3"/>
        <w:pPrChange w:author="Mohmmad Modallal" w:date="2025-07-17T17:18:00Z" w16du:dateUtc="2025-07-17T13:18:00Z" w:id="10">
          <w:pPr>
            <w:pStyle w:val="NormalWeb"/>
            <w:numPr>
              <w:ilvl w:val="2"/>
              <w:numId w:val="7"/>
            </w:numPr>
            <w:shd w:val="clear" w:color="auto" w:fill="FFFFFF" w:themeFill="background1"/>
            <w:spacing w:before="0" w:beforeAutospacing="0" w:after="0" w:afterAutospacing="0"/>
            <w:ind w:left="709" w:hanging="709"/>
            <w:outlineLvl w:val="2"/>
          </w:pPr>
        </w:pPrChange>
      </w:pPr>
      <w:bookmarkStart w:name="_Toc203649689" w:id="11"/>
      <w:bookmarkStart w:name="_Toc2003158041" w:id="12"/>
      <w:r>
        <w:t>Architectur</w:t>
      </w:r>
      <w:r w:rsidR="2B9C9A0F">
        <w:rPr>
          <w:b w:val="0"/>
          <w:bCs w:val="0"/>
        </w:rPr>
        <w:t>al</w:t>
      </w:r>
      <w:r>
        <w:rPr>
          <w:b w:val="0"/>
          <w:bCs w:val="0"/>
        </w:rPr>
        <w:t xml:space="preserve"> </w:t>
      </w:r>
      <w:r w:rsidR="2B9C9A0F">
        <w:rPr>
          <w:b w:val="0"/>
          <w:bCs w:val="0"/>
        </w:rPr>
        <w:t>P</w:t>
      </w:r>
      <w:r>
        <w:rPr>
          <w:b w:val="0"/>
          <w:bCs w:val="0"/>
        </w:rPr>
        <w:t>rinciples</w:t>
      </w:r>
      <w:bookmarkEnd w:id="11"/>
      <w:bookmarkEnd w:id="12"/>
      <w:r>
        <w:rPr>
          <w:b w:val="0"/>
          <w:bCs w:val="0"/>
        </w:rPr>
        <w:t xml:space="preserve"> </w:t>
      </w:r>
    </w:p>
    <w:p w:rsidRPr="005A1C8B" w:rsidR="009306CB" w:rsidP="009306CB" w:rsidRDefault="009306CB" w14:paraId="56E648A9" w14:textId="77777777">
      <w:pPr>
        <w:shd w:val="clear" w:color="auto" w:fill="FFFFFF"/>
        <w:rPr>
          <w:rFonts w:ascii="Arial" w:hAnsi="Arial" w:eastAsia="Times New Roman" w:cs="Arial"/>
          <w:color w:val="1F1F1F"/>
          <w:lang w:val="en-US" w:eastAsia="ru-RU"/>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Look w:val="04A0" w:firstRow="1" w:lastRow="0" w:firstColumn="1" w:lastColumn="0" w:noHBand="0" w:noVBand="1"/>
      </w:tblPr>
      <w:tblGrid>
        <w:gridCol w:w="2375"/>
        <w:gridCol w:w="6635"/>
      </w:tblGrid>
      <w:tr w:rsidRPr="00E80D25" w:rsidR="009306CB" w:rsidTr="00033C71" w14:paraId="5BF7B954" w14:textId="77777777">
        <w:trPr>
          <w:tblHeader/>
        </w:trPr>
        <w:tc>
          <w:tcPr>
            <w:tcW w:w="2405" w:type="dxa"/>
            <w:shd w:val="clear" w:color="auto" w:fill="BFBFBF" w:themeFill="background1" w:themeFillShade="BF"/>
            <w:tcMar>
              <w:top w:w="90" w:type="dxa"/>
              <w:left w:w="195" w:type="dxa"/>
              <w:bottom w:w="90" w:type="dxa"/>
              <w:right w:w="195" w:type="dxa"/>
            </w:tcMar>
            <w:vAlign w:val="center"/>
            <w:hideMark/>
          </w:tcPr>
          <w:p w:rsidRPr="00E80D25" w:rsidR="009306CB" w:rsidP="00033C71" w:rsidRDefault="009306CB" w14:paraId="5B7E5A7A" w14:textId="77777777">
            <w:pPr>
              <w:spacing w:after="240"/>
              <w:rPr>
                <w:rFonts w:ascii="Arial" w:hAnsi="Arial" w:eastAsia="Times New Roman" w:cs="Arial"/>
                <w:b/>
                <w:bCs/>
                <w:color w:val="1F2328"/>
                <w:lang w:val="en-US" w:eastAsia="ru-RU"/>
              </w:rPr>
            </w:pPr>
            <w:r>
              <w:rPr>
                <w:rFonts w:ascii="Arial" w:hAnsi="Arial" w:eastAsia="Times New Roman" w:cs="Arial"/>
                <w:b/>
                <w:bCs/>
                <w:color w:val="1F2328"/>
                <w:lang w:val="en-US" w:eastAsia="ru-RU"/>
              </w:rPr>
              <w:t xml:space="preserve">Principle </w:t>
            </w:r>
          </w:p>
        </w:tc>
        <w:tc>
          <w:tcPr>
            <w:tcW w:w="6940" w:type="dxa"/>
            <w:shd w:val="clear" w:color="auto" w:fill="BFBFBF" w:themeFill="background1" w:themeFillShade="BF"/>
            <w:tcMar>
              <w:top w:w="90" w:type="dxa"/>
              <w:left w:w="195" w:type="dxa"/>
              <w:bottom w:w="90" w:type="dxa"/>
              <w:right w:w="195" w:type="dxa"/>
            </w:tcMar>
            <w:vAlign w:val="center"/>
            <w:hideMark/>
          </w:tcPr>
          <w:p w:rsidRPr="00E80D25" w:rsidR="009306CB" w:rsidP="00033C71" w:rsidRDefault="009306CB" w14:paraId="1961E76B" w14:textId="77777777">
            <w:pPr>
              <w:spacing w:after="240"/>
              <w:rPr>
                <w:rFonts w:ascii="Arial" w:hAnsi="Arial" w:eastAsia="Times New Roman" w:cs="Arial"/>
                <w:b/>
                <w:bCs/>
                <w:color w:val="1F2328"/>
                <w:lang w:val="en-US" w:eastAsia="ru-RU"/>
              </w:rPr>
            </w:pPr>
            <w:r>
              <w:rPr>
                <w:rFonts w:ascii="Arial" w:hAnsi="Arial" w:eastAsia="Times New Roman" w:cs="Arial"/>
                <w:b/>
                <w:bCs/>
                <w:color w:val="1F2328"/>
                <w:lang w:val="en-US" w:eastAsia="ru-RU"/>
              </w:rPr>
              <w:t>Description</w:t>
            </w:r>
          </w:p>
        </w:tc>
      </w:tr>
      <w:tr w:rsidRPr="00615E6C" w:rsidR="009306CB" w:rsidTr="00BC3C90" w14:paraId="4EA73900" w14:textId="77777777">
        <w:trPr>
          <w:trHeight w:val="834"/>
        </w:trPr>
        <w:tc>
          <w:tcPr>
            <w:tcW w:w="2405" w:type="dxa"/>
            <w:shd w:val="clear" w:color="auto" w:fill="FFFFFF"/>
            <w:tcMar>
              <w:top w:w="90" w:type="dxa"/>
              <w:left w:w="195" w:type="dxa"/>
              <w:bottom w:w="90" w:type="dxa"/>
              <w:right w:w="195" w:type="dxa"/>
            </w:tcMar>
            <w:hideMark/>
          </w:tcPr>
          <w:p w:rsidRPr="00BC3C90" w:rsidR="009306CB" w:rsidP="00BC3C90" w:rsidRDefault="009306CB" w14:paraId="498DB3F7"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Use an Incremental and Iterative Approach</w:t>
            </w:r>
          </w:p>
        </w:tc>
        <w:tc>
          <w:tcPr>
            <w:tcW w:w="6940" w:type="dxa"/>
            <w:shd w:val="clear" w:color="auto" w:fill="FFFFFF"/>
            <w:tcMar>
              <w:top w:w="90" w:type="dxa"/>
              <w:left w:w="195" w:type="dxa"/>
              <w:bottom w:w="90" w:type="dxa"/>
              <w:right w:w="195" w:type="dxa"/>
            </w:tcMar>
            <w:hideMark/>
          </w:tcPr>
          <w:p w:rsidRPr="00BC3C90" w:rsidR="009306CB" w:rsidP="00BC3C90" w:rsidRDefault="009306CB" w14:paraId="5C3DEC83"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Start with baseline architecture and then evolve candidate architectures by iterative testing to improve the architecture.</w:t>
            </w:r>
          </w:p>
        </w:tc>
      </w:tr>
      <w:tr w:rsidRPr="00615E6C" w:rsidR="009306CB" w:rsidTr="00BC3C90" w14:paraId="1FABD503" w14:textId="77777777">
        <w:trPr>
          <w:trHeight w:val="1533"/>
        </w:trPr>
        <w:tc>
          <w:tcPr>
            <w:tcW w:w="2405" w:type="dxa"/>
            <w:shd w:val="clear" w:color="auto" w:fill="FFFFFF"/>
            <w:tcMar>
              <w:top w:w="90" w:type="dxa"/>
              <w:left w:w="195" w:type="dxa"/>
              <w:bottom w:w="90" w:type="dxa"/>
              <w:right w:w="195" w:type="dxa"/>
            </w:tcMar>
            <w:hideMark/>
          </w:tcPr>
          <w:p w:rsidRPr="00BC3C90" w:rsidR="009306CB" w:rsidP="00BC3C90" w:rsidRDefault="009306CB" w14:paraId="0042A5EC" w14:textId="77777777">
            <w:pPr>
              <w:spacing w:line="276" w:lineRule="auto"/>
              <w:rPr>
                <w:rFonts w:ascii="Arial" w:hAnsi="Arial" w:eastAsia="Times New Roman" w:cs="Arial"/>
                <w:sz w:val="22"/>
                <w:szCs w:val="22"/>
                <w:lang w:eastAsia="ru-RU"/>
              </w:rPr>
            </w:pPr>
            <w:r w:rsidRPr="00BC3C90">
              <w:rPr>
                <w:rFonts w:ascii="Arial" w:hAnsi="Arial" w:eastAsia="Times New Roman" w:cs="Arial"/>
                <w:sz w:val="22"/>
                <w:szCs w:val="22"/>
                <w:lang w:val="en-US" w:eastAsia="ru-RU"/>
              </w:rPr>
              <w:t xml:space="preserve">Separation of Concerns </w:t>
            </w:r>
          </w:p>
        </w:tc>
        <w:tc>
          <w:tcPr>
            <w:tcW w:w="6940" w:type="dxa"/>
            <w:shd w:val="clear" w:color="auto" w:fill="FFFFFF"/>
            <w:tcMar>
              <w:top w:w="90" w:type="dxa"/>
              <w:left w:w="195" w:type="dxa"/>
              <w:bottom w:w="90" w:type="dxa"/>
              <w:right w:w="195" w:type="dxa"/>
            </w:tcMar>
            <w:hideMark/>
          </w:tcPr>
          <w:p w:rsidRPr="00BC3C90" w:rsidR="009306CB" w:rsidP="00BC3C90" w:rsidRDefault="009306CB" w14:paraId="17E3F7F3" w14:textId="4C9108FB">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 xml:space="preserve">Divide the components of the system into specific features so that there is no overlapping among the component's </w:t>
            </w:r>
            <w:r w:rsidRPr="00BC3C90" w:rsidR="00332837">
              <w:rPr>
                <w:rFonts w:ascii="Arial" w:hAnsi="Arial" w:eastAsia="Times New Roman" w:cs="Arial"/>
                <w:sz w:val="22"/>
                <w:szCs w:val="22"/>
                <w:lang w:val="en-US" w:eastAsia="ru-RU"/>
              </w:rPr>
              <w:t>functionalities</w:t>
            </w:r>
            <w:r w:rsidRPr="00BC3C90">
              <w:rPr>
                <w:rFonts w:ascii="Arial" w:hAnsi="Arial" w:eastAsia="Times New Roman" w:cs="Arial"/>
                <w:sz w:val="22"/>
                <w:szCs w:val="22"/>
                <w:lang w:val="en-US" w:eastAsia="ru-RU"/>
              </w:rPr>
              <w:t>. This will provide high cohesion and low coupling. This approach avoids the interdependency among components of the system which helps in maintaining the system easily.</w:t>
            </w:r>
          </w:p>
        </w:tc>
      </w:tr>
      <w:tr w:rsidRPr="00615E6C" w:rsidR="009306CB" w:rsidTr="00BC3C90" w14:paraId="5D491DBB" w14:textId="77777777">
        <w:tc>
          <w:tcPr>
            <w:tcW w:w="2405" w:type="dxa"/>
            <w:shd w:val="clear" w:color="auto" w:fill="FFFFFF"/>
            <w:tcMar>
              <w:top w:w="90" w:type="dxa"/>
              <w:left w:w="195" w:type="dxa"/>
              <w:bottom w:w="90" w:type="dxa"/>
              <w:right w:w="195" w:type="dxa"/>
            </w:tcMar>
            <w:hideMark/>
          </w:tcPr>
          <w:p w:rsidRPr="00BC3C90" w:rsidR="009306CB" w:rsidP="00BC3C90" w:rsidRDefault="009306CB" w14:paraId="1E178A9F"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Define the Communication Protocol between Components</w:t>
            </w:r>
          </w:p>
        </w:tc>
        <w:tc>
          <w:tcPr>
            <w:tcW w:w="6940" w:type="dxa"/>
            <w:shd w:val="clear" w:color="auto" w:fill="FFFFFF"/>
            <w:tcMar>
              <w:top w:w="90" w:type="dxa"/>
              <w:left w:w="195" w:type="dxa"/>
              <w:bottom w:w="90" w:type="dxa"/>
              <w:right w:w="195" w:type="dxa"/>
            </w:tcMar>
            <w:hideMark/>
          </w:tcPr>
          <w:p w:rsidRPr="00BC3C90" w:rsidR="009306CB" w:rsidP="00BC3C90" w:rsidRDefault="009306CB" w14:paraId="082DBA1A"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Understand how components will communicate with each other which requires a complete knowledge of deployment scenarios and the production environment.</w:t>
            </w:r>
          </w:p>
        </w:tc>
      </w:tr>
      <w:tr w:rsidRPr="00615E6C" w:rsidR="009306CB" w:rsidTr="00BC3C90" w14:paraId="7E304E85" w14:textId="77777777">
        <w:tc>
          <w:tcPr>
            <w:tcW w:w="2405" w:type="dxa"/>
            <w:shd w:val="clear" w:color="auto" w:fill="FFFFFF"/>
            <w:tcMar>
              <w:top w:w="90" w:type="dxa"/>
              <w:left w:w="195" w:type="dxa"/>
              <w:bottom w:w="90" w:type="dxa"/>
              <w:right w:w="195" w:type="dxa"/>
            </w:tcMar>
            <w:hideMark/>
          </w:tcPr>
          <w:p w:rsidRPr="00BC3C90" w:rsidR="009306CB" w:rsidP="00BC3C90" w:rsidRDefault="009306CB" w14:paraId="5906882B"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Buy vs Build</w:t>
            </w:r>
          </w:p>
        </w:tc>
        <w:tc>
          <w:tcPr>
            <w:tcW w:w="6940" w:type="dxa"/>
            <w:shd w:val="clear" w:color="auto" w:fill="FFFFFF"/>
            <w:tcMar>
              <w:top w:w="90" w:type="dxa"/>
              <w:left w:w="195" w:type="dxa"/>
              <w:bottom w:w="90" w:type="dxa"/>
              <w:right w:w="195" w:type="dxa"/>
            </w:tcMar>
            <w:hideMark/>
          </w:tcPr>
          <w:p w:rsidRPr="00BC3C90" w:rsidR="009306CB" w:rsidP="00BC3C90" w:rsidRDefault="009306CB" w14:paraId="6AA2AF69"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Prefer to reuse an existing functionality if it provides necessary support to address business needs</w:t>
            </w:r>
          </w:p>
        </w:tc>
      </w:tr>
      <w:tr w:rsidRPr="00615E6C" w:rsidR="009306CB" w:rsidTr="00BC3C90" w14:paraId="7932BDFA" w14:textId="77777777">
        <w:tc>
          <w:tcPr>
            <w:tcW w:w="2405" w:type="dxa"/>
            <w:shd w:val="clear" w:color="auto" w:fill="FFFFFF"/>
            <w:tcMar>
              <w:top w:w="90" w:type="dxa"/>
              <w:left w:w="195" w:type="dxa"/>
              <w:bottom w:w="90" w:type="dxa"/>
              <w:right w:w="195" w:type="dxa"/>
            </w:tcMar>
            <w:hideMark/>
          </w:tcPr>
          <w:p w:rsidRPr="00BC3C90" w:rsidR="009306CB" w:rsidP="00BC3C90" w:rsidRDefault="009306CB" w14:paraId="1E413C6E"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Design Exceptions and Exception Handling Mechanism</w:t>
            </w:r>
          </w:p>
        </w:tc>
        <w:tc>
          <w:tcPr>
            <w:tcW w:w="6940" w:type="dxa"/>
            <w:shd w:val="clear" w:color="auto" w:fill="FFFFFF"/>
            <w:tcMar>
              <w:top w:w="90" w:type="dxa"/>
              <w:left w:w="195" w:type="dxa"/>
              <w:bottom w:w="90" w:type="dxa"/>
              <w:right w:w="195" w:type="dxa"/>
            </w:tcMar>
            <w:hideMark/>
          </w:tcPr>
          <w:p w:rsidRPr="00BC3C90" w:rsidR="009306CB" w:rsidP="00BC3C90" w:rsidRDefault="009306CB" w14:paraId="47B80208" w14:textId="37E41171">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 xml:space="preserve">Defining exceptions in advance, helps the components to manage errors or unwanted situations </w:t>
            </w:r>
            <w:r w:rsidRPr="00BC3C90" w:rsidR="003F20D8">
              <w:rPr>
                <w:rFonts w:ascii="Arial" w:hAnsi="Arial" w:eastAsia="Times New Roman" w:cs="Arial"/>
                <w:sz w:val="22"/>
                <w:szCs w:val="22"/>
                <w:lang w:val="en-US" w:eastAsia="ru-RU"/>
              </w:rPr>
              <w:t>elegantly</w:t>
            </w:r>
            <w:r w:rsidRPr="00BC3C90">
              <w:rPr>
                <w:rFonts w:ascii="Arial" w:hAnsi="Arial" w:eastAsia="Times New Roman" w:cs="Arial"/>
                <w:sz w:val="22"/>
                <w:szCs w:val="22"/>
                <w:lang w:val="en-US" w:eastAsia="ru-RU"/>
              </w:rPr>
              <w:t>. The exception management will be the same throughout the system.</w:t>
            </w:r>
          </w:p>
        </w:tc>
      </w:tr>
      <w:tr w:rsidRPr="00615E6C" w:rsidR="009306CB" w:rsidTr="00BC3C90" w14:paraId="20FF8D7B" w14:textId="77777777">
        <w:tc>
          <w:tcPr>
            <w:tcW w:w="2405" w:type="dxa"/>
            <w:shd w:val="clear" w:color="auto" w:fill="FFFFFF"/>
            <w:tcMar>
              <w:top w:w="90" w:type="dxa"/>
              <w:left w:w="195" w:type="dxa"/>
              <w:bottom w:w="90" w:type="dxa"/>
              <w:right w:w="195" w:type="dxa"/>
            </w:tcMar>
          </w:tcPr>
          <w:p w:rsidRPr="00BC3C90" w:rsidR="009306CB" w:rsidP="00BC3C90" w:rsidRDefault="009306CB" w14:paraId="2AAF0E31"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Regulation requirements compliant</w:t>
            </w:r>
          </w:p>
        </w:tc>
        <w:tc>
          <w:tcPr>
            <w:tcW w:w="6940" w:type="dxa"/>
            <w:shd w:val="clear" w:color="auto" w:fill="FFFFFF"/>
            <w:tcMar>
              <w:top w:w="90" w:type="dxa"/>
              <w:left w:w="195" w:type="dxa"/>
              <w:bottom w:w="90" w:type="dxa"/>
              <w:right w:w="195" w:type="dxa"/>
            </w:tcMar>
          </w:tcPr>
          <w:p w:rsidRPr="00BC3C90" w:rsidR="009306CB" w:rsidP="00BC3C90" w:rsidRDefault="009306CB" w14:paraId="18C036B5" w14:textId="77777777">
            <w:pPr>
              <w:spacing w:line="276" w:lineRule="auto"/>
              <w:rPr>
                <w:rFonts w:ascii="Arial" w:hAnsi="Arial" w:eastAsia="Times New Roman" w:cs="Arial"/>
                <w:sz w:val="22"/>
                <w:szCs w:val="22"/>
                <w:lang w:val="en-US" w:eastAsia="ru-RU"/>
              </w:rPr>
            </w:pPr>
            <w:r w:rsidRPr="00BC3C90">
              <w:rPr>
                <w:rFonts w:ascii="Arial" w:hAnsi="Arial" w:eastAsia="Times New Roman" w:cs="Arial"/>
                <w:sz w:val="22"/>
                <w:szCs w:val="22"/>
                <w:lang w:val="en-US" w:eastAsia="ru-RU"/>
              </w:rPr>
              <w:t xml:space="preserve">The software solution has to be compliant with all regulation requirements applicable to the software solution’s type within the jurisdiction where the software solution will be implemented and will be exploited.  </w:t>
            </w:r>
          </w:p>
        </w:tc>
      </w:tr>
    </w:tbl>
    <w:p w:rsidRPr="005A1C8B" w:rsidR="009306CB" w:rsidP="009306CB" w:rsidRDefault="009306CB" w14:paraId="06E3655A" w14:textId="77777777">
      <w:pPr>
        <w:shd w:val="clear" w:color="auto" w:fill="FFFFFF"/>
        <w:rPr>
          <w:rFonts w:ascii="Arial" w:hAnsi="Arial" w:eastAsia="Times New Roman" w:cs="Arial"/>
          <w:color w:val="1F1F1F"/>
          <w:lang w:val="en-US" w:eastAsia="ru-RU"/>
        </w:rPr>
      </w:pPr>
    </w:p>
    <w:p w:rsidRPr="005A1C8B" w:rsidR="009306CB" w:rsidP="009306CB" w:rsidRDefault="009306CB" w14:paraId="5CB3F3FA" w14:textId="77777777">
      <w:pPr>
        <w:shd w:val="clear" w:color="auto" w:fill="FFFFFF"/>
        <w:rPr>
          <w:rFonts w:ascii="Arial" w:hAnsi="Arial" w:eastAsia="Times New Roman" w:cs="Arial"/>
          <w:color w:val="1F1F1F"/>
          <w:lang w:val="en-US" w:eastAsia="ru-RU"/>
        </w:rPr>
      </w:pPr>
    </w:p>
    <w:p w:rsidR="009306CB" w:rsidP="009306CB" w:rsidRDefault="009306CB" w14:paraId="7EA3A631" w14:textId="77777777">
      <w:pPr>
        <w:shd w:val="clear" w:color="auto" w:fill="FFFFFF"/>
        <w:rPr>
          <w:rFonts w:ascii="Arial" w:hAnsi="Arial" w:eastAsia="Times New Roman" w:cs="Arial"/>
          <w:color w:val="1F1F1F"/>
          <w:lang w:val="en-US" w:eastAsia="ru-RU"/>
        </w:rPr>
      </w:pPr>
    </w:p>
    <w:p w:rsidR="002F462A" w:rsidP="009306CB" w:rsidRDefault="002F462A" w14:paraId="43E8A796" w14:textId="77777777">
      <w:pPr>
        <w:shd w:val="clear" w:color="auto" w:fill="FFFFFF"/>
        <w:rPr>
          <w:rFonts w:ascii="Arial" w:hAnsi="Arial" w:eastAsia="Times New Roman" w:cs="Arial"/>
          <w:color w:val="1F1F1F"/>
          <w:lang w:val="en-US" w:eastAsia="ru-RU"/>
        </w:rPr>
      </w:pPr>
    </w:p>
    <w:p w:rsidR="002F462A" w:rsidP="009306CB" w:rsidRDefault="002F462A" w14:paraId="60DF0E42" w14:textId="77777777">
      <w:pPr>
        <w:shd w:val="clear" w:color="auto" w:fill="FFFFFF"/>
        <w:rPr>
          <w:rFonts w:ascii="Arial" w:hAnsi="Arial" w:eastAsia="Times New Roman" w:cs="Arial"/>
          <w:color w:val="1F1F1F"/>
          <w:lang w:val="en-US" w:eastAsia="ru-RU"/>
        </w:rPr>
      </w:pPr>
    </w:p>
    <w:p w:rsidR="002F462A" w:rsidP="009306CB" w:rsidRDefault="002F462A" w14:paraId="05C31340" w14:textId="77777777">
      <w:pPr>
        <w:shd w:val="clear" w:color="auto" w:fill="FFFFFF"/>
        <w:rPr>
          <w:rFonts w:ascii="Arial" w:hAnsi="Arial" w:eastAsia="Times New Roman" w:cs="Arial"/>
          <w:color w:val="1F1F1F"/>
          <w:lang w:val="en-US" w:eastAsia="ru-RU"/>
        </w:rPr>
      </w:pPr>
    </w:p>
    <w:p w:rsidR="002F462A" w:rsidP="009306CB" w:rsidRDefault="002F462A" w14:paraId="797FBD77" w14:textId="77777777">
      <w:pPr>
        <w:shd w:val="clear" w:color="auto" w:fill="FFFFFF"/>
        <w:rPr>
          <w:rFonts w:ascii="Arial" w:hAnsi="Arial" w:eastAsia="Times New Roman" w:cs="Arial"/>
          <w:color w:val="1F1F1F"/>
          <w:lang w:val="en-US" w:eastAsia="ru-RU"/>
        </w:rPr>
      </w:pPr>
    </w:p>
    <w:p w:rsidR="002F462A" w:rsidP="009306CB" w:rsidRDefault="002F462A" w14:paraId="3BFD6586" w14:textId="77777777">
      <w:pPr>
        <w:shd w:val="clear" w:color="auto" w:fill="FFFFFF"/>
        <w:rPr>
          <w:rFonts w:ascii="Arial" w:hAnsi="Arial" w:eastAsia="Times New Roman" w:cs="Arial"/>
          <w:color w:val="1F1F1F"/>
          <w:lang w:val="en-US" w:eastAsia="ru-RU"/>
        </w:rPr>
      </w:pPr>
    </w:p>
    <w:p w:rsidR="002F462A" w:rsidP="009306CB" w:rsidRDefault="002F462A" w14:paraId="63749187" w14:textId="77777777">
      <w:pPr>
        <w:shd w:val="clear" w:color="auto" w:fill="FFFFFF"/>
        <w:rPr>
          <w:rFonts w:ascii="Arial" w:hAnsi="Arial" w:eastAsia="Times New Roman" w:cs="Arial"/>
          <w:color w:val="1F1F1F"/>
          <w:lang w:val="en-US" w:eastAsia="ru-RU"/>
        </w:rPr>
      </w:pPr>
    </w:p>
    <w:p w:rsidR="002F462A" w:rsidP="009306CB" w:rsidRDefault="002F462A" w14:paraId="3689A393" w14:textId="77777777">
      <w:pPr>
        <w:shd w:val="clear" w:color="auto" w:fill="FFFFFF"/>
        <w:rPr>
          <w:rFonts w:ascii="Arial" w:hAnsi="Arial" w:eastAsia="Times New Roman" w:cs="Arial"/>
          <w:color w:val="1F1F1F"/>
          <w:lang w:val="en-US" w:eastAsia="ru-RU"/>
        </w:rPr>
      </w:pPr>
    </w:p>
    <w:p w:rsidRPr="005A1C8B" w:rsidR="002F462A" w:rsidP="009306CB" w:rsidRDefault="002F462A" w14:paraId="309593F0" w14:textId="77777777">
      <w:pPr>
        <w:shd w:val="clear" w:color="auto" w:fill="FFFFFF"/>
        <w:rPr>
          <w:rFonts w:ascii="Arial" w:hAnsi="Arial" w:eastAsia="Times New Roman" w:cs="Arial"/>
          <w:color w:val="1F1F1F"/>
          <w:lang w:val="en-US" w:eastAsia="ru-RU"/>
        </w:rPr>
      </w:pPr>
    </w:p>
    <w:p w:rsidRPr="005A1C8B" w:rsidR="005E46AD" w:rsidP="005E46AD" w:rsidRDefault="005E46AD" w14:paraId="306028FC" w14:textId="7A4CD044">
      <w:pPr>
        <w:rPr>
          <w:rFonts w:ascii="Arial" w:hAnsi="Arial" w:cs="Arial"/>
          <w:lang w:val="en-US" w:eastAsia="zh-CN" w:bidi="hi-IN"/>
        </w:rPr>
      </w:pPr>
    </w:p>
    <w:p w:rsidRPr="005A1C8B" w:rsidR="002947EB" w:rsidP="002947EB" w:rsidRDefault="005E46AD" w14:paraId="59552DBC" w14:textId="1F40F672">
      <w:pPr>
        <w:rPr>
          <w:rFonts w:ascii="Arial" w:hAnsi="Arial" w:cs="Arial"/>
          <w:lang w:val="en-US" w:eastAsia="zh-CN" w:bidi="hi-IN"/>
        </w:rPr>
      </w:pPr>
      <w:r w:rsidRPr="005A1C8B">
        <w:rPr>
          <w:rFonts w:ascii="Arial" w:hAnsi="Arial" w:cs="Arial"/>
          <w:lang w:val="en-US" w:eastAsia="zh-CN" w:bidi="hi-IN"/>
        </w:rPr>
        <w:t xml:space="preserve">         </w:t>
      </w:r>
    </w:p>
    <w:p w:rsidRPr="00B21012" w:rsidR="009306CB" w:rsidRDefault="0D73DF95" w14:paraId="7D6B5441" w14:textId="77777777">
      <w:pPr>
        <w:pStyle w:val="Heading3"/>
        <w:pPrChange w:author="Mohmmad Modallal" w:date="2025-07-17T17:18:00Z" w16du:dateUtc="2025-07-17T13:18:00Z" w:id="13">
          <w:pPr>
            <w:pStyle w:val="NormalWeb"/>
            <w:numPr>
              <w:ilvl w:val="2"/>
              <w:numId w:val="7"/>
            </w:numPr>
            <w:shd w:val="clear" w:color="auto" w:fill="FFFFFF" w:themeFill="background1"/>
            <w:spacing w:before="0" w:beforeAutospacing="0" w:after="0" w:afterAutospacing="0"/>
            <w:ind w:left="709" w:hanging="709"/>
            <w:outlineLvl w:val="2"/>
          </w:pPr>
        </w:pPrChange>
      </w:pPr>
      <w:bookmarkStart w:name="_Toc203649690" w:id="14"/>
      <w:bookmarkStart w:name="_Toc282790931" w:id="15"/>
      <w:r>
        <w:t>Core system requirements</w:t>
      </w:r>
      <w:bookmarkEnd w:id="14"/>
      <w:bookmarkEnd w:id="15"/>
    </w:p>
    <w:p w:rsidRPr="005A1C8B" w:rsidR="009306CB" w:rsidP="009306CB" w:rsidRDefault="009306CB" w14:paraId="198C2C50" w14:textId="77777777">
      <w:pPr>
        <w:shd w:val="clear" w:color="auto" w:fill="FFFFFF"/>
        <w:rPr>
          <w:rFonts w:ascii="Arial" w:hAnsi="Arial" w:eastAsia="Times New Roman" w:cs="Arial"/>
          <w:color w:val="1F1F1F"/>
          <w:lang w:val="en-US" w:eastAsia="ru-RU"/>
        </w:rPr>
      </w:pPr>
    </w:p>
    <w:p w:rsidRPr="005A1C8B" w:rsidR="009306CB" w:rsidP="009306CB" w:rsidRDefault="009306CB" w14:paraId="0089D05B" w14:textId="77777777">
      <w:pPr>
        <w:shd w:val="clear" w:color="auto" w:fill="FFFFFF"/>
        <w:rPr>
          <w:rFonts w:ascii="Arial" w:hAnsi="Arial" w:eastAsia="Times New Roman" w:cs="Arial"/>
          <w:color w:val="1F1F1F"/>
          <w:lang w:val="en-US" w:eastAsia="ru-RU"/>
        </w:rPr>
      </w:pPr>
      <w:r w:rsidRPr="005A1C8B">
        <w:rPr>
          <w:rFonts w:ascii="Arial" w:hAnsi="Arial" w:eastAsia="Times New Roman" w:cs="Arial"/>
          <w:color w:val="1F1F1F"/>
          <w:lang w:val="en-US" w:eastAsia="ru-RU"/>
        </w:rPr>
        <w:t xml:space="preserve">  </w:t>
      </w:r>
    </w:p>
    <w:tbl>
      <w:tblPr>
        <w:tblStyle w:val="TableGrid"/>
        <w:tblW w:w="9493" w:type="dxa"/>
        <w:tblInd w:w="0" w:type="dxa"/>
        <w:tblLook w:val="04A0" w:firstRow="1" w:lastRow="0" w:firstColumn="1" w:lastColumn="0" w:noHBand="0" w:noVBand="1"/>
      </w:tblPr>
      <w:tblGrid>
        <w:gridCol w:w="2116"/>
        <w:gridCol w:w="7377"/>
      </w:tblGrid>
      <w:tr w:rsidRPr="00370F23" w:rsidR="009306CB" w:rsidTr="00901E64" w14:paraId="26F368CF" w14:textId="77777777">
        <w:trPr>
          <w:tblHeader/>
        </w:trPr>
        <w:tc>
          <w:tcPr>
            <w:tcW w:w="2116" w:type="dxa"/>
            <w:shd w:val="clear" w:color="auto" w:fill="BFBFBF" w:themeFill="background1" w:themeFillShade="BF"/>
          </w:tcPr>
          <w:p w:rsidRPr="00B21012" w:rsidR="009306CB" w:rsidP="00033C71" w:rsidRDefault="009306CB" w14:paraId="420AE27D" w14:textId="77777777">
            <w:pPr>
              <w:rPr>
                <w:rFonts w:ascii="Arial" w:hAnsi="Arial" w:eastAsia="Times New Roman" w:cs="Arial"/>
                <w:b/>
                <w:bCs/>
                <w:color w:val="1F1F1F"/>
                <w:sz w:val="24"/>
                <w:szCs w:val="24"/>
                <w:lang w:eastAsia="ru-RU"/>
              </w:rPr>
            </w:pPr>
            <w:bookmarkStart w:name="_Hlk152628189" w:id="16"/>
            <w:r w:rsidRPr="00B21012">
              <w:rPr>
                <w:rFonts w:ascii="Arial" w:hAnsi="Arial" w:eastAsia="Times New Roman" w:cs="Arial"/>
                <w:b/>
                <w:bCs/>
                <w:color w:val="1F1F1F"/>
                <w:lang w:eastAsia="ru-RU"/>
              </w:rPr>
              <w:t>Requirement</w:t>
            </w:r>
          </w:p>
        </w:tc>
        <w:tc>
          <w:tcPr>
            <w:tcW w:w="7377" w:type="dxa"/>
            <w:shd w:val="clear" w:color="auto" w:fill="BFBFBF" w:themeFill="background1" w:themeFillShade="BF"/>
          </w:tcPr>
          <w:p w:rsidRPr="00B21012" w:rsidR="009306CB" w:rsidP="00033C71" w:rsidRDefault="009306CB" w14:paraId="369FAE6D" w14:textId="77777777">
            <w:pPr>
              <w:rPr>
                <w:rFonts w:ascii="Arial" w:hAnsi="Arial" w:eastAsia="Times New Roman" w:cs="Arial"/>
                <w:b/>
                <w:bCs/>
                <w:color w:val="1F1F1F"/>
                <w:sz w:val="24"/>
                <w:szCs w:val="24"/>
                <w:lang w:eastAsia="ru-RU"/>
              </w:rPr>
            </w:pPr>
            <w:r w:rsidRPr="00B21012">
              <w:rPr>
                <w:rFonts w:ascii="Arial" w:hAnsi="Arial" w:eastAsia="Times New Roman" w:cs="Arial"/>
                <w:b/>
                <w:bCs/>
                <w:color w:val="1F1F1F"/>
                <w:lang w:eastAsia="ru-RU"/>
              </w:rPr>
              <w:t>Description</w:t>
            </w:r>
          </w:p>
        </w:tc>
      </w:tr>
      <w:tr w:rsidRPr="00615E6C" w:rsidR="009306CB" w:rsidTr="00901E64" w14:paraId="02DA780B" w14:textId="77777777">
        <w:tc>
          <w:tcPr>
            <w:tcW w:w="2116" w:type="dxa"/>
          </w:tcPr>
          <w:p w:rsidRPr="00370F23" w:rsidR="009306CB" w:rsidP="00033C71" w:rsidRDefault="009306CB" w14:paraId="67F09DF6" w14:textId="77777777">
            <w:pPr>
              <w:rPr>
                <w:rFonts w:ascii="Arial" w:hAnsi="Arial" w:eastAsia="Times New Roman" w:cs="Arial"/>
                <w:color w:val="1F1F1F"/>
                <w:lang w:eastAsia="ru-RU"/>
              </w:rPr>
            </w:pPr>
            <w:r w:rsidRPr="00370F23">
              <w:rPr>
                <w:rFonts w:ascii="Arial" w:hAnsi="Arial" w:eastAsia="Times New Roman" w:cs="Arial"/>
                <w:color w:val="1F1F1F"/>
                <w:lang w:eastAsia="ru-RU"/>
              </w:rPr>
              <w:t xml:space="preserve">Scalability </w:t>
            </w:r>
          </w:p>
        </w:tc>
        <w:tc>
          <w:tcPr>
            <w:tcW w:w="7377" w:type="dxa"/>
          </w:tcPr>
          <w:p w:rsidRPr="00DC1D63" w:rsidR="009306CB" w:rsidP="00A16447" w:rsidRDefault="009306CB" w14:paraId="41841305" w14:textId="0AC9C7C1">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The system must quickly and automatically cater to an increasing number of users.</w:t>
            </w:r>
          </w:p>
        </w:tc>
      </w:tr>
      <w:tr w:rsidRPr="00615E6C" w:rsidR="009306CB" w:rsidTr="00901E64" w14:paraId="08250E92" w14:textId="77777777">
        <w:tc>
          <w:tcPr>
            <w:tcW w:w="2116" w:type="dxa"/>
          </w:tcPr>
          <w:p w:rsidRPr="00370F23" w:rsidR="009306CB" w:rsidP="00033C71" w:rsidRDefault="009306CB" w14:paraId="123BED94" w14:textId="77777777">
            <w:pPr>
              <w:rPr>
                <w:rFonts w:ascii="Arial" w:hAnsi="Arial" w:eastAsia="Times New Roman" w:cs="Arial"/>
                <w:color w:val="1F1F1F"/>
                <w:lang w:eastAsia="ru-RU"/>
              </w:rPr>
            </w:pPr>
            <w:r w:rsidRPr="00370F23">
              <w:rPr>
                <w:rFonts w:ascii="Arial" w:hAnsi="Arial" w:eastAsia="Times New Roman" w:cs="Arial"/>
                <w:color w:val="1F1F1F"/>
                <w:lang w:eastAsia="ru-RU"/>
              </w:rPr>
              <w:t>Availability</w:t>
            </w:r>
          </w:p>
        </w:tc>
        <w:tc>
          <w:tcPr>
            <w:tcW w:w="7377" w:type="dxa"/>
          </w:tcPr>
          <w:p w:rsidRPr="0055402B" w:rsidR="009306CB" w:rsidP="00A16447" w:rsidRDefault="009306CB" w14:paraId="2016075C"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B823EF">
              <w:rPr>
                <w:rFonts w:ascii="Arial" w:hAnsi="Arial" w:eastAsia="Times New Roman" w:cs="Arial"/>
                <w:color w:val="1F2328"/>
                <w:szCs w:val="22"/>
                <w:lang w:val="en-US" w:eastAsia="ru-RU" w:bidi="ar-SA"/>
              </w:rPr>
              <w:t xml:space="preserve">The system must be </w:t>
            </w:r>
            <w:r>
              <w:rPr>
                <w:rFonts w:ascii="Arial" w:hAnsi="Arial" w:eastAsia="Times New Roman" w:cs="Arial"/>
                <w:color w:val="1F2328"/>
                <w:szCs w:val="22"/>
                <w:lang w:val="en-US" w:eastAsia="ru-RU" w:bidi="ar-SA"/>
              </w:rPr>
              <w:t>highly</w:t>
            </w:r>
            <w:r w:rsidRPr="00B823EF">
              <w:rPr>
                <w:rFonts w:ascii="Arial" w:hAnsi="Arial" w:eastAsia="Times New Roman" w:cs="Arial"/>
                <w:color w:val="1F2328"/>
                <w:szCs w:val="22"/>
                <w:lang w:val="en-US" w:eastAsia="ru-RU" w:bidi="ar-SA"/>
              </w:rPr>
              <w:t xml:space="preserve"> available to </w:t>
            </w:r>
            <w:r>
              <w:rPr>
                <w:rFonts w:ascii="Arial" w:hAnsi="Arial" w:eastAsia="Times New Roman" w:cs="Arial"/>
                <w:color w:val="1F2328"/>
                <w:szCs w:val="22"/>
                <w:lang w:val="en-US" w:eastAsia="ru-RU" w:bidi="ar-SA"/>
              </w:rPr>
              <w:t>fulfill</w:t>
            </w:r>
            <w:r w:rsidRPr="00B823EF">
              <w:rPr>
                <w:rFonts w:ascii="Arial" w:hAnsi="Arial" w:eastAsia="Times New Roman" w:cs="Arial"/>
                <w:color w:val="1F2328"/>
                <w:szCs w:val="22"/>
                <w:lang w:val="en-US" w:eastAsia="ru-RU" w:bidi="ar-SA"/>
              </w:rPr>
              <w:t xml:space="preserve"> </w:t>
            </w:r>
            <w:r>
              <w:rPr>
                <w:rFonts w:ascii="Arial" w:hAnsi="Arial" w:eastAsia="Times New Roman" w:cs="Arial"/>
                <w:color w:val="1F2328"/>
                <w:szCs w:val="22"/>
                <w:lang w:val="en-US" w:eastAsia="ru-RU" w:bidi="ar-SA"/>
              </w:rPr>
              <w:t>ongoing</w:t>
            </w:r>
            <w:r w:rsidRPr="00B823EF">
              <w:rPr>
                <w:rFonts w:ascii="Arial" w:hAnsi="Arial" w:eastAsia="Times New Roman" w:cs="Arial"/>
                <w:color w:val="1F2328"/>
                <w:szCs w:val="22"/>
                <w:lang w:val="en-US" w:eastAsia="ru-RU" w:bidi="ar-SA"/>
              </w:rPr>
              <w:t xml:space="preserve"> customer </w:t>
            </w:r>
            <w:r>
              <w:rPr>
                <w:rFonts w:ascii="Arial" w:hAnsi="Arial" w:eastAsia="Times New Roman" w:cs="Arial"/>
                <w:color w:val="1F2328"/>
                <w:szCs w:val="22"/>
                <w:lang w:val="en-US" w:eastAsia="ru-RU" w:bidi="ar-SA"/>
              </w:rPr>
              <w:t>needs</w:t>
            </w:r>
            <w:r w:rsidRPr="00B823EF">
              <w:rPr>
                <w:rFonts w:ascii="Arial" w:hAnsi="Arial" w:eastAsia="Times New Roman" w:cs="Arial"/>
                <w:color w:val="1F2328"/>
                <w:szCs w:val="22"/>
                <w:lang w:val="en-US" w:eastAsia="ru-RU" w:bidi="ar-SA"/>
              </w:rPr>
              <w:t xml:space="preserve"> and available to integrate with other 3rd party systems</w:t>
            </w:r>
            <w:r w:rsidRPr="00370F23">
              <w:rPr>
                <w:rFonts w:ascii="Arial" w:hAnsi="Arial" w:eastAsia="Times New Roman" w:cs="Arial"/>
                <w:color w:val="1F2328"/>
                <w:szCs w:val="22"/>
                <w:lang w:val="en-US" w:eastAsia="ru-RU" w:bidi="ar-SA"/>
              </w:rPr>
              <w:t>.</w:t>
            </w:r>
          </w:p>
        </w:tc>
      </w:tr>
      <w:tr w:rsidRPr="00615E6C" w:rsidR="009306CB" w:rsidTr="00901E64" w14:paraId="1C5DA317" w14:textId="77777777">
        <w:tc>
          <w:tcPr>
            <w:tcW w:w="2116" w:type="dxa"/>
          </w:tcPr>
          <w:p w:rsidRPr="00370F23" w:rsidR="009306CB" w:rsidP="00033C71" w:rsidRDefault="009306CB" w14:paraId="53DFCB4D" w14:textId="77777777">
            <w:pPr>
              <w:rPr>
                <w:rFonts w:ascii="Arial" w:hAnsi="Arial" w:eastAsia="Times New Roman" w:cs="Arial"/>
                <w:color w:val="1F1F1F"/>
                <w:lang w:eastAsia="ru-RU"/>
              </w:rPr>
            </w:pPr>
            <w:r w:rsidRPr="00370F23">
              <w:rPr>
                <w:rFonts w:ascii="Arial" w:hAnsi="Arial" w:eastAsia="Times New Roman" w:cs="Arial"/>
                <w:color w:val="1F1F1F"/>
                <w:lang w:eastAsia="ru-RU"/>
              </w:rPr>
              <w:t xml:space="preserve">Elasticity </w:t>
            </w:r>
          </w:p>
        </w:tc>
        <w:tc>
          <w:tcPr>
            <w:tcW w:w="7377" w:type="dxa"/>
          </w:tcPr>
          <w:p w:rsidRPr="00795811" w:rsidR="009306CB" w:rsidP="00A16447" w:rsidRDefault="009306CB" w14:paraId="4B8719F8"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Scalability is required for elasticity, but not the other way around.</w:t>
            </w:r>
          </w:p>
          <w:p w:rsidRPr="0055402B" w:rsidR="009306CB" w:rsidP="00A16447" w:rsidRDefault="009306CB" w14:paraId="18FC267F"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The system must quickly and automatically cater to a bust in the incoming requests.</w:t>
            </w:r>
          </w:p>
        </w:tc>
      </w:tr>
      <w:tr w:rsidRPr="00615E6C" w:rsidR="009306CB" w:rsidTr="00901E64" w14:paraId="5E8A838A" w14:textId="77777777">
        <w:tc>
          <w:tcPr>
            <w:tcW w:w="2116" w:type="dxa"/>
          </w:tcPr>
          <w:p w:rsidRPr="00370F23" w:rsidR="009306CB" w:rsidP="00033C71" w:rsidRDefault="009306CB" w14:paraId="4F4671BC" w14:textId="77777777">
            <w:pPr>
              <w:rPr>
                <w:rFonts w:ascii="Arial" w:hAnsi="Arial" w:eastAsia="Times New Roman" w:cs="Arial"/>
                <w:color w:val="1F1F1F"/>
                <w:lang w:eastAsia="ru-RU"/>
              </w:rPr>
            </w:pPr>
            <w:r w:rsidRPr="00370F23">
              <w:rPr>
                <w:rFonts w:ascii="Arial" w:hAnsi="Arial" w:eastAsia="Times New Roman" w:cs="Arial"/>
                <w:color w:val="1F1F1F"/>
                <w:lang w:eastAsia="ru-RU"/>
              </w:rPr>
              <w:t xml:space="preserve">Extensibility </w:t>
            </w:r>
          </w:p>
        </w:tc>
        <w:tc>
          <w:tcPr>
            <w:tcW w:w="7377" w:type="dxa"/>
          </w:tcPr>
          <w:p w:rsidRPr="00795811" w:rsidR="009306CB" w:rsidP="00A16447" w:rsidRDefault="009306CB" w14:paraId="5C8624F8" w14:textId="54B43889">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 xml:space="preserve">The level of extensibility reflects how easy it is to extend or enhance the software system. Software systems that are designed to be extensible </w:t>
            </w:r>
            <w:r w:rsidR="00DC1D63">
              <w:rPr>
                <w:rFonts w:ascii="Arial" w:hAnsi="Arial" w:eastAsia="Times New Roman" w:cs="Arial"/>
                <w:color w:val="1F2328"/>
                <w:szCs w:val="22"/>
                <w:lang w:val="en-US" w:eastAsia="ru-RU" w:bidi="ar-SA"/>
              </w:rPr>
              <w:t>consider future growth</w:t>
            </w:r>
            <w:r w:rsidRPr="00795811">
              <w:rPr>
                <w:rFonts w:ascii="Arial" w:hAnsi="Arial" w:eastAsia="Times New Roman" w:cs="Arial"/>
                <w:color w:val="1F2328"/>
                <w:szCs w:val="22"/>
                <w:lang w:val="en-US" w:eastAsia="ru-RU" w:bidi="ar-SA"/>
              </w:rPr>
              <w:t xml:space="preserve"> by anticipating the need to add new functionality.</w:t>
            </w:r>
          </w:p>
          <w:p w:rsidRPr="00795811" w:rsidR="009306CB" w:rsidP="00A16447" w:rsidRDefault="009306CB" w14:paraId="2145189C"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 xml:space="preserve">It also </w:t>
            </w:r>
            <w:r>
              <w:rPr>
                <w:rFonts w:ascii="Arial" w:hAnsi="Arial" w:eastAsia="Times New Roman" w:cs="Arial"/>
                <w:color w:val="1F2328"/>
                <w:szCs w:val="22"/>
                <w:lang w:val="en-US" w:eastAsia="ru-RU" w:bidi="ar-SA"/>
              </w:rPr>
              <w:t>enables</w:t>
            </w:r>
            <w:r w:rsidRPr="00795811">
              <w:rPr>
                <w:rFonts w:ascii="Arial" w:hAnsi="Arial" w:eastAsia="Times New Roman" w:cs="Arial"/>
                <w:color w:val="1F2328"/>
                <w:szCs w:val="22"/>
                <w:lang w:val="en-US" w:eastAsia="ru-RU" w:bidi="ar-SA"/>
              </w:rPr>
              <w:t xml:space="preserve"> our platform to quickly do experiments.</w:t>
            </w:r>
          </w:p>
          <w:p w:rsidRPr="0055402B" w:rsidR="009306CB" w:rsidP="00A16447" w:rsidRDefault="009306CB" w14:paraId="72CDDC54"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 xml:space="preserve">There are different integration points to this system so it should be easily </w:t>
            </w:r>
            <w:r>
              <w:rPr>
                <w:rFonts w:ascii="Arial" w:hAnsi="Arial" w:eastAsia="Times New Roman" w:cs="Arial"/>
                <w:color w:val="1F2328"/>
                <w:szCs w:val="22"/>
                <w:lang w:val="en-US" w:eastAsia="ru-RU" w:bidi="ar-SA"/>
              </w:rPr>
              <w:t>extendible</w:t>
            </w:r>
            <w:r w:rsidRPr="00795811">
              <w:rPr>
                <w:rFonts w:ascii="Arial" w:hAnsi="Arial" w:eastAsia="Times New Roman" w:cs="Arial"/>
                <w:color w:val="1F2328"/>
                <w:szCs w:val="22"/>
                <w:lang w:val="en-US" w:eastAsia="ru-RU" w:bidi="ar-SA"/>
              </w:rPr>
              <w:t xml:space="preserve"> for any such future needs (new integration point, new engagement model</w:t>
            </w:r>
            <w:r>
              <w:rPr>
                <w:rFonts w:ascii="Arial" w:hAnsi="Arial" w:eastAsia="Times New Roman" w:cs="Arial"/>
                <w:color w:val="1F2328"/>
                <w:szCs w:val="22"/>
                <w:lang w:val="en-US" w:eastAsia="ru-RU" w:bidi="ar-SA"/>
              </w:rPr>
              <w:t>,</w:t>
            </w:r>
            <w:r w:rsidRPr="00795811">
              <w:rPr>
                <w:rFonts w:ascii="Arial" w:hAnsi="Arial" w:eastAsia="Times New Roman" w:cs="Arial"/>
                <w:color w:val="1F2328"/>
                <w:szCs w:val="22"/>
                <w:lang w:val="en-US" w:eastAsia="ru-RU" w:bidi="ar-SA"/>
              </w:rPr>
              <w:t xml:space="preserve"> etc.)</w:t>
            </w:r>
          </w:p>
        </w:tc>
      </w:tr>
      <w:tr w:rsidRPr="00615E6C" w:rsidR="009306CB" w:rsidTr="00901E64" w14:paraId="437DCF35" w14:textId="77777777">
        <w:tc>
          <w:tcPr>
            <w:tcW w:w="2116" w:type="dxa"/>
          </w:tcPr>
          <w:p w:rsidRPr="00370F23" w:rsidR="009306CB" w:rsidP="00033C71" w:rsidRDefault="009306CB" w14:paraId="02E53D3F" w14:textId="77777777">
            <w:pPr>
              <w:rPr>
                <w:rFonts w:ascii="Arial" w:hAnsi="Arial" w:eastAsia="Times New Roman" w:cs="Arial"/>
                <w:color w:val="1F1F1F"/>
                <w:lang w:eastAsia="ru-RU"/>
              </w:rPr>
            </w:pPr>
            <w:r w:rsidRPr="00370F23">
              <w:rPr>
                <w:rFonts w:ascii="Arial" w:hAnsi="Arial" w:eastAsia="Times New Roman" w:cs="Arial"/>
                <w:color w:val="1F1F1F"/>
                <w:lang w:eastAsia="ru-RU"/>
              </w:rPr>
              <w:t xml:space="preserve">Reliability </w:t>
            </w:r>
          </w:p>
        </w:tc>
        <w:tc>
          <w:tcPr>
            <w:tcW w:w="7377" w:type="dxa"/>
          </w:tcPr>
          <w:p w:rsidRPr="00370F23" w:rsidR="009306CB" w:rsidP="00A16447" w:rsidRDefault="009306CB" w14:paraId="2F6B53E2"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Pr>
                <w:rFonts w:ascii="Arial" w:hAnsi="Arial" w:eastAsia="Times New Roman" w:cs="Arial"/>
                <w:color w:val="1F2328"/>
                <w:szCs w:val="22"/>
                <w:lang w:val="en-US" w:eastAsia="ru-RU" w:bidi="ar-SA"/>
              </w:rPr>
              <w:t xml:space="preserve">The </w:t>
            </w:r>
            <w:r w:rsidRPr="0055402B">
              <w:rPr>
                <w:rFonts w:ascii="Arial" w:hAnsi="Arial" w:eastAsia="Times New Roman" w:cs="Arial"/>
                <w:color w:val="1F2328"/>
                <w:szCs w:val="22"/>
                <w:lang w:val="en-US" w:eastAsia="ru-RU" w:bidi="ar-SA"/>
              </w:rPr>
              <w:t xml:space="preserve">system deals with </w:t>
            </w:r>
            <w:r>
              <w:rPr>
                <w:rFonts w:ascii="Arial" w:hAnsi="Arial" w:eastAsia="Times New Roman" w:cs="Arial"/>
                <w:color w:val="1F2328"/>
                <w:szCs w:val="22"/>
                <w:lang w:val="en-US" w:eastAsia="ru-RU" w:bidi="ar-SA"/>
              </w:rPr>
              <w:t xml:space="preserve">the patient, hospital staff </w:t>
            </w:r>
            <w:r w:rsidRPr="0055402B">
              <w:rPr>
                <w:rFonts w:ascii="Arial" w:hAnsi="Arial" w:eastAsia="Times New Roman" w:cs="Arial"/>
                <w:color w:val="1F2328"/>
                <w:szCs w:val="22"/>
                <w:lang w:val="en-US" w:eastAsia="ru-RU" w:bidi="ar-SA"/>
              </w:rPr>
              <w:t xml:space="preserve">as well </w:t>
            </w:r>
            <w:r>
              <w:rPr>
                <w:rFonts w:ascii="Arial" w:hAnsi="Arial" w:eastAsia="Times New Roman" w:cs="Arial"/>
                <w:color w:val="1F2328"/>
                <w:szCs w:val="22"/>
                <w:lang w:val="en-US" w:eastAsia="ru-RU" w:bidi="ar-SA"/>
              </w:rPr>
              <w:t>and</w:t>
            </w:r>
            <w:r w:rsidRPr="0055402B">
              <w:rPr>
                <w:rFonts w:ascii="Arial" w:hAnsi="Arial" w:eastAsia="Times New Roman" w:cs="Arial"/>
                <w:color w:val="1F2328"/>
                <w:szCs w:val="22"/>
                <w:lang w:val="en-US" w:eastAsia="ru-RU" w:bidi="ar-SA"/>
              </w:rPr>
              <w:t xml:space="preserve"> </w:t>
            </w:r>
            <w:r>
              <w:rPr>
                <w:rFonts w:ascii="Arial" w:hAnsi="Arial" w:eastAsia="Times New Roman" w:cs="Arial"/>
                <w:color w:val="1F2328"/>
                <w:szCs w:val="22"/>
                <w:lang w:val="en-US" w:eastAsia="ru-RU" w:bidi="ar-SA"/>
              </w:rPr>
              <w:t>patient</w:t>
            </w:r>
            <w:r w:rsidRPr="0055402B">
              <w:rPr>
                <w:rFonts w:ascii="Arial" w:hAnsi="Arial" w:eastAsia="Times New Roman" w:cs="Arial"/>
                <w:color w:val="1F2328"/>
                <w:szCs w:val="22"/>
                <w:lang w:val="en-US" w:eastAsia="ru-RU" w:bidi="ar-SA"/>
              </w:rPr>
              <w:t xml:space="preserve"> medical data</w:t>
            </w:r>
            <w:r>
              <w:rPr>
                <w:rFonts w:ascii="Arial" w:hAnsi="Arial" w:eastAsia="Times New Roman" w:cs="Arial"/>
                <w:color w:val="1F2328"/>
                <w:szCs w:val="22"/>
                <w:lang w:val="en-US" w:eastAsia="ru-RU" w:bidi="ar-SA"/>
              </w:rPr>
              <w:t xml:space="preserve"> within patient treatment.</w:t>
            </w:r>
            <w:r w:rsidRPr="0055402B">
              <w:rPr>
                <w:rFonts w:ascii="Arial" w:hAnsi="Arial" w:eastAsia="Times New Roman" w:cs="Arial"/>
                <w:color w:val="1F2328"/>
                <w:szCs w:val="22"/>
                <w:lang w:val="en-US" w:eastAsia="ru-RU" w:bidi="ar-SA"/>
              </w:rPr>
              <w:t xml:space="preserve"> </w:t>
            </w:r>
            <w:r>
              <w:rPr>
                <w:rFonts w:ascii="Arial" w:hAnsi="Arial" w:eastAsia="Times New Roman" w:cs="Arial"/>
                <w:color w:val="1F2328"/>
                <w:szCs w:val="22"/>
                <w:lang w:val="en-US" w:eastAsia="ru-RU" w:bidi="ar-SA"/>
              </w:rPr>
              <w:t>H</w:t>
            </w:r>
            <w:r w:rsidRPr="0055402B">
              <w:rPr>
                <w:rFonts w:ascii="Arial" w:hAnsi="Arial" w:eastAsia="Times New Roman" w:cs="Arial"/>
                <w:color w:val="1F2328"/>
                <w:szCs w:val="22"/>
                <w:lang w:val="en-US" w:eastAsia="ru-RU" w:bidi="ar-SA"/>
              </w:rPr>
              <w:t xml:space="preserve">ence system should be </w:t>
            </w:r>
            <w:r>
              <w:rPr>
                <w:rFonts w:ascii="Arial" w:hAnsi="Arial" w:eastAsia="Times New Roman" w:cs="Arial"/>
                <w:color w:val="1F2328"/>
                <w:szCs w:val="22"/>
                <w:lang w:val="en-US" w:eastAsia="ru-RU" w:bidi="ar-SA"/>
              </w:rPr>
              <w:t>reliable</w:t>
            </w:r>
            <w:r w:rsidRPr="0055402B">
              <w:rPr>
                <w:rFonts w:ascii="Arial" w:hAnsi="Arial" w:eastAsia="Times New Roman" w:cs="Arial"/>
                <w:color w:val="1F2328"/>
                <w:szCs w:val="22"/>
                <w:lang w:val="en-US" w:eastAsia="ru-RU" w:bidi="ar-SA"/>
              </w:rPr>
              <w:t xml:space="preserve"> with its provided services and make sure that there is stability and consistency in the </w:t>
            </w:r>
            <w:r>
              <w:rPr>
                <w:rFonts w:ascii="Arial" w:hAnsi="Arial" w:eastAsia="Times New Roman" w:cs="Arial"/>
                <w:color w:val="1F2328"/>
                <w:szCs w:val="22"/>
                <w:lang w:val="en-US" w:eastAsia="ru-RU" w:bidi="ar-SA"/>
              </w:rPr>
              <w:t>recommendations</w:t>
            </w:r>
            <w:r w:rsidRPr="0055402B">
              <w:rPr>
                <w:rFonts w:ascii="Arial" w:hAnsi="Arial" w:eastAsia="Times New Roman" w:cs="Arial"/>
                <w:color w:val="1F2328"/>
                <w:szCs w:val="22"/>
                <w:lang w:val="en-US" w:eastAsia="ru-RU" w:bidi="ar-SA"/>
              </w:rPr>
              <w:t xml:space="preserve"> they suggest and services they provide.</w:t>
            </w:r>
          </w:p>
        </w:tc>
      </w:tr>
      <w:tr w:rsidRPr="00615E6C" w:rsidR="009306CB" w:rsidTr="00901E64" w14:paraId="1449102A" w14:textId="77777777">
        <w:tc>
          <w:tcPr>
            <w:tcW w:w="2116" w:type="dxa"/>
          </w:tcPr>
          <w:p w:rsidRPr="00370F23" w:rsidR="009306CB" w:rsidP="00033C71" w:rsidRDefault="009306CB" w14:paraId="4C830762" w14:textId="77777777">
            <w:pPr>
              <w:rPr>
                <w:rFonts w:ascii="Arial" w:hAnsi="Arial" w:eastAsia="Times New Roman" w:cs="Arial"/>
                <w:color w:val="1F1F1F"/>
                <w:lang w:eastAsia="ru-RU"/>
              </w:rPr>
            </w:pPr>
            <w:r w:rsidRPr="00370F23">
              <w:rPr>
                <w:rFonts w:ascii="Arial" w:hAnsi="Arial" w:eastAsia="Times New Roman" w:cs="Arial"/>
                <w:color w:val="1F1F1F"/>
                <w:lang w:eastAsia="ru-RU"/>
              </w:rPr>
              <w:t>Configurability</w:t>
            </w:r>
          </w:p>
        </w:tc>
        <w:tc>
          <w:tcPr>
            <w:tcW w:w="7377" w:type="dxa"/>
          </w:tcPr>
          <w:p w:rsidRPr="00370F23" w:rsidR="009306CB" w:rsidP="00A16447" w:rsidRDefault="009306CB" w14:paraId="59BF205A"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370F23">
              <w:rPr>
                <w:rFonts w:ascii="Arial" w:hAnsi="Arial" w:cs="Arial"/>
                <w:color w:val="1F2328"/>
                <w:szCs w:val="22"/>
                <w:shd w:val="clear" w:color="auto" w:fill="FFFFFF"/>
                <w:lang w:val="en-US"/>
              </w:rPr>
              <w:t> </w:t>
            </w:r>
            <w:r w:rsidRPr="0055402B">
              <w:rPr>
                <w:rFonts w:ascii="Arial" w:hAnsi="Arial" w:eastAsia="Times New Roman" w:cs="Arial"/>
                <w:color w:val="1F2328"/>
                <w:szCs w:val="22"/>
                <w:lang w:val="en-US" w:eastAsia="ru-RU" w:bidi="ar-SA"/>
              </w:rPr>
              <w:t xml:space="preserve">as well as other integrated </w:t>
            </w:r>
            <w:r>
              <w:rPr>
                <w:rFonts w:ascii="Arial" w:hAnsi="Arial" w:eastAsia="Times New Roman" w:cs="Arial"/>
                <w:color w:val="1F2328"/>
                <w:szCs w:val="22"/>
                <w:lang w:val="en-US" w:eastAsia="ru-RU" w:bidi="ar-SA"/>
              </w:rPr>
              <w:t>systems</w:t>
            </w:r>
            <w:r w:rsidRPr="0055402B">
              <w:rPr>
                <w:rFonts w:ascii="Arial" w:hAnsi="Arial" w:eastAsia="Times New Roman" w:cs="Arial"/>
                <w:color w:val="1F2328"/>
                <w:szCs w:val="22"/>
                <w:lang w:val="en-US" w:eastAsia="ru-RU" w:bidi="ar-SA"/>
              </w:rPr>
              <w:t xml:space="preserve"> should be easily configurable to adjust business </w:t>
            </w:r>
            <w:r>
              <w:rPr>
                <w:rFonts w:ascii="Arial" w:hAnsi="Arial" w:eastAsia="Times New Roman" w:cs="Arial"/>
                <w:color w:val="1F2328"/>
                <w:szCs w:val="22"/>
                <w:lang w:val="en-US" w:eastAsia="ru-RU" w:bidi="ar-SA"/>
              </w:rPr>
              <w:t>needs</w:t>
            </w:r>
            <w:r w:rsidRPr="0055402B">
              <w:rPr>
                <w:rFonts w:ascii="Arial" w:hAnsi="Arial" w:eastAsia="Times New Roman" w:cs="Arial"/>
                <w:color w:val="1F2328"/>
                <w:szCs w:val="22"/>
                <w:lang w:val="en-US" w:eastAsia="ru-RU" w:bidi="ar-SA"/>
              </w:rPr>
              <w:t xml:space="preserve"> and demands. For example, </w:t>
            </w:r>
            <w:r>
              <w:rPr>
                <w:rFonts w:ascii="Arial" w:hAnsi="Arial" w:eastAsia="Times New Roman" w:cs="Arial"/>
                <w:color w:val="1F2328"/>
                <w:szCs w:val="22"/>
                <w:lang w:val="en-US" w:eastAsia="ru-RU" w:bidi="ar-SA"/>
              </w:rPr>
              <w:t xml:space="preserve">a </w:t>
            </w:r>
            <w:r w:rsidRPr="0055402B">
              <w:rPr>
                <w:rFonts w:ascii="Arial" w:hAnsi="Arial" w:eastAsia="Times New Roman" w:cs="Arial"/>
                <w:color w:val="1F2328"/>
                <w:szCs w:val="22"/>
                <w:lang w:val="en-US" w:eastAsia="ru-RU" w:bidi="ar-SA"/>
              </w:rPr>
              <w:t xml:space="preserve">Notification system should allow </w:t>
            </w:r>
            <w:r>
              <w:rPr>
                <w:rFonts w:ascii="Arial" w:hAnsi="Arial" w:eastAsia="Times New Roman" w:cs="Arial"/>
                <w:color w:val="1F2328"/>
                <w:szCs w:val="22"/>
                <w:lang w:val="en-US" w:eastAsia="ru-RU" w:bidi="ar-SA"/>
              </w:rPr>
              <w:t>different</w:t>
            </w:r>
            <w:r w:rsidRPr="0055402B">
              <w:rPr>
                <w:rFonts w:ascii="Arial" w:hAnsi="Arial" w:eastAsia="Times New Roman" w:cs="Arial"/>
                <w:color w:val="1F2328"/>
                <w:szCs w:val="22"/>
                <w:lang w:val="en-US" w:eastAsia="ru-RU" w:bidi="ar-SA"/>
              </w:rPr>
              <w:t xml:space="preserve"> </w:t>
            </w:r>
            <w:r>
              <w:rPr>
                <w:rFonts w:ascii="Arial" w:hAnsi="Arial" w:eastAsia="Times New Roman" w:cs="Arial"/>
                <w:color w:val="1F2328"/>
                <w:szCs w:val="22"/>
                <w:lang w:val="en-US" w:eastAsia="ru-RU" w:bidi="ar-SA"/>
              </w:rPr>
              <w:t>sorts</w:t>
            </w:r>
            <w:r w:rsidRPr="0055402B">
              <w:rPr>
                <w:rFonts w:ascii="Arial" w:hAnsi="Arial" w:eastAsia="Times New Roman" w:cs="Arial"/>
                <w:color w:val="1F2328"/>
                <w:szCs w:val="22"/>
                <w:lang w:val="en-US" w:eastAsia="ru-RU" w:bidi="ar-SA"/>
              </w:rPr>
              <w:t xml:space="preserve"> of </w:t>
            </w:r>
            <w:r>
              <w:rPr>
                <w:rFonts w:ascii="Arial" w:hAnsi="Arial" w:eastAsia="Times New Roman" w:cs="Arial"/>
                <w:color w:val="1F2328"/>
                <w:szCs w:val="22"/>
                <w:lang w:val="en-US" w:eastAsia="ru-RU" w:bidi="ar-SA"/>
              </w:rPr>
              <w:t>channels</w:t>
            </w:r>
            <w:r w:rsidRPr="0055402B">
              <w:rPr>
                <w:rFonts w:ascii="Arial" w:hAnsi="Arial" w:eastAsia="Times New Roman" w:cs="Arial"/>
                <w:color w:val="1F2328"/>
                <w:szCs w:val="22"/>
                <w:lang w:val="en-US" w:eastAsia="ru-RU" w:bidi="ar-SA"/>
              </w:rPr>
              <w:t xml:space="preserve"> like email, SMS, PUSH type notifications if need be.</w:t>
            </w:r>
          </w:p>
        </w:tc>
      </w:tr>
      <w:tr w:rsidRPr="00615E6C" w:rsidR="009306CB" w:rsidTr="00901E64" w14:paraId="53966BBE" w14:textId="77777777">
        <w:tc>
          <w:tcPr>
            <w:tcW w:w="2116" w:type="dxa"/>
          </w:tcPr>
          <w:p w:rsidRPr="00370F23" w:rsidR="009306CB" w:rsidP="00033C71" w:rsidRDefault="009306CB" w14:paraId="51FDCB36" w14:textId="77777777">
            <w:pPr>
              <w:rPr>
                <w:rFonts w:ascii="Arial" w:hAnsi="Arial" w:eastAsia="Times New Roman" w:cs="Arial"/>
                <w:color w:val="1F1F1F"/>
                <w:lang w:eastAsia="ru-RU"/>
              </w:rPr>
            </w:pPr>
            <w:r w:rsidRPr="00370F23">
              <w:rPr>
                <w:rFonts w:ascii="Arial" w:hAnsi="Arial" w:eastAsia="Times New Roman" w:cs="Arial"/>
                <w:color w:val="1F1F1F"/>
                <w:lang w:eastAsia="ru-RU"/>
              </w:rPr>
              <w:t xml:space="preserve">App usability </w:t>
            </w:r>
          </w:p>
        </w:tc>
        <w:tc>
          <w:tcPr>
            <w:tcW w:w="7377" w:type="dxa"/>
          </w:tcPr>
          <w:p w:rsidRPr="00795811" w:rsidR="009306CB" w:rsidP="00A16447" w:rsidRDefault="009306CB" w14:paraId="1069BA0D"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The different versions of the app should provide a user experience that appeals to the target user population.</w:t>
            </w:r>
          </w:p>
          <w:p w:rsidRPr="0055402B" w:rsidR="009306CB" w:rsidP="00A16447" w:rsidRDefault="009306CB" w14:paraId="4313399F" w14:textId="77777777">
            <w:pPr>
              <w:pStyle w:val="ListParagraph"/>
              <w:widowControl/>
              <w:numPr>
                <w:ilvl w:val="0"/>
                <w:numId w:val="6"/>
              </w:numPr>
              <w:shd w:val="clear" w:color="auto" w:fill="FFFFFF"/>
              <w:spacing w:line="276" w:lineRule="auto"/>
              <w:ind w:left="320" w:hanging="284"/>
              <w:rPr>
                <w:rFonts w:ascii="Arial" w:hAnsi="Arial" w:eastAsia="Times New Roman" w:cs="Arial"/>
                <w:color w:val="1F2328"/>
                <w:szCs w:val="22"/>
                <w:lang w:val="en-US" w:eastAsia="ru-RU" w:bidi="ar-SA"/>
              </w:rPr>
            </w:pPr>
            <w:r w:rsidRPr="00795811">
              <w:rPr>
                <w:rFonts w:ascii="Arial" w:hAnsi="Arial" w:eastAsia="Times New Roman" w:cs="Arial"/>
                <w:color w:val="1F2328"/>
                <w:szCs w:val="22"/>
                <w:lang w:val="en-US" w:eastAsia="ru-RU" w:bidi="ar-SA"/>
              </w:rPr>
              <w:t>Using UX design techniques, and providing high levels of customization are goals.</w:t>
            </w:r>
          </w:p>
        </w:tc>
      </w:tr>
      <w:bookmarkEnd w:id="16"/>
    </w:tbl>
    <w:p w:rsidRPr="005A1C8B" w:rsidR="0039739F" w:rsidP="009306CB" w:rsidRDefault="0039739F" w14:paraId="31D4F199" w14:textId="77777777">
      <w:pPr>
        <w:shd w:val="clear" w:color="auto" w:fill="FFFFFF"/>
        <w:rPr>
          <w:rFonts w:ascii="Arial" w:hAnsi="Arial" w:eastAsia="Times New Roman" w:cs="Arial"/>
          <w:color w:val="1F1F1F"/>
          <w:lang w:val="en-US" w:eastAsia="ru-RU"/>
        </w:rPr>
      </w:pPr>
    </w:p>
    <w:p w:rsidRPr="00B21012" w:rsidR="009306CB" w:rsidRDefault="5EB7592A" w14:paraId="72CD6F70" w14:textId="6F754789">
      <w:pPr>
        <w:pStyle w:val="Heading3"/>
        <w:pPrChange w:author="Mohmmad Modallal" w:date="2025-07-17T17:18:00Z" w16du:dateUtc="2025-07-17T13:18:00Z" w:id="17">
          <w:pPr>
            <w:pStyle w:val="NormalWeb"/>
            <w:numPr>
              <w:ilvl w:val="2"/>
              <w:numId w:val="7"/>
            </w:numPr>
            <w:shd w:val="clear" w:color="auto" w:fill="FFFFFF" w:themeFill="background1"/>
            <w:spacing w:before="0" w:beforeAutospacing="0" w:after="0" w:afterAutospacing="0"/>
            <w:ind w:left="709" w:hanging="709"/>
            <w:outlineLvl w:val="2"/>
          </w:pPr>
        </w:pPrChange>
      </w:pPr>
      <w:bookmarkStart w:name="_Toc203649691" w:id="18"/>
      <w:bookmarkStart w:name="_Toc1413528906" w:id="19"/>
      <w:r>
        <w:t xml:space="preserve">High-Level Architecture </w:t>
      </w:r>
      <w:r w:rsidR="0162BF93">
        <w:rPr>
          <w:b w:val="0"/>
          <w:bCs w:val="0"/>
        </w:rPr>
        <w:t>Design</w:t>
      </w:r>
      <w:bookmarkEnd w:id="18"/>
      <w:bookmarkEnd w:id="19"/>
    </w:p>
    <w:p w:rsidRPr="005A1C8B" w:rsidR="0020615A" w:rsidP="009306CB" w:rsidRDefault="0020615A" w14:paraId="640C1A58" w14:textId="77777777">
      <w:pPr>
        <w:shd w:val="clear" w:color="auto" w:fill="FFFFFF"/>
        <w:rPr>
          <w:rFonts w:ascii="Arial" w:hAnsi="Arial" w:eastAsia="Times New Roman" w:cs="Arial"/>
          <w:color w:val="1F1F1F"/>
          <w:sz w:val="22"/>
          <w:szCs w:val="22"/>
          <w:lang w:val="en-US" w:eastAsia="ru-RU"/>
        </w:rPr>
      </w:pPr>
    </w:p>
    <w:p w:rsidRPr="005A1C8B" w:rsidR="009306CB" w:rsidP="50E32BC0" w:rsidRDefault="009306CB" w14:paraId="25A41987" w14:textId="4382B50C">
      <w:pPr>
        <w:shd w:val="clear" w:color="auto" w:fill="FFFFFF" w:themeFill="background1"/>
        <w:ind w:firstLine="709"/>
        <w:rPr>
          <w:rFonts w:ascii="Arial" w:hAnsi="Arial" w:eastAsia="Times New Roman" w:cs="Arial"/>
          <w:color w:val="1F1F1F"/>
          <w:lang w:val="en-US" w:eastAsia="ru-RU"/>
        </w:rPr>
      </w:pPr>
      <w:r w:rsidRPr="50E32BC0">
        <w:rPr>
          <w:rFonts w:ascii="Arial" w:hAnsi="Arial" w:eastAsia="Times New Roman" w:cs="Arial"/>
          <w:color w:val="1F1F1F"/>
          <w:lang w:val="en-US" w:eastAsia="ru-RU"/>
        </w:rPr>
        <w:t xml:space="preserve">The High-Level Architecture diagram of the </w:t>
      </w:r>
      <w:r w:rsidRPr="50E32BC0" w:rsidR="0089089A">
        <w:rPr>
          <w:rFonts w:ascii="Arial" w:hAnsi="Arial" w:eastAsia="Times New Roman" w:cs="Arial"/>
          <w:color w:val="1F1F1F"/>
          <w:lang w:val="en-US" w:eastAsia="ru-RU"/>
        </w:rPr>
        <w:t>Sahatna Super</w:t>
      </w:r>
      <w:r w:rsidRPr="50E32BC0" w:rsidR="00812295">
        <w:rPr>
          <w:rFonts w:ascii="Arial" w:hAnsi="Arial" w:eastAsia="Times New Roman" w:cs="Arial"/>
          <w:color w:val="1F1F1F"/>
          <w:lang w:val="en-US" w:eastAsia="ru-RU"/>
        </w:rPr>
        <w:t xml:space="preserve"> App </w:t>
      </w:r>
      <w:r w:rsidRPr="50E32BC0" w:rsidR="007A477A">
        <w:rPr>
          <w:rFonts w:ascii="Arial" w:hAnsi="Arial" w:eastAsia="Times New Roman" w:cs="Arial"/>
          <w:color w:val="1F1F1F"/>
          <w:lang w:val="en-US" w:eastAsia="ru-RU"/>
        </w:rPr>
        <w:t>is</w:t>
      </w:r>
      <w:r w:rsidRPr="50E32BC0">
        <w:rPr>
          <w:rFonts w:ascii="Arial" w:hAnsi="Arial" w:eastAsia="Times New Roman" w:cs="Arial"/>
          <w:color w:val="1F1F1F"/>
          <w:lang w:val="en-US" w:eastAsia="ru-RU"/>
        </w:rPr>
        <w:t xml:space="preserve"> depicted in Picture </w:t>
      </w:r>
      <w:r w:rsidRPr="50E32BC0" w:rsidR="004C1094">
        <w:rPr>
          <w:rFonts w:ascii="Arial" w:hAnsi="Arial" w:eastAsia="Times New Roman" w:cs="Arial"/>
          <w:color w:val="1F1F1F"/>
          <w:lang w:val="en-US" w:eastAsia="ru-RU"/>
        </w:rPr>
        <w:t>2</w:t>
      </w:r>
      <w:r w:rsidRPr="50E32BC0">
        <w:rPr>
          <w:rFonts w:ascii="Arial" w:hAnsi="Arial" w:eastAsia="Times New Roman" w:cs="Arial"/>
          <w:color w:val="1F1F1F"/>
          <w:lang w:val="en-US" w:eastAsia="ru-RU"/>
        </w:rPr>
        <w:t>.</w:t>
      </w:r>
      <w:r w:rsidRPr="50E32BC0" w:rsidR="004C1094">
        <w:rPr>
          <w:rFonts w:ascii="Arial" w:hAnsi="Arial" w:eastAsia="Times New Roman" w:cs="Arial"/>
          <w:color w:val="1F1F1F"/>
          <w:lang w:val="en-US" w:eastAsia="ru-RU"/>
        </w:rPr>
        <w:t>1</w:t>
      </w:r>
      <w:r w:rsidRPr="50E32BC0">
        <w:rPr>
          <w:rFonts w:ascii="Arial" w:hAnsi="Arial" w:eastAsia="Times New Roman" w:cs="Arial"/>
          <w:color w:val="1F1F1F"/>
          <w:sz w:val="22"/>
          <w:szCs w:val="22"/>
          <w:lang w:val="en-US" w:eastAsia="ru-RU"/>
        </w:rPr>
        <w:t xml:space="preserve">. </w:t>
      </w:r>
      <w:r w:rsidRPr="50E32BC0" w:rsidR="0699D840">
        <w:rPr>
          <w:rFonts w:ascii="Arial" w:hAnsi="Arial" w:eastAsia="Times New Roman" w:cs="Arial"/>
          <w:color w:val="1F1F1F"/>
          <w:sz w:val="22"/>
          <w:szCs w:val="22"/>
          <w:lang w:val="en-US" w:eastAsia="ru-RU"/>
        </w:rPr>
        <w:t xml:space="preserve"> </w:t>
      </w:r>
      <w:r w:rsidRPr="50E32BC0" w:rsidR="0699D840">
        <w:rPr>
          <w:rFonts w:ascii="Arial" w:hAnsi="Arial" w:eastAsia="Times New Roman" w:cs="Arial"/>
          <w:color w:val="1F1F1F"/>
          <w:lang w:val="en-US" w:eastAsia="ru-RU"/>
        </w:rPr>
        <w:t>The full list of microservices is subject to change as the project progresses.</w:t>
      </w:r>
      <w:r w:rsidR="1E7D2FFD">
        <w:rPr>
          <w:noProof/>
        </w:rPr>
        <w:drawing>
          <wp:inline distT="0" distB="0" distL="0" distR="0" wp14:anchorId="1CDB7405" wp14:editId="1E453E0B">
            <wp:extent cx="5724525" cy="4638675"/>
            <wp:effectExtent l="0" t="0" r="0" b="0"/>
            <wp:docPr id="271452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52001"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4638675"/>
                    </a:xfrm>
                    <a:prstGeom prst="rect">
                      <a:avLst/>
                    </a:prstGeom>
                  </pic:spPr>
                </pic:pic>
              </a:graphicData>
            </a:graphic>
          </wp:inline>
        </w:drawing>
      </w:r>
    </w:p>
    <w:p w:rsidRPr="002F35FC" w:rsidR="009306CB" w:rsidP="154DB8CE" w:rsidRDefault="009306CB" w14:paraId="23742730" w14:textId="24603026">
      <w:pPr>
        <w:pStyle w:val="NormalWeb"/>
        <w:shd w:val="clear" w:color="auto" w:fill="FFFFFF" w:themeFill="background1"/>
        <w:spacing w:before="0" w:beforeAutospacing="0" w:after="0" w:afterAutospacing="0"/>
        <w:jc w:val="center"/>
        <w:rPr>
          <w:rFonts w:ascii="Arial" w:hAnsi="Arial" w:cs="Arial"/>
          <w:color w:val="1F1F1F"/>
          <w:sz w:val="22"/>
          <w:szCs w:val="22"/>
          <w:lang w:val="en-US"/>
        </w:rPr>
      </w:pPr>
      <w:commentRangeStart w:id="20"/>
      <w:r w:rsidRPr="002F35FC">
        <w:rPr>
          <w:rFonts w:ascii="Arial" w:hAnsi="Arial" w:cs="Arial"/>
          <w:color w:val="1F1F1F"/>
          <w:sz w:val="22"/>
          <w:szCs w:val="22"/>
          <w:lang w:val="en-US"/>
        </w:rPr>
        <w:t xml:space="preserve">Picture </w:t>
      </w:r>
      <w:r w:rsidRPr="002F35FC" w:rsidR="004C1094">
        <w:rPr>
          <w:rFonts w:ascii="Arial" w:hAnsi="Arial" w:cs="Arial"/>
          <w:color w:val="1F1F1F"/>
          <w:sz w:val="22"/>
          <w:szCs w:val="22"/>
          <w:lang w:val="en-US"/>
        </w:rPr>
        <w:t>2</w:t>
      </w:r>
      <w:r w:rsidRPr="002F35FC">
        <w:rPr>
          <w:rFonts w:ascii="Arial" w:hAnsi="Arial" w:cs="Arial"/>
          <w:color w:val="1F1F1F"/>
          <w:sz w:val="22"/>
          <w:szCs w:val="22"/>
          <w:lang w:val="en-US"/>
        </w:rPr>
        <w:t>.</w:t>
      </w:r>
      <w:r w:rsidRPr="002F35FC" w:rsidR="004C1094">
        <w:rPr>
          <w:rFonts w:ascii="Arial" w:hAnsi="Arial" w:cs="Arial"/>
          <w:color w:val="1F1F1F"/>
          <w:sz w:val="22"/>
          <w:szCs w:val="22"/>
          <w:lang w:val="en-US"/>
        </w:rPr>
        <w:t>1</w:t>
      </w:r>
      <w:commentRangeEnd w:id="20"/>
      <w:r w:rsidRPr="002F35FC">
        <w:rPr>
          <w:rStyle w:val="CommentReference"/>
          <w:rFonts w:ascii="Arial" w:hAnsi="Arial" w:cs="Arial"/>
          <w:color w:val="1F1F1F"/>
          <w:sz w:val="22"/>
          <w:szCs w:val="22"/>
          <w:lang w:val="en-US"/>
        </w:rPr>
        <w:commentReference w:id="20"/>
      </w:r>
    </w:p>
    <w:p w:rsidRPr="005A1C8B" w:rsidR="009306CB" w:rsidP="009306CB" w:rsidRDefault="009306CB" w14:paraId="3A10196E" w14:textId="77777777">
      <w:pPr>
        <w:pStyle w:val="NormalWeb"/>
        <w:shd w:val="clear" w:color="auto" w:fill="FFFFFF"/>
        <w:spacing w:before="0" w:beforeAutospacing="0" w:after="0" w:afterAutospacing="0"/>
        <w:jc w:val="center"/>
        <w:rPr>
          <w:rFonts w:ascii="Arial" w:hAnsi="Arial" w:cs="Arial"/>
          <w:color w:val="1F1F1F"/>
          <w:lang w:val="en-US"/>
        </w:rPr>
      </w:pPr>
    </w:p>
    <w:p w:rsidRPr="005A1C8B" w:rsidR="009306CB" w:rsidP="009306CB" w:rsidRDefault="009306CB" w14:paraId="3DA624EC" w14:textId="77777777">
      <w:pPr>
        <w:pStyle w:val="NormalWeb"/>
        <w:shd w:val="clear" w:color="auto" w:fill="FFFFFF"/>
        <w:spacing w:before="0" w:beforeAutospacing="0" w:after="0" w:afterAutospacing="0"/>
        <w:rPr>
          <w:rFonts w:ascii="Arial" w:hAnsi="Arial" w:cs="Arial"/>
          <w:color w:val="1F1F1F"/>
          <w:lang w:val="en-US"/>
        </w:rPr>
      </w:pPr>
    </w:p>
    <w:p w:rsidRPr="00B21012" w:rsidR="009306CB" w:rsidP="00C330D5" w:rsidRDefault="0D73DF95" w14:paraId="29E34AAD" w14:textId="77777777">
      <w:pPr>
        <w:pStyle w:val="Heading2"/>
      </w:pPr>
      <w:bookmarkStart w:name="_Toc203649692" w:id="22"/>
      <w:bookmarkStart w:name="_Toc187484720" w:id="23"/>
      <w:r>
        <w:t>Business Architecture</w:t>
      </w:r>
      <w:bookmarkEnd w:id="22"/>
      <w:bookmarkEnd w:id="23"/>
      <w:r>
        <w:t xml:space="preserve"> </w:t>
      </w:r>
    </w:p>
    <w:p w:rsidRPr="005A1C8B" w:rsidR="009306CB" w:rsidP="009306CB" w:rsidRDefault="009306CB" w14:paraId="0FB499A1" w14:textId="008D506A">
      <w:pPr>
        <w:pStyle w:val="NormalWeb"/>
        <w:shd w:val="clear" w:color="auto" w:fill="FFFFFF"/>
        <w:spacing w:before="0" w:beforeAutospacing="0" w:after="0" w:afterAutospacing="0"/>
        <w:rPr>
          <w:rFonts w:ascii="Arial" w:hAnsi="Arial" w:cs="Arial"/>
          <w:color w:val="1F1F1F"/>
          <w:lang w:val="en-US"/>
        </w:rPr>
      </w:pPr>
    </w:p>
    <w:p w:rsidRPr="005A1C8B" w:rsidR="009306CB" w:rsidP="009306CB" w:rsidRDefault="009306CB" w14:paraId="5F185629" w14:textId="77777777">
      <w:pPr>
        <w:pStyle w:val="NormalWeb"/>
        <w:shd w:val="clear" w:color="auto" w:fill="FFFFFF"/>
        <w:spacing w:before="0" w:beforeAutospacing="0" w:after="0" w:afterAutospacing="0"/>
        <w:ind w:left="1440"/>
        <w:rPr>
          <w:rFonts w:ascii="Arial" w:hAnsi="Arial" w:cs="Arial"/>
          <w:color w:val="1F1F1F"/>
          <w:lang w:val="en-US"/>
        </w:rPr>
      </w:pPr>
    </w:p>
    <w:p w:rsidRPr="00816092" w:rsidR="00274BFF" w:rsidRDefault="0162BF93" w14:paraId="06257123" w14:textId="18F9876D">
      <w:pPr>
        <w:pStyle w:val="Heading3"/>
        <w:pPrChange w:author="Mohmmad Modallal" w:date="2025-07-17T17:18:00Z" w16du:dateUtc="2025-07-17T13:18:00Z" w:id="24">
          <w:pPr>
            <w:pStyle w:val="NormalWeb"/>
            <w:numPr>
              <w:ilvl w:val="2"/>
              <w:numId w:val="7"/>
            </w:numPr>
            <w:shd w:val="clear" w:color="auto" w:fill="FFFFFF" w:themeFill="background1"/>
            <w:spacing w:before="0" w:beforeAutospacing="0" w:after="0" w:afterAutospacing="0"/>
            <w:ind w:left="709" w:hanging="709"/>
            <w:outlineLvl w:val="2"/>
          </w:pPr>
        </w:pPrChange>
      </w:pPr>
      <w:bookmarkStart w:name="_Toc231442260" w:id="25"/>
      <w:bookmarkStart w:name="_Toc203649693" w:id="26"/>
      <w:commentRangeStart w:id="27"/>
      <w:commentRangeStart w:id="28"/>
      <w:commentRangeStart w:id="29"/>
      <w:commentRangeStart w:id="30"/>
      <w:commentRangeStart w:id="31"/>
      <w:commentRangeStart w:id="32"/>
      <w:commentRangeStart w:id="33"/>
      <w:commentRangeStart w:id="34"/>
      <w:commentRangeStart w:id="35"/>
      <w:commentRangeStart w:id="36"/>
      <w:r>
        <w:t>Functional</w:t>
      </w:r>
      <w:commentRangeEnd w:id="34"/>
      <w:r w:rsidR="002E120A">
        <w:rPr>
          <w:rStyle w:val="CommentReference"/>
          <w:sz w:val="24"/>
          <w:szCs w:val="24"/>
        </w:rPr>
        <w:commentReference w:id="34"/>
      </w:r>
      <w:commentRangeEnd w:id="35"/>
      <w:r w:rsidR="002E120A">
        <w:rPr>
          <w:rStyle w:val="CommentReference"/>
          <w:sz w:val="24"/>
          <w:szCs w:val="24"/>
        </w:rPr>
        <w:commentReference w:id="35"/>
      </w:r>
      <w:commentRangeEnd w:id="36"/>
      <w:r w:rsidR="002E120A">
        <w:rPr>
          <w:rStyle w:val="CommentReference"/>
          <w:sz w:val="24"/>
          <w:szCs w:val="24"/>
        </w:rPr>
        <w:commentReference w:id="36"/>
      </w:r>
      <w:r>
        <w:t xml:space="preserve"> Modules </w:t>
      </w:r>
      <w:commentRangeStart w:id="37"/>
      <w:commentRangeStart w:id="38"/>
      <w:r>
        <w:t>Descriptions</w:t>
      </w:r>
      <w:bookmarkEnd w:id="25"/>
      <w:commentRangeEnd w:id="37"/>
      <w:r w:rsidR="002E120A">
        <w:rPr>
          <w:rStyle w:val="CommentReference"/>
          <w:sz w:val="24"/>
          <w:szCs w:val="24"/>
        </w:rPr>
        <w:commentReference w:id="37"/>
      </w:r>
      <w:commentRangeEnd w:id="38"/>
      <w:r w:rsidR="002E120A">
        <w:rPr>
          <w:rStyle w:val="CommentReference"/>
          <w:sz w:val="24"/>
          <w:szCs w:val="24"/>
        </w:rPr>
        <w:commentReference w:id="38"/>
      </w:r>
      <w:r>
        <w:t xml:space="preserve"> </w:t>
      </w:r>
      <w:bookmarkEnd w:id="26"/>
      <w:commentRangeEnd w:id="31"/>
      <w:r w:rsidRPr="00816092" w:rsidR="002E120A">
        <w:rPr>
          <w:rStyle w:val="CommentReference"/>
          <w:sz w:val="24"/>
          <w:szCs w:val="24"/>
        </w:rPr>
        <w:commentReference w:id="31"/>
      </w:r>
      <w:commentRangeEnd w:id="32"/>
      <w:r w:rsidRPr="00816092" w:rsidR="002E120A">
        <w:rPr>
          <w:rStyle w:val="CommentReference"/>
          <w:sz w:val="24"/>
          <w:szCs w:val="24"/>
        </w:rPr>
        <w:commentReference w:id="32"/>
      </w:r>
      <w:commentRangeEnd w:id="33"/>
      <w:r w:rsidRPr="00816092" w:rsidR="002E120A">
        <w:rPr>
          <w:rStyle w:val="CommentReference"/>
          <w:sz w:val="24"/>
          <w:szCs w:val="24"/>
        </w:rPr>
        <w:commentReference w:id="33"/>
      </w:r>
      <w:commentRangeEnd w:id="27"/>
      <w:r w:rsidRPr="00816092" w:rsidR="002E120A">
        <w:rPr>
          <w:rStyle w:val="CommentReference"/>
          <w:sz w:val="24"/>
          <w:szCs w:val="24"/>
        </w:rPr>
        <w:commentReference w:id="27"/>
      </w:r>
      <w:commentRangeEnd w:id="28"/>
      <w:r w:rsidRPr="00816092" w:rsidR="002E120A">
        <w:rPr>
          <w:rStyle w:val="CommentReference"/>
          <w:sz w:val="24"/>
          <w:szCs w:val="24"/>
        </w:rPr>
        <w:commentReference w:id="28"/>
      </w:r>
      <w:commentRangeEnd w:id="29"/>
      <w:r w:rsidRPr="00816092" w:rsidR="002E120A">
        <w:rPr>
          <w:rStyle w:val="CommentReference"/>
          <w:sz w:val="24"/>
          <w:szCs w:val="24"/>
        </w:rPr>
        <w:commentReference w:id="29"/>
      </w:r>
      <w:commentRangeEnd w:id="30"/>
      <w:r w:rsidRPr="00816092" w:rsidR="002E120A">
        <w:rPr>
          <w:rStyle w:val="CommentReference"/>
          <w:sz w:val="24"/>
          <w:szCs w:val="24"/>
        </w:rPr>
        <w:commentReference w:id="30"/>
      </w:r>
    </w:p>
    <w:tbl>
      <w:tblPr>
        <w:tblStyle w:val="TableGrid"/>
        <w:tblW w:w="0" w:type="auto"/>
        <w:tblInd w:w="0" w:type="dxa"/>
        <w:tblLook w:val="04A0" w:firstRow="1" w:lastRow="0" w:firstColumn="1" w:lastColumn="0" w:noHBand="0" w:noVBand="1"/>
      </w:tblPr>
      <w:tblGrid>
        <w:gridCol w:w="461"/>
        <w:gridCol w:w="1902"/>
        <w:gridCol w:w="6647"/>
      </w:tblGrid>
      <w:tr w:rsidRPr="00370F23" w:rsidR="00BD277F" w:rsidTr="0BF12755" w14:paraId="27A8622A" w14:textId="77777777">
        <w:trPr>
          <w:tblHeader/>
        </w:trPr>
        <w:tc>
          <w:tcPr>
            <w:tcW w:w="0" w:type="auto"/>
            <w:shd w:val="clear" w:color="auto" w:fill="BFBFBF" w:themeFill="background1" w:themeFillShade="BF"/>
          </w:tcPr>
          <w:p w:rsidRPr="000F6FE6" w:rsidR="00BD277F" w:rsidRDefault="00190B1D" w14:paraId="48476D62" w14:textId="491F009E">
            <w:pPr>
              <w:jc w:val="center"/>
              <w:rPr>
                <w:rFonts w:ascii="Arial" w:hAnsi="Arial" w:eastAsia="Times New Roman" w:cs="Arial"/>
                <w:b/>
                <w:bCs/>
                <w:color w:val="1F1F1F"/>
                <w:lang w:eastAsia="ru-RU"/>
              </w:rPr>
            </w:pPr>
            <w:ins w:author="Mohmmad Modallal" w:date="2025-07-22T10:36:00Z" w16du:dateUtc="2025-07-22T06:36:00Z" w:id="40">
              <w:r>
                <w:rPr>
                  <w:rFonts w:ascii="Arial" w:hAnsi="Arial" w:eastAsia="Times New Roman" w:cs="Arial"/>
                  <w:b/>
                  <w:bCs/>
                  <w:color w:val="1F1F1F"/>
                  <w:lang w:eastAsia="ru-RU"/>
                </w:rPr>
                <w:t>#</w:t>
              </w:r>
            </w:ins>
          </w:p>
        </w:tc>
        <w:tc>
          <w:tcPr>
            <w:tcW w:w="0" w:type="auto"/>
            <w:shd w:val="clear" w:color="auto" w:fill="BFBFBF" w:themeFill="background1" w:themeFillShade="BF"/>
          </w:tcPr>
          <w:p w:rsidRPr="000F6FE6" w:rsidR="00BD277F" w:rsidRDefault="00BD277F" w14:paraId="4A991450" w14:textId="79979BF8">
            <w:pPr>
              <w:jc w:val="center"/>
              <w:rPr>
                <w:rFonts w:ascii="Arial" w:hAnsi="Arial" w:eastAsia="Times New Roman" w:cs="Arial"/>
                <w:b/>
                <w:bCs/>
                <w:color w:val="1F1F1F"/>
                <w:sz w:val="24"/>
                <w:szCs w:val="24"/>
                <w:lang w:eastAsia="ru-RU"/>
              </w:rPr>
              <w:pPrChange w:author="Mohmmad Modallal" w:date="2025-07-17T17:18:00Z" w16du:dateUtc="2025-07-17T13:18:00Z" w:id="41">
                <w:pPr/>
              </w:pPrChange>
            </w:pPr>
            <w:r w:rsidRPr="000F6FE6">
              <w:rPr>
                <w:rFonts w:ascii="Arial" w:hAnsi="Arial" w:eastAsia="Times New Roman" w:cs="Arial"/>
                <w:b/>
                <w:bCs/>
                <w:color w:val="1F1F1F"/>
                <w:sz w:val="24"/>
                <w:szCs w:val="24"/>
                <w:lang w:eastAsia="ru-RU"/>
              </w:rPr>
              <w:t>Functional Module</w:t>
            </w:r>
          </w:p>
        </w:tc>
        <w:tc>
          <w:tcPr>
            <w:tcW w:w="0" w:type="auto"/>
            <w:shd w:val="clear" w:color="auto" w:fill="BFBFBF" w:themeFill="background1" w:themeFillShade="BF"/>
          </w:tcPr>
          <w:p w:rsidRPr="000F6FE6" w:rsidR="00BD277F" w:rsidRDefault="00BD277F" w14:paraId="6DAD2D1B" w14:textId="77777777">
            <w:pPr>
              <w:jc w:val="center"/>
              <w:rPr>
                <w:rFonts w:ascii="Arial" w:hAnsi="Arial" w:eastAsia="Times New Roman" w:cs="Arial"/>
                <w:b/>
                <w:bCs/>
                <w:color w:val="1F1F1F"/>
                <w:sz w:val="24"/>
                <w:szCs w:val="24"/>
                <w:lang w:eastAsia="ru-RU"/>
              </w:rPr>
              <w:pPrChange w:author="Mohmmad Modallal" w:date="2025-07-17T17:18:00Z" w16du:dateUtc="2025-07-17T13:18:00Z" w:id="42">
                <w:pPr/>
              </w:pPrChange>
            </w:pPr>
            <w:r w:rsidRPr="000F6FE6">
              <w:rPr>
                <w:rFonts w:ascii="Arial" w:hAnsi="Arial" w:eastAsia="Times New Roman" w:cs="Arial"/>
                <w:b/>
                <w:bCs/>
                <w:color w:val="1F1F1F"/>
                <w:sz w:val="24"/>
                <w:szCs w:val="24"/>
                <w:lang w:eastAsia="ru-RU"/>
              </w:rPr>
              <w:t>Description</w:t>
            </w:r>
          </w:p>
        </w:tc>
      </w:tr>
      <w:tr w:rsidRPr="00615E6C" w:rsidR="00BD277F" w:rsidTr="0BF12755" w14:paraId="5D241F6C" w14:textId="77777777">
        <w:trPr>
          <w:trHeight w:val="318"/>
        </w:trPr>
        <w:tc>
          <w:tcPr>
            <w:tcW w:w="0" w:type="auto"/>
          </w:tcPr>
          <w:p w:rsidRPr="0001540A" w:rsidR="00BD277F" w:rsidP="00033C71" w:rsidRDefault="00235298" w14:paraId="361BE5D1" w14:textId="2499375B">
            <w:pPr>
              <w:rPr>
                <w:rFonts w:ascii="Arial" w:hAnsi="Arial" w:cs="Arial"/>
              </w:rPr>
            </w:pPr>
            <w:r>
              <w:rPr>
                <w:rFonts w:ascii="Arial" w:hAnsi="Arial" w:cs="Arial"/>
              </w:rPr>
              <w:t>01</w:t>
            </w:r>
          </w:p>
        </w:tc>
        <w:tc>
          <w:tcPr>
            <w:tcW w:w="0" w:type="auto"/>
          </w:tcPr>
          <w:p w:rsidRPr="00235298" w:rsidR="00BD277F" w:rsidP="00235298" w:rsidRDefault="00BD277F" w14:paraId="01CABAC1" w14:textId="139429FF">
            <w:pPr>
              <w:jc w:val="both"/>
              <w:rPr>
                <w:rFonts w:ascii="Arial" w:hAnsi="Arial" w:cs="Arial"/>
              </w:rPr>
            </w:pPr>
            <w:r w:rsidRPr="00235298">
              <w:rPr>
                <w:rFonts w:ascii="Arial" w:hAnsi="Arial" w:cs="Arial"/>
              </w:rPr>
              <w:t>Identity Service</w:t>
            </w:r>
          </w:p>
        </w:tc>
        <w:tc>
          <w:tcPr>
            <w:tcW w:w="0" w:type="auto"/>
          </w:tcPr>
          <w:p w:rsidRPr="00235298" w:rsidR="00BD277F" w:rsidP="0E54E170" w:rsidRDefault="00BD277F" w14:paraId="7DA92602" w14:textId="73BC6B2C">
            <w:pPr>
              <w:shd w:val="clear" w:color="auto" w:fill="FFFFFF" w:themeFill="background1"/>
              <w:spacing w:line="276" w:lineRule="auto"/>
              <w:ind w:left="35"/>
              <w:jc w:val="both"/>
              <w:rPr>
                <w:rFonts w:ascii="Arial" w:hAnsi="Arial" w:eastAsia="Times New Roman" w:cs="Arial"/>
                <w:lang w:eastAsia="ru-RU"/>
              </w:rPr>
            </w:pPr>
            <w:r w:rsidRPr="0E54E170">
              <w:rPr>
                <w:rFonts w:ascii="Arial" w:hAnsi="Arial" w:eastAsia="Times New Roman" w:cs="Arial"/>
                <w:lang w:eastAsia="ru-RU"/>
              </w:rPr>
              <w:t xml:space="preserve">Identity Service Module is responsible for validation against user details stored </w:t>
            </w:r>
          </w:p>
        </w:tc>
      </w:tr>
      <w:tr w:rsidRPr="00615E6C" w:rsidR="00BD277F" w:rsidTr="0BF12755" w14:paraId="6B3EE84E" w14:textId="77777777">
        <w:tc>
          <w:tcPr>
            <w:tcW w:w="0" w:type="auto"/>
          </w:tcPr>
          <w:p w:rsidRPr="0001540A" w:rsidR="00BD277F" w:rsidP="00033C71" w:rsidRDefault="00235298" w14:paraId="7FDBF940" w14:textId="644DFE5B">
            <w:pPr>
              <w:rPr>
                <w:rFonts w:ascii="Arial" w:hAnsi="Arial" w:cs="Arial"/>
              </w:rPr>
            </w:pPr>
            <w:r>
              <w:rPr>
                <w:rFonts w:ascii="Arial" w:hAnsi="Arial" w:cs="Arial"/>
              </w:rPr>
              <w:t>02</w:t>
            </w:r>
          </w:p>
        </w:tc>
        <w:tc>
          <w:tcPr>
            <w:tcW w:w="0" w:type="auto"/>
          </w:tcPr>
          <w:p w:rsidRPr="00235298" w:rsidR="00BD277F" w:rsidP="00235298" w:rsidRDefault="00BD277F" w14:paraId="4DD66673" w14:textId="16C0DC9C">
            <w:pPr>
              <w:jc w:val="both"/>
              <w:rPr>
                <w:rFonts w:ascii="Arial" w:hAnsi="Arial" w:eastAsia="Times New Roman" w:cs="Arial"/>
                <w:lang w:eastAsia="ru-RU"/>
              </w:rPr>
            </w:pPr>
            <w:r w:rsidRPr="00235298">
              <w:rPr>
                <w:rFonts w:ascii="Arial" w:hAnsi="Arial" w:cs="Arial"/>
              </w:rPr>
              <w:t>Patient Service</w:t>
            </w:r>
          </w:p>
        </w:tc>
        <w:tc>
          <w:tcPr>
            <w:tcW w:w="0" w:type="auto"/>
          </w:tcPr>
          <w:p w:rsidRPr="00235298" w:rsidR="00BD277F" w:rsidP="00235298" w:rsidRDefault="7BFC20A4" w14:paraId="3525190D" w14:textId="16AA7DA3">
            <w:pPr>
              <w:pStyle w:val="ListParagraph"/>
              <w:widowControl/>
              <w:shd w:val="clear" w:color="auto" w:fill="FFFFFF" w:themeFill="background1"/>
              <w:spacing w:line="276" w:lineRule="auto"/>
              <w:ind w:left="38"/>
              <w:jc w:val="both"/>
              <w:rPr>
                <w:rFonts w:ascii="Arial" w:hAnsi="Arial" w:eastAsia="Times New Roman" w:cs="Arial"/>
                <w:lang w:val="en-US" w:eastAsia="ru-RU" w:bidi="ar-SA"/>
              </w:rPr>
            </w:pPr>
            <w:r w:rsidRPr="2C1BBCD6">
              <w:rPr>
                <w:rFonts w:ascii="Arial" w:hAnsi="Arial" w:eastAsia="Times New Roman" w:cs="Arial"/>
                <w:lang w:val="en-US" w:eastAsia="ru-RU" w:bidi="ar-SA"/>
              </w:rPr>
              <w:t>Patient Service Module is responsible for retrieving personal patient information through the Department of Health (DoH) SOAP interface, which subsequently fetches the personal data from the Ministry of Interior (MOI) systems</w:t>
            </w:r>
            <w:r w:rsidRPr="2C1BBCD6" w:rsidR="00BD277F">
              <w:rPr>
                <w:rFonts w:ascii="Arial" w:hAnsi="Arial" w:eastAsia="Times New Roman" w:cs="Arial"/>
                <w:lang w:val="en-US" w:eastAsia="ru-RU" w:bidi="ar-SA"/>
              </w:rPr>
              <w:t>,</w:t>
            </w:r>
            <w:r w:rsidRPr="36AFB7C4" w:rsidR="00BD277F">
              <w:rPr>
                <w:rFonts w:ascii="Arial" w:hAnsi="Arial" w:eastAsia="Times New Roman" w:cs="Arial"/>
                <w:lang w:val="en-US" w:eastAsia="ru-RU" w:bidi="ar-SA"/>
              </w:rPr>
              <w:t xml:space="preserve"> patient FHIR resource from Malaffi, patient information pushed to application through Appointment feeds, information retrieved from wearables and wellness components</w:t>
            </w:r>
          </w:p>
        </w:tc>
      </w:tr>
      <w:tr w:rsidRPr="00615E6C" w:rsidR="00BD277F" w:rsidTr="0BF12755" w14:paraId="612455A9" w14:textId="77777777">
        <w:tc>
          <w:tcPr>
            <w:tcW w:w="0" w:type="auto"/>
          </w:tcPr>
          <w:p w:rsidRPr="0001540A" w:rsidR="00BD277F" w:rsidP="00033C71" w:rsidRDefault="00235298" w14:paraId="297F258F" w14:textId="226C3287">
            <w:pPr>
              <w:rPr>
                <w:rFonts w:ascii="Arial" w:hAnsi="Arial" w:cs="Arial"/>
              </w:rPr>
            </w:pPr>
            <w:r>
              <w:rPr>
                <w:rFonts w:ascii="Arial" w:hAnsi="Arial" w:cs="Arial"/>
              </w:rPr>
              <w:t>03</w:t>
            </w:r>
          </w:p>
        </w:tc>
        <w:tc>
          <w:tcPr>
            <w:tcW w:w="0" w:type="auto"/>
          </w:tcPr>
          <w:p w:rsidRPr="00235298" w:rsidR="00BD277F" w:rsidP="00235298" w:rsidRDefault="00BD277F" w14:paraId="6762D758" w14:textId="6D81D96D">
            <w:pPr>
              <w:jc w:val="both"/>
              <w:rPr>
                <w:rFonts w:ascii="Arial" w:hAnsi="Arial" w:eastAsia="Times New Roman" w:cs="Arial"/>
                <w:lang w:eastAsia="ru-RU"/>
              </w:rPr>
            </w:pPr>
            <w:r w:rsidRPr="00235298">
              <w:rPr>
                <w:rFonts w:ascii="Arial" w:hAnsi="Arial" w:cs="Arial"/>
              </w:rPr>
              <w:t>Provider Service</w:t>
            </w:r>
          </w:p>
        </w:tc>
        <w:tc>
          <w:tcPr>
            <w:tcW w:w="0" w:type="auto"/>
          </w:tcPr>
          <w:p w:rsidRPr="00235298" w:rsidR="00BD277F" w:rsidP="00235298" w:rsidRDefault="00BD277F" w14:paraId="55EC3118" w14:textId="2E44058B">
            <w:pPr>
              <w:pStyle w:val="ListParagraph"/>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Provider Service Module is responsible for validation License ID of Physicians and Facilities against database handled by DOH</w:t>
            </w:r>
          </w:p>
        </w:tc>
      </w:tr>
      <w:tr w:rsidRPr="00615E6C" w:rsidR="00BD277F" w:rsidTr="0BF12755" w14:paraId="0BA39D3D" w14:textId="77777777">
        <w:tc>
          <w:tcPr>
            <w:tcW w:w="0" w:type="auto"/>
          </w:tcPr>
          <w:p w:rsidRPr="0001540A" w:rsidR="00BD277F" w:rsidP="00033C71" w:rsidRDefault="00235298" w14:paraId="56D0276F" w14:textId="2686D4CC">
            <w:pPr>
              <w:rPr>
                <w:rFonts w:ascii="Arial" w:hAnsi="Arial" w:cs="Arial"/>
              </w:rPr>
            </w:pPr>
            <w:r>
              <w:rPr>
                <w:rFonts w:ascii="Arial" w:hAnsi="Arial" w:cs="Arial"/>
              </w:rPr>
              <w:t>04</w:t>
            </w:r>
          </w:p>
        </w:tc>
        <w:tc>
          <w:tcPr>
            <w:tcW w:w="0" w:type="auto"/>
          </w:tcPr>
          <w:p w:rsidRPr="00235298" w:rsidR="00BD277F" w:rsidP="00235298" w:rsidRDefault="00BD277F" w14:paraId="49F71C78" w14:textId="6978B54D">
            <w:pPr>
              <w:jc w:val="both"/>
              <w:rPr>
                <w:rFonts w:ascii="Arial" w:hAnsi="Arial" w:eastAsia="Times New Roman" w:cs="Arial"/>
                <w:lang w:eastAsia="ru-RU"/>
              </w:rPr>
            </w:pPr>
            <w:r w:rsidRPr="00235298">
              <w:rPr>
                <w:rFonts w:ascii="Arial" w:hAnsi="Arial" w:cs="Arial"/>
              </w:rPr>
              <w:t>Symptoms-Checker Service</w:t>
            </w:r>
          </w:p>
        </w:tc>
        <w:tc>
          <w:tcPr>
            <w:tcW w:w="0" w:type="auto"/>
          </w:tcPr>
          <w:p w:rsidRPr="00235298" w:rsidR="00BD277F" w:rsidP="00235298" w:rsidRDefault="00BD277F" w14:paraId="6A3B9A84" w14:textId="2D807A8C">
            <w:pPr>
              <w:pStyle w:val="ListParagraph"/>
              <w:widowControl/>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Symptoms-Checker service Module is responsible for checking symptoms data provided by patients against database of Isabella Service (</w:t>
            </w:r>
            <w:r w:rsidRPr="00235298">
              <w:rPr>
                <w:rFonts w:ascii="Arial" w:hAnsi="Arial" w:cs="Arial"/>
                <w:color w:val="000000"/>
                <w:szCs w:val="22"/>
                <w:lang w:val="en-US"/>
              </w:rPr>
              <w:t>https://arscstsandbox.isabelhealthcare.com/)</w:t>
            </w:r>
          </w:p>
        </w:tc>
      </w:tr>
      <w:tr w:rsidRPr="00615E6C" w:rsidR="00BD277F" w:rsidTr="0BF12755" w14:paraId="07E5AAB4" w14:textId="77777777">
        <w:tc>
          <w:tcPr>
            <w:tcW w:w="0" w:type="auto"/>
          </w:tcPr>
          <w:p w:rsidRPr="0001540A" w:rsidR="00BD277F" w:rsidP="00033C71" w:rsidRDefault="00235298" w14:paraId="290F7E6D" w14:textId="203EA3D4">
            <w:pPr>
              <w:rPr>
                <w:rFonts w:ascii="Arial" w:hAnsi="Arial" w:cs="Arial"/>
              </w:rPr>
            </w:pPr>
            <w:r>
              <w:rPr>
                <w:rFonts w:ascii="Arial" w:hAnsi="Arial" w:cs="Arial"/>
              </w:rPr>
              <w:t>05</w:t>
            </w:r>
          </w:p>
        </w:tc>
        <w:tc>
          <w:tcPr>
            <w:tcW w:w="0" w:type="auto"/>
          </w:tcPr>
          <w:p w:rsidRPr="00235298" w:rsidR="00BD277F" w:rsidP="00235298" w:rsidRDefault="00BD277F" w14:paraId="65A3CA26" w14:textId="2FDF6AC3">
            <w:pPr>
              <w:jc w:val="both"/>
              <w:rPr>
                <w:rFonts w:ascii="Arial" w:hAnsi="Arial" w:eastAsia="Times New Roman" w:cs="Arial"/>
                <w:lang w:eastAsia="ru-RU"/>
              </w:rPr>
            </w:pPr>
            <w:r w:rsidRPr="00235298">
              <w:rPr>
                <w:rFonts w:ascii="Arial" w:hAnsi="Arial" w:cs="Arial"/>
              </w:rPr>
              <w:t>PHR Service</w:t>
            </w:r>
          </w:p>
        </w:tc>
        <w:tc>
          <w:tcPr>
            <w:tcW w:w="0" w:type="auto"/>
          </w:tcPr>
          <w:p w:rsidRPr="00235298" w:rsidR="00BD277F" w:rsidP="00235298" w:rsidRDefault="00BD277F" w14:paraId="321ECA98" w14:textId="1E6869DA">
            <w:pPr>
              <w:pStyle w:val="ListParagraph"/>
              <w:widowControl/>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 xml:space="preserve">PHR Service Module is responsible for getting Patient Health Records from HIE database handled by Malaffi </w:t>
            </w:r>
          </w:p>
          <w:p w:rsidRPr="00235298" w:rsidR="00BD277F" w:rsidP="00235298" w:rsidRDefault="00BD277F" w14:paraId="38EA199F" w14:textId="05B5D0E6">
            <w:pPr>
              <w:pStyle w:val="ListParagraph"/>
              <w:widowControl/>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(https://services.malaffi.ae/v1)</w:t>
            </w:r>
          </w:p>
        </w:tc>
      </w:tr>
      <w:tr w:rsidRPr="00615E6C" w:rsidR="00BD277F" w:rsidTr="0BF12755" w14:paraId="7E8867EC" w14:textId="77777777">
        <w:tc>
          <w:tcPr>
            <w:tcW w:w="0" w:type="auto"/>
          </w:tcPr>
          <w:p w:rsidRPr="0001540A" w:rsidR="00BD277F" w:rsidP="00033C71" w:rsidRDefault="00235298" w14:paraId="7704D63C" w14:textId="28159D91">
            <w:pPr>
              <w:rPr>
                <w:rFonts w:ascii="Arial" w:hAnsi="Arial" w:cs="Arial"/>
              </w:rPr>
            </w:pPr>
            <w:r>
              <w:rPr>
                <w:rFonts w:ascii="Arial" w:hAnsi="Arial" w:cs="Arial"/>
              </w:rPr>
              <w:t>06</w:t>
            </w:r>
          </w:p>
        </w:tc>
        <w:tc>
          <w:tcPr>
            <w:tcW w:w="0" w:type="auto"/>
          </w:tcPr>
          <w:p w:rsidRPr="00235298" w:rsidR="00BD277F" w:rsidP="00235298" w:rsidRDefault="00BD277F" w14:paraId="10D268E0" w14:textId="2F8406C7">
            <w:pPr>
              <w:jc w:val="both"/>
              <w:rPr>
                <w:rFonts w:ascii="Arial" w:hAnsi="Arial" w:eastAsia="Times New Roman" w:cs="Arial"/>
                <w:lang w:eastAsia="ru-RU"/>
              </w:rPr>
            </w:pPr>
            <w:r w:rsidRPr="00235298">
              <w:rPr>
                <w:rFonts w:ascii="Arial" w:hAnsi="Arial" w:cs="Arial"/>
              </w:rPr>
              <w:t>Notification Service</w:t>
            </w:r>
          </w:p>
        </w:tc>
        <w:tc>
          <w:tcPr>
            <w:tcW w:w="0" w:type="auto"/>
          </w:tcPr>
          <w:p w:rsidRPr="00235298" w:rsidR="00BD277F" w:rsidP="00235298" w:rsidRDefault="00BD277F" w14:paraId="4B3C3385" w14:textId="7D649E50">
            <w:pPr>
              <w:pStyle w:val="ListParagraph"/>
              <w:widowControl/>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The Notification Service Module is responsible for the notification of events that are happening within the patient data processing workflow. Three communication channels are used to send notifications to patients: Relay SMTP Server, SMS Global Service</w:t>
            </w:r>
          </w:p>
          <w:p w:rsidRPr="00235298" w:rsidR="00BD277F" w:rsidP="00235298" w:rsidRDefault="00BD277F" w14:paraId="730E16AA" w14:textId="7A89C163">
            <w:pPr>
              <w:pStyle w:val="ListParagraph"/>
              <w:widowControl/>
              <w:shd w:val="clear" w:color="auto" w:fill="FFFFFF"/>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Google Firebase.</w:t>
            </w:r>
          </w:p>
        </w:tc>
      </w:tr>
      <w:tr w:rsidRPr="00615E6C" w:rsidR="00BD277F" w:rsidTr="0BF12755" w14:paraId="00D001C7" w14:textId="77777777">
        <w:tc>
          <w:tcPr>
            <w:tcW w:w="0" w:type="auto"/>
          </w:tcPr>
          <w:p w:rsidRPr="0001540A" w:rsidR="00BD277F" w:rsidP="00033C71" w:rsidRDefault="00235298" w14:paraId="482F270D" w14:textId="1003DB18">
            <w:pPr>
              <w:rPr>
                <w:rFonts w:ascii="Arial" w:hAnsi="Arial" w:cs="Arial"/>
              </w:rPr>
            </w:pPr>
            <w:r>
              <w:rPr>
                <w:rFonts w:ascii="Arial" w:hAnsi="Arial" w:cs="Arial"/>
              </w:rPr>
              <w:t>07</w:t>
            </w:r>
          </w:p>
        </w:tc>
        <w:tc>
          <w:tcPr>
            <w:tcW w:w="0" w:type="auto"/>
          </w:tcPr>
          <w:p w:rsidRPr="00235298" w:rsidR="00BD277F" w:rsidP="00235298" w:rsidRDefault="00BD277F" w14:paraId="5207C5CA" w14:textId="2A3B8377">
            <w:pPr>
              <w:jc w:val="both"/>
              <w:rPr>
                <w:rFonts w:ascii="Arial" w:hAnsi="Arial" w:eastAsia="Times New Roman" w:cs="Arial"/>
                <w:lang w:eastAsia="ru-RU"/>
              </w:rPr>
            </w:pPr>
            <w:r w:rsidRPr="00235298">
              <w:rPr>
                <w:rFonts w:ascii="Arial" w:hAnsi="Arial" w:cs="Arial"/>
              </w:rPr>
              <w:t>Integration Service</w:t>
            </w:r>
          </w:p>
        </w:tc>
        <w:tc>
          <w:tcPr>
            <w:tcW w:w="0" w:type="auto"/>
          </w:tcPr>
          <w:p w:rsidRPr="00235298" w:rsidR="00BD277F" w:rsidP="00235298" w:rsidRDefault="00BD277F" w14:paraId="0F3BB65F" w14:textId="765D1B5B">
            <w:pPr>
              <w:pStyle w:val="ListParagraph"/>
              <w:widowControl/>
              <w:shd w:val="clear" w:color="auto" w:fill="FFFFFF" w:themeFill="background1"/>
              <w:spacing w:line="276" w:lineRule="auto"/>
              <w:ind w:left="28"/>
              <w:jc w:val="both"/>
              <w:rPr>
                <w:rFonts w:ascii="Arial" w:hAnsi="Arial" w:eastAsia="Times New Roman" w:cs="Arial"/>
                <w:lang w:val="en-US" w:eastAsia="ru-RU" w:bidi="ar-SA"/>
              </w:rPr>
            </w:pPr>
            <w:r w:rsidRPr="4E95DAF7">
              <w:rPr>
                <w:rFonts w:ascii="Arial" w:hAnsi="Arial" w:eastAsia="Times New Roman" w:cs="Arial"/>
                <w:lang w:val="en-US" w:eastAsia="ru-RU" w:bidi="ar-SA"/>
              </w:rPr>
              <w:t xml:space="preserve">Integration Service Module is a REST-based Service that backs the communication flow between Sahatna Super App backend and </w:t>
            </w:r>
            <w:commentRangeStart w:id="43"/>
            <w:commentRangeStart w:id="44"/>
            <w:commentRangeStart w:id="45"/>
            <w:commentRangeStart w:id="46"/>
            <w:r w:rsidRPr="4E95DAF7">
              <w:rPr>
                <w:rFonts w:ascii="Arial" w:hAnsi="Arial" w:eastAsia="Times New Roman" w:cs="Arial"/>
                <w:lang w:val="en-US" w:eastAsia="ru-RU" w:bidi="ar-SA"/>
              </w:rPr>
              <w:t>EHR aggregator (</w:t>
            </w:r>
            <w:commentRangeEnd w:id="43"/>
            <w:r w:rsidRPr="260D415B">
              <w:rPr>
                <w:rStyle w:val="CommentReference"/>
                <w:rFonts w:ascii="Arial" w:hAnsi="Arial" w:eastAsia="Times New Roman" w:cs="Arial"/>
                <w:sz w:val="22"/>
                <w:szCs w:val="21"/>
                <w:lang w:val="en-US" w:eastAsia="ru-RU" w:bidi="ar-SA"/>
              </w:rPr>
              <w:commentReference w:id="43"/>
            </w:r>
            <w:commentRangeEnd w:id="44"/>
            <w:r w:rsidRPr="260D415B">
              <w:rPr>
                <w:rStyle w:val="CommentReference"/>
                <w:rFonts w:ascii="Arial" w:hAnsi="Arial" w:eastAsia="Times New Roman" w:cs="Arial"/>
                <w:sz w:val="22"/>
                <w:szCs w:val="21"/>
                <w:lang w:val="en-US" w:eastAsia="ru-RU" w:bidi="ar-SA"/>
              </w:rPr>
              <w:commentReference w:id="44"/>
            </w:r>
            <w:commentRangeEnd w:id="45"/>
            <w:r w:rsidRPr="260D415B" w:rsidR="009D011A">
              <w:rPr>
                <w:rStyle w:val="CommentReference"/>
                <w:rFonts w:ascii="Arial" w:hAnsi="Arial" w:eastAsia="Times New Roman" w:cs="Arial"/>
                <w:sz w:val="22"/>
                <w:szCs w:val="21"/>
                <w:lang w:val="en-US" w:eastAsia="ru-RU" w:bidi="ar-SA"/>
              </w:rPr>
              <w:commentReference w:id="45"/>
            </w:r>
            <w:commentRangeEnd w:id="46"/>
            <w:r w:rsidRPr="260D415B">
              <w:rPr>
                <w:rStyle w:val="CommentReference"/>
                <w:rFonts w:ascii="Arial" w:hAnsi="Arial" w:eastAsia="Times New Roman" w:cs="Arial"/>
                <w:sz w:val="22"/>
                <w:szCs w:val="21"/>
                <w:lang w:val="en-US" w:eastAsia="ru-RU" w:bidi="ar-SA"/>
              </w:rPr>
              <w:commentReference w:id="46"/>
            </w:r>
            <w:r w:rsidRPr="260D415B" w:rsidR="200F749F">
              <w:rPr>
                <w:rFonts w:ascii="Arial" w:hAnsi="Arial" w:eastAsia="Times New Roman" w:cs="Arial"/>
                <w:lang w:val="en-US" w:eastAsia="ru-RU" w:bidi="ar-SA"/>
              </w:rPr>
              <w:t>Okadoc</w:t>
            </w:r>
            <w:r w:rsidRPr="69C11FE1" w:rsidR="200F749F">
              <w:rPr>
                <w:rFonts w:ascii="Arial" w:hAnsi="Arial" w:eastAsia="Times New Roman" w:cs="Arial"/>
                <w:lang w:val="en-US" w:eastAsia="ru-RU" w:bidi="ar-SA"/>
              </w:rPr>
              <w:t>),</w:t>
            </w:r>
            <w:r w:rsidRPr="78500690" w:rsidR="200F749F">
              <w:rPr>
                <w:rFonts w:ascii="Arial" w:hAnsi="Arial" w:eastAsia="Times New Roman" w:cs="Arial"/>
                <w:lang w:val="en-US" w:eastAsia="ru-RU" w:bidi="ar-SA"/>
              </w:rPr>
              <w:t xml:space="preserve"> HIE (Malaffi</w:t>
            </w:r>
            <w:r w:rsidRPr="69C11FE1" w:rsidR="0356F66C">
              <w:rPr>
                <w:rFonts w:ascii="Arial" w:hAnsi="Arial" w:eastAsia="Times New Roman" w:cs="Arial"/>
                <w:lang w:val="en-US" w:eastAsia="ru-RU" w:bidi="ar-SA"/>
              </w:rPr>
              <w:t>),</w:t>
            </w:r>
            <w:r w:rsidRPr="4CC5C1B5">
              <w:rPr>
                <w:rFonts w:ascii="Arial" w:hAnsi="Arial" w:eastAsia="Times New Roman" w:cs="Arial"/>
                <w:lang w:val="en-US" w:eastAsia="ru-RU" w:bidi="ar-SA"/>
              </w:rPr>
              <w:t xml:space="preserve"> </w:t>
            </w:r>
            <w:r w:rsidRPr="4E95DAF7">
              <w:rPr>
                <w:rFonts w:ascii="Arial" w:hAnsi="Arial" w:eastAsia="Times New Roman" w:cs="Arial"/>
                <w:lang w:val="en-US" w:eastAsia="ru-RU" w:bidi="ar-SA"/>
              </w:rPr>
              <w:t xml:space="preserve">Facility’s </w:t>
            </w:r>
            <w:commentRangeStart w:id="47"/>
            <w:commentRangeStart w:id="48"/>
            <w:ins w:author="samir.ahmed" w:date="2025-07-21T07:09:00Z" w:id="49">
              <w:r w:rsidRPr="4E95DAF7">
                <w:rPr>
                  <w:rFonts w:ascii="Arial" w:hAnsi="Arial" w:eastAsia="Times New Roman" w:cs="Arial"/>
                  <w:lang w:val="en-US" w:eastAsia="ru-RU" w:bidi="ar-SA"/>
                </w:rPr>
                <w:t>EHR</w:t>
              </w:r>
            </w:ins>
            <w:commentRangeEnd w:id="47"/>
            <w:r w:rsidRPr="4E95DAF7">
              <w:rPr>
                <w:rStyle w:val="CommentReference"/>
                <w:rFonts w:ascii="Arial" w:hAnsi="Arial" w:eastAsia="Times New Roman" w:cs="Arial"/>
                <w:sz w:val="22"/>
                <w:szCs w:val="21"/>
                <w:lang w:val="en-US" w:eastAsia="ru-RU" w:bidi="ar-SA"/>
              </w:rPr>
              <w:commentReference w:id="47"/>
            </w:r>
            <w:commentRangeEnd w:id="48"/>
            <w:r w:rsidRPr="4E95DAF7">
              <w:rPr>
                <w:rStyle w:val="CommentReference"/>
                <w:rFonts w:ascii="Arial" w:hAnsi="Arial" w:eastAsia="Times New Roman" w:cs="Arial"/>
                <w:sz w:val="22"/>
                <w:szCs w:val="21"/>
                <w:lang w:val="en-US" w:eastAsia="ru-RU" w:bidi="ar-SA"/>
              </w:rPr>
              <w:commentReference w:id="48"/>
            </w:r>
            <w:r w:rsidRPr="4E95DAF7">
              <w:rPr>
                <w:rFonts w:ascii="Arial" w:hAnsi="Arial" w:eastAsia="Times New Roman" w:cs="Arial"/>
                <w:lang w:val="en-US" w:eastAsia="ru-RU" w:bidi="ar-SA"/>
              </w:rPr>
              <w:t>/EMR within the Appointment’s arrangement workflow</w:t>
            </w:r>
            <w:r w:rsidRPr="042E4078" w:rsidR="4410C74B">
              <w:rPr>
                <w:rFonts w:ascii="Arial" w:hAnsi="Arial" w:eastAsia="Times New Roman" w:cs="Arial"/>
                <w:lang w:val="en-US" w:eastAsia="ru-RU" w:bidi="ar-SA"/>
              </w:rPr>
              <w:t>.</w:t>
            </w:r>
            <w:r w:rsidRPr="4E95DAF7">
              <w:rPr>
                <w:rFonts w:ascii="Arial" w:hAnsi="Arial" w:eastAsia="Times New Roman" w:cs="Arial"/>
                <w:lang w:val="en-US" w:eastAsia="ru-RU" w:bidi="ar-SA"/>
              </w:rPr>
              <w:t xml:space="preserve"> Integration Service Module is responsible for the validation and </w:t>
            </w:r>
            <w:commentRangeStart w:id="50"/>
            <w:commentRangeStart w:id="51"/>
            <w:r w:rsidRPr="4E95DAF7">
              <w:rPr>
                <w:rFonts w:ascii="Arial" w:hAnsi="Arial" w:eastAsia="Times New Roman" w:cs="Arial"/>
                <w:lang w:val="en-US" w:eastAsia="ru-RU" w:bidi="ar-SA"/>
              </w:rPr>
              <w:t>transformation of data</w:t>
            </w:r>
            <w:commentRangeEnd w:id="50"/>
            <w:r w:rsidRPr="4E95DAF7">
              <w:rPr>
                <w:rStyle w:val="CommentReference"/>
                <w:rFonts w:ascii="Arial" w:hAnsi="Arial" w:eastAsia="Times New Roman" w:cs="Arial"/>
                <w:sz w:val="22"/>
                <w:szCs w:val="21"/>
                <w:lang w:val="en-US" w:eastAsia="ru-RU" w:bidi="ar-SA"/>
              </w:rPr>
              <w:commentReference w:id="50"/>
            </w:r>
            <w:commentRangeEnd w:id="51"/>
            <w:r w:rsidRPr="4E95DAF7">
              <w:rPr>
                <w:rStyle w:val="CommentReference"/>
                <w:rFonts w:ascii="Arial" w:hAnsi="Arial" w:eastAsia="Times New Roman" w:cs="Arial"/>
                <w:sz w:val="22"/>
                <w:szCs w:val="21"/>
                <w:lang w:val="en-US" w:eastAsia="ru-RU" w:bidi="ar-SA"/>
              </w:rPr>
              <w:commentReference w:id="51"/>
            </w:r>
            <w:r w:rsidRPr="4E95DAF7">
              <w:rPr>
                <w:rFonts w:ascii="Arial" w:hAnsi="Arial" w:eastAsia="Times New Roman" w:cs="Arial"/>
                <w:lang w:val="en-US" w:eastAsia="ru-RU" w:bidi="ar-SA"/>
              </w:rPr>
              <w:t xml:space="preserve"> incoming to the Sahatna Super App backend in the FHIR/JSON format into the internal data format of the Sahatna Super Appl.  </w:t>
            </w:r>
          </w:p>
        </w:tc>
      </w:tr>
      <w:tr w:rsidRPr="00615E6C" w:rsidR="00BD277F" w:rsidTr="0BF12755" w14:paraId="0955B9BF" w14:textId="77777777">
        <w:tc>
          <w:tcPr>
            <w:tcW w:w="0" w:type="auto"/>
          </w:tcPr>
          <w:p w:rsidRPr="0001540A" w:rsidR="00BD277F" w:rsidP="00033C71" w:rsidRDefault="00235298" w14:paraId="574176A1" w14:textId="21891389">
            <w:pPr>
              <w:rPr>
                <w:rFonts w:ascii="Arial" w:hAnsi="Arial" w:cs="Arial"/>
              </w:rPr>
            </w:pPr>
            <w:r>
              <w:rPr>
                <w:rFonts w:ascii="Arial" w:hAnsi="Arial" w:cs="Arial"/>
              </w:rPr>
              <w:t>08</w:t>
            </w:r>
          </w:p>
        </w:tc>
        <w:tc>
          <w:tcPr>
            <w:tcW w:w="0" w:type="auto"/>
          </w:tcPr>
          <w:p w:rsidRPr="00235298" w:rsidR="00BD277F" w:rsidP="00235298" w:rsidRDefault="00BD277F" w14:paraId="5D05274E" w14:textId="7143F601">
            <w:pPr>
              <w:jc w:val="both"/>
              <w:rPr>
                <w:rFonts w:ascii="Arial" w:hAnsi="Arial" w:cs="Arial"/>
              </w:rPr>
            </w:pPr>
            <w:r w:rsidRPr="00235298">
              <w:rPr>
                <w:rFonts w:ascii="Arial" w:hAnsi="Arial" w:cs="Arial"/>
              </w:rPr>
              <w:t>Teleconsultation Service</w:t>
            </w:r>
          </w:p>
        </w:tc>
        <w:tc>
          <w:tcPr>
            <w:tcW w:w="0" w:type="auto"/>
          </w:tcPr>
          <w:p w:rsidRPr="00235298" w:rsidR="00BD277F" w:rsidP="00235298" w:rsidRDefault="00BD277F" w14:paraId="29C1C2AA" w14:textId="40219BA7">
            <w:pPr>
              <w:pStyle w:val="ListParagraph"/>
              <w:widowControl/>
              <w:shd w:val="clear" w:color="auto" w:fill="FFFFFF" w:themeFill="background1"/>
              <w:spacing w:line="276" w:lineRule="auto"/>
              <w:ind w:left="0"/>
              <w:jc w:val="both"/>
              <w:rPr>
                <w:rFonts w:ascii="Arial" w:hAnsi="Arial" w:eastAsia="Times New Roman" w:cs="Arial"/>
                <w:szCs w:val="22"/>
                <w:lang w:val="en-US" w:eastAsia="ru-RU" w:bidi="ar-SA"/>
              </w:rPr>
            </w:pPr>
            <w:r w:rsidRPr="00235298">
              <w:rPr>
                <w:rFonts w:ascii="Arial" w:hAnsi="Arial" w:eastAsia="Times New Roman" w:cs="Arial"/>
                <w:szCs w:val="22"/>
                <w:lang w:val="en-US" w:eastAsia="ru-RU" w:bidi="ar-SA"/>
              </w:rPr>
              <w:t xml:space="preserve">The Teleconsultation Service Module is responsible for providing the capability of video conference between Patient and Physician and secure chatting between Patient and Physician. Video conference capability as well as video recording of the video conference between Patient and Physician are backed by the Vidyo Platform solution. </w:t>
            </w:r>
          </w:p>
        </w:tc>
      </w:tr>
      <w:tr w:rsidR="00BD277F" w:rsidTr="0BF12755" w14:paraId="24605683" w14:textId="77777777">
        <w:trPr>
          <w:trHeight w:val="300"/>
        </w:trPr>
        <w:tc>
          <w:tcPr>
            <w:tcW w:w="0" w:type="auto"/>
          </w:tcPr>
          <w:p w:rsidRPr="17A79A6F" w:rsidR="00BD277F" w:rsidP="17A79A6F" w:rsidRDefault="00235298" w14:paraId="5E37B5A5" w14:textId="073AA4F7">
            <w:pPr>
              <w:rPr>
                <w:rFonts w:ascii="Arial" w:hAnsi="Arial" w:cs="Arial"/>
              </w:rPr>
            </w:pPr>
            <w:r>
              <w:rPr>
                <w:rFonts w:ascii="Arial" w:hAnsi="Arial" w:cs="Arial"/>
              </w:rPr>
              <w:t>09</w:t>
            </w:r>
          </w:p>
        </w:tc>
        <w:tc>
          <w:tcPr>
            <w:tcW w:w="0" w:type="auto"/>
          </w:tcPr>
          <w:p w:rsidRPr="00235298" w:rsidR="00BD277F" w:rsidP="00235298" w:rsidRDefault="00BD277F" w14:paraId="1326D5C7" w14:textId="525D3E9C">
            <w:pPr>
              <w:jc w:val="both"/>
              <w:rPr>
                <w:rFonts w:ascii="Arial" w:hAnsi="Arial" w:cs="Arial"/>
              </w:rPr>
            </w:pPr>
            <w:r w:rsidRPr="00235298">
              <w:rPr>
                <w:rFonts w:ascii="Arial" w:hAnsi="Arial" w:cs="Arial"/>
              </w:rPr>
              <w:t>Appointment Service</w:t>
            </w:r>
          </w:p>
        </w:tc>
        <w:tc>
          <w:tcPr>
            <w:tcW w:w="0" w:type="auto"/>
          </w:tcPr>
          <w:p w:rsidRPr="00235298" w:rsidR="00BD277F" w:rsidP="0E54E170" w:rsidRDefault="00BD277F" w14:paraId="115E20C0" w14:textId="0F516DB3">
            <w:pPr>
              <w:spacing w:line="276" w:lineRule="auto"/>
              <w:jc w:val="both"/>
              <w:rPr>
                <w:rFonts w:ascii="Arial" w:hAnsi="Arial" w:eastAsia="Times New Roman" w:cs="Arial"/>
                <w:lang w:eastAsia="ru-RU"/>
              </w:rPr>
            </w:pPr>
            <w:r w:rsidRPr="0E54E170">
              <w:rPr>
                <w:rFonts w:ascii="Arial" w:hAnsi="Arial" w:eastAsia="Times New Roman" w:cs="Arial"/>
                <w:lang w:eastAsia="ru-RU"/>
              </w:rPr>
              <w:t>Appointment Service Module is responsible for the handling of a Patient Appointment lifecycle (create/update (rescheduling)/cancel (delete)), synchronization with the source of Appointment data (aggregator EHR/EMR DB or facilities EHR/EMR DB), providing all appointments to the user (for view all appointments of the user).</w:t>
            </w:r>
          </w:p>
        </w:tc>
      </w:tr>
      <w:tr w:rsidR="00BD277F" w:rsidTr="0BF12755" w14:paraId="427ED972" w14:textId="77777777">
        <w:trPr>
          <w:trHeight w:val="300"/>
        </w:trPr>
        <w:tc>
          <w:tcPr>
            <w:tcW w:w="0" w:type="auto"/>
          </w:tcPr>
          <w:p w:rsidRPr="17A79A6F" w:rsidR="00BD277F" w:rsidP="17A79A6F" w:rsidRDefault="00235298" w14:paraId="53133224" w14:textId="6F0A2D8F">
            <w:pPr>
              <w:rPr>
                <w:rFonts w:ascii="Arial" w:hAnsi="Arial" w:cs="Arial"/>
              </w:rPr>
            </w:pPr>
            <w:r>
              <w:rPr>
                <w:rFonts w:ascii="Arial" w:hAnsi="Arial" w:cs="Arial"/>
              </w:rPr>
              <w:t>10</w:t>
            </w:r>
          </w:p>
        </w:tc>
        <w:tc>
          <w:tcPr>
            <w:tcW w:w="0" w:type="auto"/>
          </w:tcPr>
          <w:p w:rsidRPr="00235298" w:rsidR="00BD277F" w:rsidP="00235298" w:rsidRDefault="00BD277F" w14:paraId="1575F880" w14:textId="2D69E8C2">
            <w:pPr>
              <w:jc w:val="both"/>
              <w:rPr>
                <w:rFonts w:ascii="Arial" w:hAnsi="Arial" w:cs="Arial"/>
              </w:rPr>
            </w:pPr>
            <w:r w:rsidRPr="00235298">
              <w:rPr>
                <w:rFonts w:ascii="Arial" w:hAnsi="Arial" w:cs="Arial"/>
              </w:rPr>
              <w:t>Payment Service</w:t>
            </w:r>
          </w:p>
        </w:tc>
        <w:tc>
          <w:tcPr>
            <w:tcW w:w="0" w:type="auto"/>
          </w:tcPr>
          <w:p w:rsidRPr="00235298" w:rsidR="00BD277F" w:rsidP="0BF12755" w:rsidRDefault="304D9A04" w14:paraId="473FAAAB" w14:textId="09A943F5">
            <w:pPr>
              <w:spacing w:line="276" w:lineRule="auto"/>
              <w:jc w:val="both"/>
              <w:rPr>
                <w:rFonts w:ascii="Arial" w:hAnsi="Arial" w:eastAsia="Times New Roman" w:cs="Arial"/>
                <w:lang w:eastAsia="ru-RU"/>
              </w:rPr>
            </w:pPr>
            <w:r w:rsidRPr="0BF12755">
              <w:rPr>
                <w:rFonts w:ascii="Arial" w:hAnsi="Arial" w:eastAsia="Times New Roman" w:cs="Arial"/>
                <w:b/>
                <w:bCs/>
                <w:lang w:eastAsia="ru-RU"/>
              </w:rPr>
              <w:t>Payment service</w:t>
            </w:r>
            <w:r w:rsidRPr="0BF12755">
              <w:rPr>
                <w:rFonts w:ascii="Arial" w:hAnsi="Arial" w:eastAsia="Times New Roman" w:cs="Arial"/>
                <w:lang w:eastAsia="ru-RU"/>
              </w:rPr>
              <w:t xml:space="preserve"> is responsible for handling payment feature for the patient (e.g. teleconsultation), it does integration with ADPay</w:t>
            </w:r>
          </w:p>
        </w:tc>
      </w:tr>
      <w:tr w:rsidR="00BD277F" w:rsidTr="0BF12755" w14:paraId="5CDAC520" w14:textId="77777777">
        <w:trPr>
          <w:trHeight w:val="300"/>
        </w:trPr>
        <w:tc>
          <w:tcPr>
            <w:tcW w:w="0" w:type="auto"/>
          </w:tcPr>
          <w:p w:rsidRPr="17A79A6F" w:rsidR="00BD277F" w:rsidP="17A79A6F" w:rsidRDefault="00235298" w14:paraId="37763620" w14:textId="22F8E805">
            <w:pPr>
              <w:rPr>
                <w:rFonts w:ascii="Arial" w:hAnsi="Arial" w:cs="Arial"/>
              </w:rPr>
            </w:pPr>
            <w:r>
              <w:rPr>
                <w:rFonts w:ascii="Arial" w:hAnsi="Arial" w:cs="Arial"/>
              </w:rPr>
              <w:t>11</w:t>
            </w:r>
          </w:p>
        </w:tc>
        <w:tc>
          <w:tcPr>
            <w:tcW w:w="0" w:type="auto"/>
          </w:tcPr>
          <w:p w:rsidRPr="00235298" w:rsidR="00BD277F" w:rsidP="00235298" w:rsidRDefault="00BD277F" w14:paraId="257267B5" w14:textId="018A734E">
            <w:pPr>
              <w:jc w:val="both"/>
              <w:rPr>
                <w:rFonts w:ascii="Arial" w:hAnsi="Arial" w:cs="Arial"/>
              </w:rPr>
            </w:pPr>
            <w:r w:rsidRPr="00235298">
              <w:rPr>
                <w:rFonts w:ascii="Arial" w:hAnsi="Arial" w:cs="Arial"/>
              </w:rPr>
              <w:t>Chatbot Service</w:t>
            </w:r>
          </w:p>
        </w:tc>
        <w:tc>
          <w:tcPr>
            <w:tcW w:w="0" w:type="auto"/>
          </w:tcPr>
          <w:p w:rsidRPr="00235298" w:rsidR="00BD277F" w:rsidP="0E54E170" w:rsidRDefault="00BD277F" w14:paraId="56C3794E" w14:textId="4B7934D4">
            <w:pPr>
              <w:jc w:val="both"/>
              <w:rPr>
                <w:rFonts w:ascii="Arial" w:hAnsi="Arial" w:cs="Arial"/>
              </w:rPr>
            </w:pPr>
            <w:r w:rsidRPr="0E54E170">
              <w:rPr>
                <w:rFonts w:ascii="Arial" w:hAnsi="Arial" w:cs="Arial"/>
                <w:lang w:eastAsia="ru-RU"/>
              </w:rPr>
              <w:t>Chatbot service is responsible for handling requests/responses from M42 patient LLM and providing the required format for the FE</w:t>
            </w:r>
          </w:p>
          <w:p w:rsidRPr="00235298" w:rsidR="00BD277F" w:rsidP="00235298" w:rsidRDefault="00BD277F" w14:paraId="3FF6B265" w14:textId="1ACD928A">
            <w:pPr>
              <w:spacing w:line="276" w:lineRule="auto"/>
              <w:jc w:val="both"/>
              <w:rPr>
                <w:rFonts w:ascii="Arial" w:hAnsi="Arial" w:eastAsia="Times New Roman" w:cs="Arial"/>
                <w:lang w:eastAsia="ru-RU"/>
              </w:rPr>
            </w:pPr>
          </w:p>
        </w:tc>
      </w:tr>
      <w:tr w:rsidR="00BD277F" w:rsidTr="0BF12755" w14:paraId="55CBE740" w14:textId="77777777">
        <w:trPr>
          <w:trHeight w:val="300"/>
        </w:trPr>
        <w:tc>
          <w:tcPr>
            <w:tcW w:w="0" w:type="auto"/>
          </w:tcPr>
          <w:p w:rsidRPr="17A79A6F" w:rsidR="00BD277F" w:rsidP="17A79A6F" w:rsidRDefault="00235298" w14:paraId="05FB4481" w14:textId="7CC71544">
            <w:pPr>
              <w:rPr>
                <w:rFonts w:ascii="Arial" w:hAnsi="Arial" w:cs="Arial"/>
              </w:rPr>
            </w:pPr>
            <w:r>
              <w:rPr>
                <w:rFonts w:ascii="Arial" w:hAnsi="Arial" w:cs="Arial"/>
              </w:rPr>
              <w:t>12</w:t>
            </w:r>
          </w:p>
        </w:tc>
        <w:tc>
          <w:tcPr>
            <w:tcW w:w="0" w:type="auto"/>
          </w:tcPr>
          <w:p w:rsidRPr="00235298" w:rsidR="00BD277F" w:rsidP="00235298" w:rsidRDefault="00BD277F" w14:paraId="07EAEA2A" w14:textId="3A19AC7F">
            <w:pPr>
              <w:jc w:val="both"/>
              <w:rPr>
                <w:rFonts w:ascii="Arial" w:hAnsi="Arial" w:cs="Arial"/>
              </w:rPr>
            </w:pPr>
            <w:r w:rsidRPr="00235298">
              <w:rPr>
                <w:rFonts w:ascii="Arial" w:hAnsi="Arial" w:cs="Arial"/>
              </w:rPr>
              <w:t>Genomics Service</w:t>
            </w:r>
          </w:p>
          <w:p w:rsidRPr="00235298" w:rsidR="00BD277F" w:rsidP="00235298" w:rsidRDefault="00BD277F" w14:paraId="4C10A01A" w14:textId="36DBB8F4">
            <w:pPr>
              <w:jc w:val="both"/>
              <w:rPr>
                <w:rFonts w:ascii="Arial" w:hAnsi="Arial" w:cs="Arial"/>
              </w:rPr>
            </w:pPr>
          </w:p>
        </w:tc>
        <w:tc>
          <w:tcPr>
            <w:tcW w:w="0" w:type="auto"/>
          </w:tcPr>
          <w:p w:rsidRPr="00235298" w:rsidR="00BD277F" w:rsidP="00235298" w:rsidRDefault="00BD277F" w14:paraId="6592CA67" w14:textId="211D7CB7">
            <w:pPr>
              <w:pStyle w:val="ListParagraph"/>
              <w:widowControl/>
              <w:shd w:val="clear" w:color="auto" w:fill="FFFFFF" w:themeFill="background1"/>
              <w:spacing w:line="276" w:lineRule="auto"/>
              <w:ind w:left="0"/>
              <w:jc w:val="both"/>
              <w:rPr>
                <w:rFonts w:ascii="Arial" w:hAnsi="Arial" w:eastAsia="Times New Roman" w:cs="Arial"/>
                <w:szCs w:val="22"/>
                <w:lang w:val="en-US" w:eastAsia="ru-RU" w:bidi="ar-SA"/>
              </w:rPr>
            </w:pPr>
            <w:r w:rsidRPr="00235298">
              <w:rPr>
                <w:rFonts w:ascii="Arial" w:hAnsi="Arial" w:cs="Arial"/>
                <w:szCs w:val="22"/>
              </w:rPr>
              <w:t xml:space="preserve">Genomics </w:t>
            </w:r>
            <w:r w:rsidRPr="00235298">
              <w:rPr>
                <w:rFonts w:ascii="Arial" w:hAnsi="Arial" w:cs="Arial"/>
                <w:szCs w:val="22"/>
                <w:lang w:val="en-US"/>
              </w:rPr>
              <w:t xml:space="preserve">service </w:t>
            </w:r>
            <w:r w:rsidRPr="00235298">
              <w:rPr>
                <w:rFonts w:ascii="Arial" w:hAnsi="Arial" w:eastAsia="Times New Roman" w:cs="Arial"/>
                <w:szCs w:val="22"/>
                <w:lang w:val="en-US" w:eastAsia="ru-RU" w:bidi="ar-SA"/>
              </w:rPr>
              <w:t>Module is responsible for getting Patient Genome Records from Genomics database handled by M42</w:t>
            </w:r>
          </w:p>
        </w:tc>
      </w:tr>
      <w:tr w:rsidR="00BD277F" w:rsidTr="0BF12755" w14:paraId="227C0398" w14:textId="77777777">
        <w:trPr>
          <w:trHeight w:val="300"/>
        </w:trPr>
        <w:tc>
          <w:tcPr>
            <w:tcW w:w="0" w:type="auto"/>
          </w:tcPr>
          <w:p w:rsidRPr="50E32BC0" w:rsidR="00BD277F" w:rsidP="50E32BC0" w:rsidRDefault="00235298" w14:paraId="03FD9458" w14:textId="694AAD02">
            <w:pPr>
              <w:rPr>
                <w:rFonts w:ascii="Arial" w:hAnsi="Arial" w:cs="Arial"/>
              </w:rPr>
            </w:pPr>
            <w:r>
              <w:rPr>
                <w:rFonts w:ascii="Arial" w:hAnsi="Arial" w:cs="Arial"/>
              </w:rPr>
              <w:t>13</w:t>
            </w:r>
          </w:p>
        </w:tc>
        <w:tc>
          <w:tcPr>
            <w:tcW w:w="0" w:type="auto"/>
          </w:tcPr>
          <w:p w:rsidRPr="00235298" w:rsidR="00BD277F" w:rsidP="00235298" w:rsidRDefault="00BD277F" w14:paraId="6FA4473F" w14:textId="2134DC8B">
            <w:pPr>
              <w:jc w:val="both"/>
              <w:rPr>
                <w:rFonts w:ascii="Arial" w:hAnsi="Arial" w:cs="Arial"/>
              </w:rPr>
            </w:pPr>
            <w:r w:rsidRPr="00235298">
              <w:rPr>
                <w:rFonts w:ascii="Arial" w:hAnsi="Arial" w:cs="Arial"/>
              </w:rPr>
              <w:t>Wearables Service</w:t>
            </w:r>
          </w:p>
        </w:tc>
        <w:tc>
          <w:tcPr>
            <w:tcW w:w="0" w:type="auto"/>
          </w:tcPr>
          <w:p w:rsidRPr="00235298" w:rsidR="00BD277F" w:rsidP="0BF12755" w:rsidRDefault="304D9A04" w14:paraId="2FFE4A4C" w14:textId="5F403496">
            <w:pPr>
              <w:jc w:val="both"/>
              <w:rPr>
                <w:rFonts w:ascii="Arial" w:hAnsi="Arial" w:cs="Arial"/>
                <w:lang w:eastAsia="ru-RU"/>
              </w:rPr>
            </w:pPr>
            <w:r w:rsidRPr="0BF12755">
              <w:rPr>
                <w:rFonts w:ascii="Arial" w:hAnsi="Arial" w:cs="Arial"/>
                <w:lang w:eastAsia="ru-RU"/>
              </w:rPr>
              <w:t>Wearables service is responsible for syncing wellness data from wellness data aggregator (HealthConnect in Android and Apple Health in IOS) and saving in Cosmos DB.</w:t>
            </w:r>
          </w:p>
        </w:tc>
      </w:tr>
      <w:tr w:rsidR="00BD277F" w:rsidTr="0BF12755" w14:paraId="2E3CB03A" w14:textId="77777777">
        <w:trPr>
          <w:trHeight w:val="300"/>
        </w:trPr>
        <w:tc>
          <w:tcPr>
            <w:tcW w:w="0" w:type="auto"/>
          </w:tcPr>
          <w:p w:rsidRPr="50E32BC0" w:rsidR="00BD277F" w:rsidP="50E32BC0" w:rsidRDefault="00235298" w14:paraId="5EF49B63" w14:textId="292AB847">
            <w:pPr>
              <w:rPr>
                <w:rFonts w:ascii="Arial" w:hAnsi="Arial" w:cs="Arial"/>
              </w:rPr>
            </w:pPr>
            <w:r>
              <w:rPr>
                <w:rFonts w:ascii="Arial" w:hAnsi="Arial" w:cs="Arial"/>
              </w:rPr>
              <w:t>14</w:t>
            </w:r>
          </w:p>
        </w:tc>
        <w:tc>
          <w:tcPr>
            <w:tcW w:w="0" w:type="auto"/>
          </w:tcPr>
          <w:p w:rsidRPr="00235298" w:rsidR="00BD277F" w:rsidP="00235298" w:rsidRDefault="00BD277F" w14:paraId="20AF57E2" w14:textId="3FBD5F0F">
            <w:pPr>
              <w:jc w:val="both"/>
              <w:rPr>
                <w:rFonts w:ascii="Arial" w:hAnsi="Arial" w:cs="Arial"/>
              </w:rPr>
            </w:pPr>
            <w:r w:rsidRPr="00235298">
              <w:rPr>
                <w:rFonts w:ascii="Arial" w:hAnsi="Arial" w:cs="Arial"/>
              </w:rPr>
              <w:t>Reference Service</w:t>
            </w:r>
          </w:p>
        </w:tc>
        <w:tc>
          <w:tcPr>
            <w:tcW w:w="0" w:type="auto"/>
          </w:tcPr>
          <w:p w:rsidRPr="00235298" w:rsidR="00BD277F" w:rsidP="0E54E170" w:rsidRDefault="00BD277F" w14:paraId="4FBE6B74" w14:textId="0D1F0355">
            <w:pPr>
              <w:jc w:val="both"/>
              <w:rPr>
                <w:rFonts w:ascii="Arial" w:hAnsi="Arial" w:cs="Arial"/>
              </w:rPr>
            </w:pPr>
            <w:r w:rsidRPr="0E54E170">
              <w:rPr>
                <w:rFonts w:ascii="Arial" w:hAnsi="Arial" w:cs="Arial"/>
                <w:lang w:eastAsia="ru-RU"/>
              </w:rPr>
              <w:t>Reference Data service is responsible for providing lookup values for Sahatna mobile app like (FAQs, county lists...etc.)</w:t>
            </w:r>
          </w:p>
        </w:tc>
      </w:tr>
      <w:tr w:rsidR="00BD277F" w:rsidTr="0BF12755" w14:paraId="63C13E45" w14:textId="77777777">
        <w:trPr>
          <w:trHeight w:val="300"/>
        </w:trPr>
        <w:tc>
          <w:tcPr>
            <w:tcW w:w="0" w:type="auto"/>
          </w:tcPr>
          <w:p w:rsidRPr="50E32BC0" w:rsidR="00BD277F" w:rsidP="50E32BC0" w:rsidRDefault="00235298" w14:paraId="5F9F94AF" w14:textId="216F375A">
            <w:pPr>
              <w:rPr>
                <w:rFonts w:ascii="Arial" w:hAnsi="Arial" w:cs="Arial"/>
              </w:rPr>
            </w:pPr>
            <w:r>
              <w:rPr>
                <w:rFonts w:ascii="Arial" w:hAnsi="Arial" w:cs="Arial"/>
              </w:rPr>
              <w:t>15</w:t>
            </w:r>
          </w:p>
        </w:tc>
        <w:tc>
          <w:tcPr>
            <w:tcW w:w="0" w:type="auto"/>
          </w:tcPr>
          <w:p w:rsidRPr="00235298" w:rsidR="00BD277F" w:rsidP="00235298" w:rsidRDefault="00BD277F" w14:paraId="7A7BD902" w14:textId="6C78569C">
            <w:pPr>
              <w:jc w:val="both"/>
              <w:rPr>
                <w:rFonts w:ascii="Arial" w:hAnsi="Arial" w:cs="Arial"/>
              </w:rPr>
            </w:pPr>
            <w:r w:rsidRPr="00235298">
              <w:rPr>
                <w:rFonts w:ascii="Arial" w:hAnsi="Arial" w:cs="Arial"/>
              </w:rPr>
              <w:t>Batch Worker Service</w:t>
            </w:r>
          </w:p>
        </w:tc>
        <w:tc>
          <w:tcPr>
            <w:tcW w:w="0" w:type="auto"/>
          </w:tcPr>
          <w:p w:rsidRPr="00235298" w:rsidR="00BD277F" w:rsidP="0BF12755" w:rsidRDefault="304D9A04" w14:paraId="315C954F" w14:textId="74A3A8BC">
            <w:pPr>
              <w:jc w:val="both"/>
              <w:rPr>
                <w:rFonts w:ascii="Arial" w:hAnsi="Arial" w:cs="Arial"/>
                <w:lang w:eastAsia="ru-RU"/>
              </w:rPr>
            </w:pPr>
            <w:r w:rsidRPr="0BF12755">
              <w:rPr>
                <w:rFonts w:ascii="Arial" w:hAnsi="Arial" w:cs="Arial"/>
                <w:lang w:eastAsia="ru-RU"/>
              </w:rPr>
              <w:t>Batch Worker service is responsible for scheduling and triggering background cron jobs (like daily syncing facilities/physicians' data from DOH licensing system).</w:t>
            </w:r>
          </w:p>
        </w:tc>
      </w:tr>
      <w:tr w:rsidR="257BCD4E" w:rsidTr="0BF12755" w14:paraId="60028D5C" w14:textId="77777777">
        <w:trPr>
          <w:trHeight w:val="300"/>
        </w:trPr>
        <w:tc>
          <w:tcPr>
            <w:tcW w:w="461" w:type="dxa"/>
          </w:tcPr>
          <w:p w:rsidR="1778BA53" w:rsidP="257BCD4E" w:rsidRDefault="1778BA53" w14:paraId="2C7CDA7A" w14:textId="33AF7F14">
            <w:pPr>
              <w:rPr>
                <w:rFonts w:ascii="Arial" w:hAnsi="Arial" w:cs="Arial"/>
              </w:rPr>
            </w:pPr>
            <w:r w:rsidRPr="257BCD4E">
              <w:rPr>
                <w:rFonts w:ascii="Arial" w:hAnsi="Arial" w:cs="Arial"/>
              </w:rPr>
              <w:t>16</w:t>
            </w:r>
          </w:p>
        </w:tc>
        <w:tc>
          <w:tcPr>
            <w:tcW w:w="1902" w:type="dxa"/>
          </w:tcPr>
          <w:p w:rsidR="1778BA53" w:rsidP="257BCD4E" w:rsidRDefault="1778BA53" w14:paraId="1D5C7456" w14:textId="6E2C81AA">
            <w:pPr>
              <w:jc w:val="both"/>
              <w:rPr>
                <w:rFonts w:ascii="Arial" w:hAnsi="Arial" w:cs="Arial"/>
              </w:rPr>
            </w:pPr>
            <w:r w:rsidRPr="257BCD4E">
              <w:rPr>
                <w:rFonts w:ascii="Arial" w:hAnsi="Arial" w:cs="Arial"/>
              </w:rPr>
              <w:t>CMS Service</w:t>
            </w:r>
          </w:p>
        </w:tc>
        <w:tc>
          <w:tcPr>
            <w:tcW w:w="6647" w:type="dxa"/>
          </w:tcPr>
          <w:p w:rsidR="1778BA53" w:rsidP="0BF12755" w:rsidRDefault="2A6C0223" w14:paraId="19802005" w14:textId="42F3D050">
            <w:pPr>
              <w:jc w:val="both"/>
              <w:rPr>
                <w:rFonts w:ascii="Arial" w:hAnsi="Arial" w:cs="Arial"/>
                <w:lang w:eastAsia="ru-RU"/>
              </w:rPr>
            </w:pPr>
            <w:r w:rsidRPr="0BF12755">
              <w:rPr>
                <w:rFonts w:ascii="Arial" w:hAnsi="Arial" w:cs="Arial"/>
                <w:lang w:eastAsia="ru-RU"/>
              </w:rPr>
              <w:t xml:space="preserve">CMS Service’s main responsibility is to act as a wrapper layer exposing APIs to </w:t>
            </w:r>
            <w:r w:rsidRPr="0BF12755" w:rsidR="68F1196A">
              <w:rPr>
                <w:rFonts w:ascii="Arial" w:hAnsi="Arial" w:cs="Arial"/>
                <w:lang w:eastAsia="ru-RU"/>
              </w:rPr>
              <w:t xml:space="preserve">allow </w:t>
            </w:r>
            <w:r w:rsidRPr="0BF12755">
              <w:rPr>
                <w:rFonts w:ascii="Arial" w:hAnsi="Arial" w:cs="Arial"/>
                <w:lang w:eastAsia="ru-RU"/>
              </w:rPr>
              <w:t>3</w:t>
            </w:r>
            <w:r w:rsidRPr="0BF12755">
              <w:rPr>
                <w:rFonts w:ascii="Arial" w:hAnsi="Arial" w:cs="Arial"/>
                <w:vertAlign w:val="superscript"/>
                <w:lang w:eastAsia="ru-RU"/>
              </w:rPr>
              <w:t>rd</w:t>
            </w:r>
            <w:r w:rsidRPr="0BF12755">
              <w:rPr>
                <w:rFonts w:ascii="Arial" w:hAnsi="Arial" w:cs="Arial"/>
                <w:lang w:eastAsia="ru-RU"/>
              </w:rPr>
              <w:t xml:space="preserve"> parties </w:t>
            </w:r>
            <w:r w:rsidRPr="0BF12755" w:rsidR="79CE1AA7">
              <w:rPr>
                <w:rFonts w:ascii="Arial" w:hAnsi="Arial" w:cs="Arial"/>
                <w:lang w:eastAsia="ru-RU"/>
              </w:rPr>
              <w:t>(e.g. AD360) to pu</w:t>
            </w:r>
            <w:r w:rsidRPr="0BF12755" w:rsidR="10DA3BE7">
              <w:rPr>
                <w:rFonts w:ascii="Arial" w:hAnsi="Arial" w:cs="Arial"/>
                <w:lang w:eastAsia="ru-RU"/>
              </w:rPr>
              <w:t>sh media</w:t>
            </w:r>
            <w:r w:rsidRPr="0BF12755" w:rsidR="79CE1AA7">
              <w:rPr>
                <w:rFonts w:ascii="Arial" w:hAnsi="Arial" w:cs="Arial"/>
                <w:lang w:eastAsia="ru-RU"/>
              </w:rPr>
              <w:t xml:space="preserve"> content to Sahatna</w:t>
            </w:r>
            <w:r w:rsidRPr="0BF12755" w:rsidR="54AA9AA8">
              <w:rPr>
                <w:rFonts w:ascii="Arial" w:hAnsi="Arial" w:cs="Arial"/>
                <w:lang w:eastAsia="ru-RU"/>
              </w:rPr>
              <w:t>‘s</w:t>
            </w:r>
            <w:r w:rsidRPr="0BF12755" w:rsidR="79CE1AA7">
              <w:rPr>
                <w:rFonts w:ascii="Arial" w:hAnsi="Arial" w:cs="Arial"/>
                <w:lang w:eastAsia="ru-RU"/>
              </w:rPr>
              <w:t xml:space="preserve"> CMS “Strapi”.</w:t>
            </w:r>
            <w:r w:rsidRPr="0BF12755" w:rsidR="57559B6A">
              <w:rPr>
                <w:rFonts w:ascii="Arial" w:hAnsi="Arial" w:cs="Arial"/>
                <w:lang w:eastAsia="ru-RU"/>
              </w:rPr>
              <w:t xml:space="preserve"> This content (e.g</w:t>
            </w:r>
            <w:r w:rsidRPr="0BF12755" w:rsidR="2E7C527A">
              <w:rPr>
                <w:rFonts w:ascii="Arial" w:hAnsi="Arial" w:cs="Arial"/>
                <w:lang w:eastAsia="ru-RU"/>
              </w:rPr>
              <w:t>.</w:t>
            </w:r>
            <w:r w:rsidRPr="0BF12755" w:rsidR="57559B6A">
              <w:rPr>
                <w:rFonts w:ascii="Arial" w:hAnsi="Arial" w:cs="Arial"/>
                <w:lang w:eastAsia="ru-RU"/>
              </w:rPr>
              <w:t xml:space="preserve"> news, articles, events...etc.) will be used further to be rendered on Sahatna mobile app.</w:t>
            </w:r>
          </w:p>
        </w:tc>
      </w:tr>
    </w:tbl>
    <w:p w:rsidRPr="005A1C8B" w:rsidR="009306CB" w:rsidP="75417854" w:rsidRDefault="009306CB" w14:paraId="0F50C06B" w14:textId="77777777">
      <w:pPr>
        <w:pStyle w:val="NormalWeb"/>
        <w:shd w:val="clear" w:color="auto" w:fill="FFFFFF" w:themeFill="background1"/>
        <w:spacing w:before="0" w:beforeAutospacing="0" w:after="0" w:afterAutospacing="0"/>
        <w:rPr>
          <w:rFonts w:ascii="Arial" w:hAnsi="Arial" w:cs="Arial"/>
          <w:color w:val="1F1F1F"/>
          <w:lang w:val="en-US"/>
        </w:rPr>
      </w:pPr>
    </w:p>
    <w:p w:rsidRPr="00661782" w:rsidR="00901C9F" w:rsidRDefault="7D12728B" w14:paraId="769808DE" w14:textId="0B0ABC5D">
      <w:pPr>
        <w:pStyle w:val="Heading3"/>
        <w:pPrChange w:author="Mohmmad Modallal" w:date="2025-07-17T15:56:00Z" w16du:dateUtc="2025-07-17T11:56:00Z" w:id="52">
          <w:pPr>
            <w:pStyle w:val="NormalWeb"/>
            <w:shd w:val="clear" w:color="auto" w:fill="FFFFFF" w:themeFill="background1"/>
            <w:spacing w:before="0" w:beforeAutospacing="0" w:after="0" w:afterAutospacing="0"/>
          </w:pPr>
        </w:pPrChange>
      </w:pPr>
      <w:bookmarkStart w:name="_Toc1796969599" w:id="53"/>
      <w:commentRangeStart w:id="54"/>
      <w:commentRangeStart w:id="55"/>
      <w:commentRangeStart w:id="56"/>
      <w:r>
        <w:t>External Components</w:t>
      </w:r>
      <w:r w:rsidR="0E00B81A">
        <w:rPr>
          <w:b w:val="0"/>
          <w:bCs w:val="0"/>
        </w:rPr>
        <w:t xml:space="preserve"> Description</w:t>
      </w:r>
      <w:bookmarkEnd w:id="53"/>
      <w:commentRangeEnd w:id="54"/>
      <w:r w:rsidRPr="00661782" w:rsidR="002D0ACB">
        <w:rPr>
          <w:rStyle w:val="CommentReference"/>
          <w:sz w:val="24"/>
          <w:szCs w:val="24"/>
        </w:rPr>
        <w:commentReference w:id="54"/>
      </w:r>
      <w:commentRangeEnd w:id="55"/>
      <w:r w:rsidRPr="00661782" w:rsidR="002D0ACB">
        <w:rPr>
          <w:rStyle w:val="CommentReference"/>
          <w:sz w:val="24"/>
          <w:szCs w:val="24"/>
        </w:rPr>
        <w:commentReference w:id="55"/>
      </w:r>
      <w:commentRangeEnd w:id="56"/>
      <w:r w:rsidRPr="00661782" w:rsidR="002D0ACB">
        <w:rPr>
          <w:rStyle w:val="CommentReference"/>
          <w:sz w:val="24"/>
          <w:szCs w:val="24"/>
        </w:rPr>
        <w:commentReference w:id="56"/>
      </w:r>
    </w:p>
    <w:p w:rsidR="002D0ACB" w:rsidP="75417854" w:rsidRDefault="002D0ACB" w14:paraId="2E24AB00" w14:textId="77777777">
      <w:pPr>
        <w:pStyle w:val="NormalWeb"/>
        <w:shd w:val="clear" w:color="auto" w:fill="FFFFFF" w:themeFill="background1"/>
        <w:spacing w:before="0" w:beforeAutospacing="0" w:after="0" w:afterAutospacing="0"/>
        <w:rPr>
          <w:rFonts w:ascii="Arial" w:hAnsi="Arial" w:cs="Arial"/>
          <w:color w:val="1F1F1F"/>
          <w:lang w:val="en-US"/>
        </w:rPr>
      </w:pPr>
    </w:p>
    <w:tbl>
      <w:tblPr>
        <w:tblStyle w:val="TableGrid"/>
        <w:tblW w:w="9493" w:type="dxa"/>
        <w:tblInd w:w="0" w:type="dxa"/>
        <w:tblLook w:val="04A0" w:firstRow="1" w:lastRow="0" w:firstColumn="1" w:lastColumn="0" w:noHBand="0" w:noVBand="1"/>
        <w:tblPrChange w:author="Mohmmad Modallal" w:date="2025-07-17T15:20:00Z" w16du:dateUtc="2025-07-17T11:20:00Z" w:id="57">
          <w:tblPr>
            <w:tblStyle w:val="TableGrid"/>
            <w:tblW w:w="9493" w:type="dxa"/>
            <w:tblInd w:w="0" w:type="dxa"/>
            <w:tblLook w:val="04A0" w:firstRow="1" w:lastRow="0" w:firstColumn="1" w:lastColumn="0" w:noHBand="0" w:noVBand="1"/>
          </w:tblPr>
        </w:tblPrChange>
      </w:tblPr>
      <w:tblGrid>
        <w:gridCol w:w="3235"/>
        <w:gridCol w:w="6258"/>
        <w:tblGridChange w:id="58">
          <w:tblGrid>
            <w:gridCol w:w="360"/>
            <w:gridCol w:w="360"/>
            <w:gridCol w:w="360"/>
            <w:gridCol w:w="2155"/>
            <w:gridCol w:w="6258"/>
          </w:tblGrid>
        </w:tblGridChange>
      </w:tblGrid>
      <w:tr w:rsidRPr="000F6FE6" w:rsidR="002D0ACB" w:rsidTr="0500AE4A" w14:paraId="4E121EAF" w14:textId="77777777">
        <w:trPr>
          <w:trHeight w:val="300"/>
          <w:tblHeader/>
          <w:trPrChange w:author="Mohmmad Modallal" w:date="2025-07-17T15:20:00Z" w16du:dateUtc="2025-07-17T11:20:00Z" w:id="59">
            <w:trPr>
              <w:gridAfter w:val="0"/>
              <w:tblHeader/>
            </w:trPr>
          </w:trPrChange>
        </w:trPr>
        <w:tc>
          <w:tcPr>
            <w:tcW w:w="3235" w:type="dxa"/>
            <w:shd w:val="clear" w:color="auto" w:fill="BFBFBF" w:themeFill="background1" w:themeFillShade="BF"/>
            <w:tcPrChange w:author="Mohmmad Modallal" w:date="2025-07-17T15:20:00Z" w16du:dateUtc="2025-07-17T11:20:00Z" w:id="60">
              <w:tcPr>
                <w:tcW w:w="2689" w:type="dxa"/>
                <w:shd w:val="clear" w:color="auto" w:fill="BFBFBF" w:themeFill="background1" w:themeFillShade="BF"/>
              </w:tcPr>
            </w:tcPrChange>
          </w:tcPr>
          <w:p w:rsidRPr="000F6FE6" w:rsidR="002D0ACB" w:rsidRDefault="1F7A192C" w14:paraId="6FA693FB" w14:textId="03649F48">
            <w:pPr>
              <w:jc w:val="center"/>
              <w:rPr>
                <w:rFonts w:ascii="Arial" w:hAnsi="Arial" w:eastAsia="Times New Roman" w:cs="Arial"/>
                <w:b/>
                <w:bCs/>
                <w:color w:val="1F1F1F"/>
                <w:sz w:val="24"/>
                <w:szCs w:val="24"/>
                <w:lang w:eastAsia="ru-RU"/>
              </w:rPr>
              <w:pPrChange w:author="Mohmmad Modallal" w:date="2025-07-17T15:20:00Z" w16du:dateUtc="2025-07-17T11:20:00Z" w:id="61">
                <w:pPr/>
              </w:pPrChange>
            </w:pPr>
            <w:r w:rsidRPr="28DEE075">
              <w:rPr>
                <w:rFonts w:ascii="Arial" w:hAnsi="Arial" w:eastAsia="Times New Roman" w:cs="Arial"/>
                <w:b/>
                <w:bCs/>
                <w:color w:val="1F1F1F"/>
                <w:sz w:val="24"/>
                <w:szCs w:val="24"/>
                <w:lang w:eastAsia="ru-RU"/>
              </w:rPr>
              <w:t>Component</w:t>
            </w:r>
          </w:p>
        </w:tc>
        <w:tc>
          <w:tcPr>
            <w:tcW w:w="6258" w:type="dxa"/>
            <w:shd w:val="clear" w:color="auto" w:fill="BFBFBF" w:themeFill="background1" w:themeFillShade="BF"/>
            <w:tcPrChange w:author="Mohmmad Modallal" w:date="2025-07-17T15:20:00Z" w16du:dateUtc="2025-07-17T11:20:00Z" w:id="62">
              <w:tcPr>
                <w:tcW w:w="6804" w:type="dxa"/>
                <w:gridSpan w:val="2"/>
                <w:shd w:val="clear" w:color="auto" w:fill="BFBFBF" w:themeFill="background1" w:themeFillShade="BF"/>
              </w:tcPr>
            </w:tcPrChange>
          </w:tcPr>
          <w:p w:rsidRPr="000F6FE6" w:rsidR="002D0ACB" w:rsidRDefault="002D0ACB" w14:paraId="6487F014" w14:textId="77777777">
            <w:pPr>
              <w:jc w:val="center"/>
              <w:rPr>
                <w:rFonts w:ascii="Arial" w:hAnsi="Arial" w:eastAsia="Times New Roman" w:cs="Arial"/>
                <w:b/>
                <w:bCs/>
                <w:color w:val="1F1F1F"/>
                <w:sz w:val="24"/>
                <w:szCs w:val="24"/>
                <w:lang w:eastAsia="ru-RU"/>
              </w:rPr>
              <w:pPrChange w:author="Mohmmad Modallal" w:date="2025-07-17T15:20:00Z" w16du:dateUtc="2025-07-17T11:20:00Z" w:id="63">
                <w:pPr/>
              </w:pPrChange>
            </w:pPr>
            <w:r w:rsidRPr="000F6FE6">
              <w:rPr>
                <w:rFonts w:ascii="Arial" w:hAnsi="Arial" w:eastAsia="Times New Roman" w:cs="Arial"/>
                <w:b/>
                <w:bCs/>
                <w:color w:val="1F1F1F"/>
                <w:sz w:val="24"/>
                <w:szCs w:val="24"/>
                <w:lang w:eastAsia="ru-RU"/>
              </w:rPr>
              <w:t>Description</w:t>
            </w:r>
          </w:p>
        </w:tc>
      </w:tr>
      <w:tr w:rsidRPr="000F6FE6" w:rsidR="002D0ACB" w:rsidTr="0500AE4A" w14:paraId="5C2EDE9F" w14:textId="77777777">
        <w:trPr>
          <w:trHeight w:val="300"/>
          <w:tblHeader/>
          <w:trPrChange w:author="Mohmmad Modallal" w:date="2025-07-17T15:20:00Z" w16du:dateUtc="2025-07-17T11:20:00Z" w:id="64">
            <w:trPr>
              <w:gridAfter w:val="0"/>
              <w:tblHeader/>
            </w:trPr>
          </w:trPrChange>
        </w:trPr>
        <w:tc>
          <w:tcPr>
            <w:tcW w:w="3235" w:type="dxa"/>
            <w:shd w:val="clear" w:color="auto" w:fill="BFBFBF" w:themeFill="background1" w:themeFillShade="BF"/>
            <w:tcPrChange w:author="Mohmmad Modallal" w:date="2025-07-17T15:20:00Z" w16du:dateUtc="2025-07-17T11:20:00Z" w:id="65">
              <w:tcPr>
                <w:tcW w:w="2689" w:type="dxa"/>
                <w:shd w:val="clear" w:color="auto" w:fill="BFBFBF" w:themeFill="background1" w:themeFillShade="BF"/>
              </w:tcPr>
            </w:tcPrChange>
          </w:tcPr>
          <w:p w:rsidRPr="00BC41EA" w:rsidR="002D0ACB" w:rsidRDefault="2069332A" w14:paraId="7F1D487F" w14:textId="0E599EE9">
            <w:pPr>
              <w:jc w:val="both"/>
              <w:rPr>
                <w:rFonts w:ascii="Arial" w:hAnsi="Arial" w:cs="Arial"/>
                <w:rPrChange w:author="Mohmmad Modallal" w:date="2025-07-22T10:50:00Z" w16du:dateUtc="2025-07-22T06:50:00Z" w:id="66">
                  <w:rPr>
                    <w:rFonts w:ascii="Arial" w:hAnsi="Arial" w:eastAsia="Times New Roman" w:cs="Arial"/>
                    <w:b/>
                    <w:bCs/>
                    <w:color w:val="1F1F1F"/>
                    <w:lang w:eastAsia="ru-RU"/>
                  </w:rPr>
                </w:rPrChange>
              </w:rPr>
              <w:pPrChange w:author="Mohmmad Modallal" w:date="2025-07-22T10:50:00Z" w16du:dateUtc="2025-07-22T06:50:00Z" w:id="67">
                <w:pPr/>
              </w:pPrChange>
            </w:pPr>
            <w:r w:rsidRPr="74AC24EF">
              <w:rPr>
                <w:rFonts w:ascii="Arial" w:hAnsi="Arial" w:cs="Arial" w:eastAsiaTheme="minorHAnsi"/>
                <w:rPrChange w:author="Mohmmad Modallal" w:date="2025-07-22T10:50:00Z" w:id="68">
                  <w:rPr>
                    <w:rFonts w:ascii="Arial" w:hAnsi="Arial" w:eastAsia="Times New Roman" w:cs="Arial"/>
                    <w:b/>
                    <w:bCs/>
                    <w:color w:val="1F1F1F"/>
                    <w:lang w:eastAsia="ru-RU"/>
                  </w:rPr>
                </w:rPrChange>
              </w:rPr>
              <w:t>UAEPass</w:t>
            </w:r>
          </w:p>
        </w:tc>
        <w:tc>
          <w:tcPr>
            <w:tcW w:w="6258" w:type="dxa"/>
            <w:shd w:val="clear" w:color="auto" w:fill="BFBFBF" w:themeFill="background1" w:themeFillShade="BF"/>
            <w:tcPrChange w:author="Mohmmad Modallal" w:date="2025-07-17T15:20:00Z" w16du:dateUtc="2025-07-17T11:20:00Z" w:id="69">
              <w:tcPr>
                <w:tcW w:w="6804" w:type="dxa"/>
                <w:gridSpan w:val="2"/>
                <w:shd w:val="clear" w:color="auto" w:fill="BFBFBF" w:themeFill="background1" w:themeFillShade="BF"/>
              </w:tcPr>
            </w:tcPrChange>
          </w:tcPr>
          <w:p w:rsidRPr="00BC41EA" w:rsidR="002D0ACB" w:rsidRDefault="5F323814" w14:paraId="217337C2" w14:textId="53651D50">
            <w:pPr>
              <w:jc w:val="both"/>
              <w:rPr>
                <w:rFonts w:ascii="Arial" w:hAnsi="Arial" w:cs="Arial"/>
                <w:rPrChange w:author="Mohmmad Modallal" w:date="2025-07-22T10:50:00Z" w16du:dateUtc="2025-07-22T06:50:00Z" w:id="70">
                  <w:rPr>
                    <w:rFonts w:ascii="Arial" w:hAnsi="Arial" w:eastAsia="Times New Roman" w:cs="Arial"/>
                    <w:b/>
                    <w:bCs/>
                    <w:color w:val="1F1F1F"/>
                    <w:lang w:eastAsia="ru-RU"/>
                  </w:rPr>
                </w:rPrChange>
              </w:rPr>
              <w:pPrChange w:author="Mohmmad Modallal" w:date="2025-07-22T10:50:00Z" w16du:dateUtc="2025-07-22T06:50:00Z" w:id="71">
                <w:pPr/>
              </w:pPrChange>
            </w:pPr>
            <w:r w:rsidRPr="00BC41EA">
              <w:rPr>
                <w:rFonts w:ascii="Arial" w:hAnsi="Arial" w:cs="Arial"/>
              </w:rPr>
              <w:t>A unified digital identity platform for UAE residents and citizens that provides secure access to government and private sector services. It serves as a single sign-on solution, allowing users to authenticate themselves across multiple digital platforms using biometric verification, smart ID cards, or mobile credentials.</w:t>
            </w:r>
          </w:p>
        </w:tc>
      </w:tr>
      <w:tr w:rsidRPr="000F6FE6" w:rsidR="002D0ACB" w:rsidTr="0500AE4A" w14:paraId="4CF6C295" w14:textId="77777777">
        <w:trPr>
          <w:trHeight w:val="300"/>
          <w:tblHeader/>
          <w:trPrChange w:author="Mohmmad Modallal" w:date="2025-07-17T15:20:00Z" w16du:dateUtc="2025-07-17T11:20:00Z" w:id="72">
            <w:trPr>
              <w:gridAfter w:val="0"/>
              <w:tblHeader/>
            </w:trPr>
          </w:trPrChange>
        </w:trPr>
        <w:tc>
          <w:tcPr>
            <w:tcW w:w="3235" w:type="dxa"/>
            <w:shd w:val="clear" w:color="auto" w:fill="BFBFBF" w:themeFill="background1" w:themeFillShade="BF"/>
            <w:tcPrChange w:author="Mohmmad Modallal" w:date="2025-07-17T15:20:00Z" w16du:dateUtc="2025-07-17T11:20:00Z" w:id="73">
              <w:tcPr>
                <w:tcW w:w="2689" w:type="dxa"/>
                <w:shd w:val="clear" w:color="auto" w:fill="BFBFBF" w:themeFill="background1" w:themeFillShade="BF"/>
              </w:tcPr>
            </w:tcPrChange>
          </w:tcPr>
          <w:p w:rsidRPr="00BC41EA" w:rsidR="002D0ACB" w:rsidRDefault="002D0ACB" w14:paraId="7C57B7F6" w14:textId="4602CE69">
            <w:pPr>
              <w:jc w:val="both"/>
              <w:rPr>
                <w:rFonts w:ascii="Arial" w:hAnsi="Arial" w:cs="Arial"/>
                <w:rPrChange w:author="Mohmmad Modallal" w:date="2025-07-22T10:50:00Z" w16du:dateUtc="2025-07-22T06:50:00Z" w:id="74">
                  <w:rPr>
                    <w:rFonts w:ascii="Arial" w:hAnsi="Arial" w:eastAsia="Times New Roman" w:cs="Arial"/>
                    <w:b/>
                    <w:bCs/>
                    <w:color w:val="1F1F1F"/>
                    <w:lang w:eastAsia="ru-RU"/>
                  </w:rPr>
                </w:rPrChange>
              </w:rPr>
              <w:pPrChange w:author="Mohmmad Modallal" w:date="2025-07-22T10:50:00Z" w16du:dateUtc="2025-07-22T06:50:00Z" w:id="75">
                <w:pPr/>
              </w:pPrChange>
            </w:pPr>
            <w:r w:rsidRPr="74AC24EF">
              <w:rPr>
                <w:rFonts w:ascii="Arial" w:hAnsi="Arial" w:cs="Arial" w:eastAsiaTheme="minorHAnsi"/>
                <w:rPrChange w:author="Mohmmad Modallal" w:date="2025-07-22T10:50:00Z" w:id="76">
                  <w:rPr>
                    <w:rFonts w:ascii="Arial" w:hAnsi="Arial" w:eastAsia="Times New Roman" w:cs="Arial"/>
                    <w:b/>
                    <w:bCs/>
                    <w:color w:val="1F1F1F"/>
                    <w:lang w:eastAsia="ru-RU"/>
                  </w:rPr>
                </w:rPrChange>
              </w:rPr>
              <w:t>DoH Patient Info</w:t>
            </w:r>
            <w:r w:rsidRPr="74AC24EF" w:rsidR="00965D91">
              <w:rPr>
                <w:rFonts w:ascii="Arial" w:hAnsi="Arial" w:cs="Arial" w:eastAsiaTheme="minorHAnsi"/>
                <w:rPrChange w:author="Mohmmad Modallal" w:date="2025-07-22T10:50:00Z" w:id="77">
                  <w:rPr>
                    <w:rFonts w:ascii="Arial" w:hAnsi="Arial" w:eastAsia="Times New Roman" w:cs="Arial"/>
                    <w:b/>
                    <w:bCs/>
                    <w:color w:val="1F1F1F"/>
                    <w:lang w:eastAsia="ru-RU"/>
                  </w:rPr>
                </w:rPrChange>
              </w:rPr>
              <w:t xml:space="preserve"> System</w:t>
            </w:r>
          </w:p>
        </w:tc>
        <w:tc>
          <w:tcPr>
            <w:tcW w:w="6258" w:type="dxa"/>
            <w:shd w:val="clear" w:color="auto" w:fill="BFBFBF" w:themeFill="background1" w:themeFillShade="BF"/>
            <w:tcPrChange w:author="Mohmmad Modallal" w:date="2025-07-17T15:20:00Z" w16du:dateUtc="2025-07-17T11:20:00Z" w:id="78">
              <w:tcPr>
                <w:tcW w:w="6804" w:type="dxa"/>
                <w:gridSpan w:val="2"/>
                <w:shd w:val="clear" w:color="auto" w:fill="BFBFBF" w:themeFill="background1" w:themeFillShade="BF"/>
              </w:tcPr>
            </w:tcPrChange>
          </w:tcPr>
          <w:p w:rsidRPr="00BC41EA" w:rsidR="002D0ACB" w:rsidRDefault="2B6F9E5A" w14:paraId="4C394AC8" w14:textId="30261AC5">
            <w:pPr>
              <w:jc w:val="both"/>
              <w:rPr>
                <w:rPrChange w:author="Mohmmad Modallal" w:date="2025-07-22T10:50:00Z" w16du:dateUtc="2025-07-22T06:50:00Z" w:id="79">
                  <w:rPr>
                    <w:rFonts w:ascii="Arial" w:hAnsi="Arial" w:eastAsia="Times New Roman" w:cs="Arial"/>
                    <w:b/>
                    <w:bCs/>
                    <w:color w:val="1F1F1F"/>
                    <w:lang w:eastAsia="ru-RU"/>
                  </w:rPr>
                </w:rPrChange>
              </w:rPr>
              <w:pPrChange w:author="Mohmmad Modallal" w:date="2025-07-22T10:50:00Z" w16du:dateUtc="2025-07-22T06:50:00Z" w:id="80">
                <w:pPr/>
              </w:pPrChange>
            </w:pPr>
            <w:r w:rsidRPr="00BC41EA">
              <w:rPr>
                <w:rFonts w:ascii="Arial" w:hAnsi="Arial" w:eastAsia="Arial" w:cs="Arial"/>
              </w:rPr>
              <w:t>The Department of Health's centralized patient information management system stores and manages comprehensive patient medical records, demographics, and health data. It enables healthcare providers to access patient information across the healthcare network for continuity of care.</w:t>
            </w:r>
          </w:p>
        </w:tc>
      </w:tr>
      <w:tr w:rsidRPr="000F6FE6" w:rsidR="002D0ACB" w:rsidTr="0500AE4A" w14:paraId="1C887BB1" w14:textId="77777777">
        <w:trPr>
          <w:trHeight w:val="300"/>
          <w:tblHeader/>
          <w:trPrChange w:author="Mohmmad Modallal" w:date="2025-07-17T15:20:00Z" w16du:dateUtc="2025-07-17T11:20:00Z" w:id="81">
            <w:trPr>
              <w:gridAfter w:val="0"/>
              <w:tblHeader/>
            </w:trPr>
          </w:trPrChange>
        </w:trPr>
        <w:tc>
          <w:tcPr>
            <w:tcW w:w="3235" w:type="dxa"/>
            <w:shd w:val="clear" w:color="auto" w:fill="BFBFBF" w:themeFill="background1" w:themeFillShade="BF"/>
            <w:tcPrChange w:author="Mohmmad Modallal" w:date="2025-07-17T15:20:00Z" w16du:dateUtc="2025-07-17T11:20:00Z" w:id="82">
              <w:tcPr>
                <w:tcW w:w="2689" w:type="dxa"/>
                <w:shd w:val="clear" w:color="auto" w:fill="BFBFBF" w:themeFill="background1" w:themeFillShade="BF"/>
              </w:tcPr>
            </w:tcPrChange>
          </w:tcPr>
          <w:p w:rsidRPr="00BC41EA" w:rsidR="002D0ACB" w:rsidRDefault="002D0ACB" w14:paraId="3A6E7F19" w14:textId="0A9BF6EC">
            <w:pPr>
              <w:jc w:val="both"/>
              <w:rPr>
                <w:rFonts w:ascii="Arial" w:hAnsi="Arial" w:cs="Arial"/>
                <w:rPrChange w:author="Mohmmad Modallal" w:date="2025-07-22T10:50:00Z" w16du:dateUtc="2025-07-22T06:50:00Z" w:id="83">
                  <w:rPr>
                    <w:rFonts w:ascii="Arial" w:hAnsi="Arial" w:eastAsia="Times New Roman" w:cs="Arial"/>
                    <w:b/>
                    <w:bCs/>
                    <w:color w:val="1F1F1F"/>
                    <w:lang w:eastAsia="ru-RU"/>
                  </w:rPr>
                </w:rPrChange>
              </w:rPr>
              <w:pPrChange w:author="Mohmmad Modallal" w:date="2025-07-22T10:50:00Z" w16du:dateUtc="2025-07-22T06:50:00Z" w:id="84">
                <w:pPr/>
              </w:pPrChange>
            </w:pPr>
            <w:r w:rsidRPr="74AC24EF">
              <w:rPr>
                <w:rFonts w:ascii="Arial" w:hAnsi="Arial" w:cs="Arial" w:eastAsiaTheme="minorHAnsi"/>
                <w:rPrChange w:author="Mohmmad Modallal" w:date="2025-07-22T10:50:00Z" w:id="85">
                  <w:rPr>
                    <w:rFonts w:ascii="Arial" w:hAnsi="Arial" w:eastAsia="Times New Roman" w:cs="Arial"/>
                    <w:b/>
                    <w:bCs/>
                    <w:color w:val="1F1F1F"/>
                    <w:lang w:eastAsia="ru-RU"/>
                  </w:rPr>
                </w:rPrChange>
              </w:rPr>
              <w:t xml:space="preserve">DoH </w:t>
            </w:r>
            <w:r w:rsidRPr="74AC24EF" w:rsidR="00965D91">
              <w:rPr>
                <w:rFonts w:ascii="Arial" w:hAnsi="Arial" w:cs="Arial" w:eastAsiaTheme="minorHAnsi"/>
                <w:rPrChange w:author="Mohmmad Modallal" w:date="2025-07-22T10:50:00Z" w:id="86">
                  <w:rPr>
                    <w:rFonts w:ascii="Arial" w:hAnsi="Arial" w:eastAsia="Times New Roman" w:cs="Arial"/>
                    <w:b/>
                    <w:bCs/>
                    <w:color w:val="1F1F1F"/>
                    <w:lang w:eastAsia="ru-RU"/>
                  </w:rPr>
                </w:rPrChange>
              </w:rPr>
              <w:t>Licenses Info System</w:t>
            </w:r>
          </w:p>
        </w:tc>
        <w:tc>
          <w:tcPr>
            <w:tcW w:w="6258" w:type="dxa"/>
            <w:shd w:val="clear" w:color="auto" w:fill="BFBFBF" w:themeFill="background1" w:themeFillShade="BF"/>
            <w:tcPrChange w:author="Mohmmad Modallal" w:date="2025-07-17T15:20:00Z" w16du:dateUtc="2025-07-17T11:20:00Z" w:id="87">
              <w:tcPr>
                <w:tcW w:w="6804" w:type="dxa"/>
                <w:gridSpan w:val="2"/>
                <w:shd w:val="clear" w:color="auto" w:fill="BFBFBF" w:themeFill="background1" w:themeFillShade="BF"/>
              </w:tcPr>
            </w:tcPrChange>
          </w:tcPr>
          <w:p w:rsidRPr="00BC41EA" w:rsidR="002D0ACB" w:rsidRDefault="4481D74B" w14:paraId="3C0EBD7F" w14:textId="095D635B">
            <w:pPr>
              <w:jc w:val="both"/>
              <w:rPr>
                <w:rPrChange w:author="Mohmmad Modallal" w:date="2025-07-22T10:50:00Z" w16du:dateUtc="2025-07-22T06:50:00Z" w:id="88">
                  <w:rPr>
                    <w:rFonts w:ascii="Arial" w:hAnsi="Arial" w:eastAsia="Times New Roman" w:cs="Arial"/>
                    <w:b/>
                    <w:bCs/>
                    <w:color w:val="1F1F1F"/>
                    <w:lang w:eastAsia="ru-RU"/>
                  </w:rPr>
                </w:rPrChange>
              </w:rPr>
              <w:pPrChange w:author="Mohmmad Modallal" w:date="2025-07-22T10:50:00Z" w16du:dateUtc="2025-07-22T06:50:00Z" w:id="89">
                <w:pPr/>
              </w:pPrChange>
            </w:pPr>
            <w:r w:rsidRPr="0E54E170">
              <w:rPr>
                <w:rFonts w:ascii="Arial" w:hAnsi="Arial" w:eastAsia="Arial" w:cs="Arial"/>
              </w:rPr>
              <w:t>A Department of Health database system that manages and tracks professional licenses for healthcare providers, facilities, and medical practitioners. It maintains licensing status, renewals, qualifications, and regulatory compliance information for all healthcare entities within the jurisdiction.</w:t>
            </w:r>
          </w:p>
        </w:tc>
      </w:tr>
      <w:tr w:rsidRPr="000F6FE6" w:rsidR="00965D91" w:rsidTr="0500AE4A" w14:paraId="226DDE01" w14:textId="77777777">
        <w:trPr>
          <w:trHeight w:val="300"/>
          <w:tblHeader/>
          <w:trPrChange w:author="Mohmmad Modallal" w:date="2025-07-17T15:20:00Z" w16du:dateUtc="2025-07-17T11:20:00Z" w:id="90">
            <w:trPr>
              <w:gridAfter w:val="0"/>
              <w:tblHeader/>
            </w:trPr>
          </w:trPrChange>
        </w:trPr>
        <w:tc>
          <w:tcPr>
            <w:tcW w:w="3235" w:type="dxa"/>
            <w:shd w:val="clear" w:color="auto" w:fill="BFBFBF" w:themeFill="background1" w:themeFillShade="BF"/>
            <w:tcPrChange w:author="Mohmmad Modallal" w:date="2025-07-17T15:20:00Z" w16du:dateUtc="2025-07-17T11:20:00Z" w:id="91">
              <w:tcPr>
                <w:tcW w:w="3235" w:type="dxa"/>
                <w:gridSpan w:val="2"/>
                <w:shd w:val="clear" w:color="auto" w:fill="BFBFBF" w:themeFill="background1" w:themeFillShade="BF"/>
              </w:tcPr>
            </w:tcPrChange>
          </w:tcPr>
          <w:p w:rsidRPr="00BC41EA" w:rsidR="00965D91" w:rsidRDefault="00EA342F" w14:paraId="6354B084" w14:textId="439B6D45">
            <w:pPr>
              <w:jc w:val="both"/>
              <w:rPr>
                <w:rFonts w:ascii="Arial" w:hAnsi="Arial" w:cs="Arial"/>
              </w:rPr>
              <w:pPrChange w:author="Mohmmad Modallal" w:date="2025-07-22T10:50:00Z" w16du:dateUtc="2025-07-22T06:50:00Z" w:id="92">
                <w:pPr/>
              </w:pPrChange>
            </w:pPr>
            <w:r w:rsidRPr="0E54E170">
              <w:rPr>
                <w:rFonts w:ascii="Arial" w:hAnsi="Arial" w:cs="Arial"/>
              </w:rPr>
              <w:t xml:space="preserve">ADHDS </w:t>
            </w:r>
            <w:r w:rsidRPr="0E54E170" w:rsidR="002F2325">
              <w:rPr>
                <w:rFonts w:ascii="Arial" w:hAnsi="Arial" w:cs="Arial"/>
              </w:rPr>
              <w:t>Malaffi</w:t>
            </w:r>
            <w:r w:rsidRPr="0E54E170">
              <w:rPr>
                <w:rFonts w:ascii="Arial" w:hAnsi="Arial" w:cs="Arial"/>
              </w:rPr>
              <w:t xml:space="preserve"> System</w:t>
            </w:r>
          </w:p>
        </w:tc>
        <w:tc>
          <w:tcPr>
            <w:tcW w:w="6258" w:type="dxa"/>
            <w:shd w:val="clear" w:color="auto" w:fill="BFBFBF" w:themeFill="background1" w:themeFillShade="BF"/>
            <w:tcPrChange w:author="Mohmmad Modallal" w:date="2025-07-17T15:20:00Z" w16du:dateUtc="2025-07-17T11:20:00Z" w:id="93">
              <w:tcPr>
                <w:tcW w:w="6258" w:type="dxa"/>
                <w:shd w:val="clear" w:color="auto" w:fill="BFBFBF" w:themeFill="background1" w:themeFillShade="BF"/>
              </w:tcPr>
            </w:tcPrChange>
          </w:tcPr>
          <w:p w:rsidRPr="00BC41EA" w:rsidR="00965D91" w:rsidRDefault="001F956F" w14:paraId="430498FC" w14:textId="3CA56F3E">
            <w:pPr>
              <w:jc w:val="both"/>
              <w:pPrChange w:author="Mohmmad Modallal" w:date="2025-07-22T10:50:00Z" w16du:dateUtc="2025-07-22T06:50:00Z" w:id="94">
                <w:pPr/>
              </w:pPrChange>
            </w:pPr>
            <w:r w:rsidRPr="0E54E170">
              <w:rPr>
                <w:rFonts w:ascii="Arial" w:hAnsi="Arial" w:eastAsia="Arial" w:cs="Arial"/>
              </w:rPr>
              <w:t>Abu Dhabi Health Data Services' health information exchange platform that connects healthcare providers across Abu Dhabi. Malaffi enables secure sharing of patient health records between hospitals, clinics, and healthcare facilities to improve care coordination and clinical decision-making.</w:t>
            </w:r>
          </w:p>
        </w:tc>
      </w:tr>
      <w:tr w:rsidRPr="000F6FE6" w:rsidR="003303EA" w:rsidTr="0500AE4A" w14:paraId="73BADBD0" w14:textId="77777777">
        <w:trPr>
          <w:trHeight w:val="300"/>
          <w:tblHeader/>
          <w:trPrChange w:author="Mohmmad Modallal" w:date="2025-07-17T15:20:00Z" w16du:dateUtc="2025-07-17T11:20:00Z" w:id="95">
            <w:trPr>
              <w:gridAfter w:val="0"/>
              <w:tblHeader/>
            </w:trPr>
          </w:trPrChange>
        </w:trPr>
        <w:tc>
          <w:tcPr>
            <w:tcW w:w="3235" w:type="dxa"/>
            <w:shd w:val="clear" w:color="auto" w:fill="BFBFBF" w:themeFill="background1" w:themeFillShade="BF"/>
            <w:tcPrChange w:author="Mohmmad Modallal" w:date="2025-07-17T15:20:00Z" w16du:dateUtc="2025-07-17T11:20:00Z" w:id="96">
              <w:tcPr>
                <w:tcW w:w="3235" w:type="dxa"/>
                <w:gridSpan w:val="2"/>
                <w:shd w:val="clear" w:color="auto" w:fill="BFBFBF" w:themeFill="background1" w:themeFillShade="BF"/>
              </w:tcPr>
            </w:tcPrChange>
          </w:tcPr>
          <w:p w:rsidRPr="00BC41EA" w:rsidR="003303EA" w:rsidRDefault="003303EA" w14:paraId="6829145C" w14:textId="2D91A7BB">
            <w:pPr>
              <w:jc w:val="both"/>
              <w:rPr>
                <w:rFonts w:ascii="Arial" w:hAnsi="Arial" w:cs="Arial"/>
              </w:rPr>
              <w:pPrChange w:author="Mohmmad Modallal" w:date="2025-07-22T10:50:00Z" w16du:dateUtc="2025-07-22T06:50:00Z" w:id="97">
                <w:pPr/>
              </w:pPrChange>
            </w:pPr>
            <w:r w:rsidRPr="00BC41EA">
              <w:rPr>
                <w:rFonts w:ascii="Arial" w:hAnsi="Arial" w:cs="Arial"/>
              </w:rPr>
              <w:t>AD</w:t>
            </w:r>
            <w:r w:rsidRPr="00BC41EA" w:rsidR="00FF3229">
              <w:rPr>
                <w:rFonts w:ascii="Arial" w:hAnsi="Arial" w:cs="Arial"/>
              </w:rPr>
              <w:t>HDS PHR</w:t>
            </w:r>
          </w:p>
        </w:tc>
        <w:tc>
          <w:tcPr>
            <w:tcW w:w="6258" w:type="dxa"/>
            <w:shd w:val="clear" w:color="auto" w:fill="BFBFBF" w:themeFill="background1" w:themeFillShade="BF"/>
            <w:tcPrChange w:author="Mohmmad Modallal" w:date="2025-07-17T15:20:00Z" w16du:dateUtc="2025-07-17T11:20:00Z" w:id="98">
              <w:tcPr>
                <w:tcW w:w="6258" w:type="dxa"/>
                <w:shd w:val="clear" w:color="auto" w:fill="BFBFBF" w:themeFill="background1" w:themeFillShade="BF"/>
              </w:tcPr>
            </w:tcPrChange>
          </w:tcPr>
          <w:p w:rsidRPr="00BC41EA" w:rsidR="003303EA" w:rsidRDefault="333421FC" w14:paraId="0AFF004A" w14:textId="08D2BEFE">
            <w:pPr>
              <w:jc w:val="both"/>
              <w:pPrChange w:author="Mohmmad Modallal" w:date="2025-07-22T10:50:00Z" w16du:dateUtc="2025-07-22T06:50:00Z" w:id="99">
                <w:pPr/>
              </w:pPrChange>
            </w:pPr>
            <w:r w:rsidRPr="00BC41EA">
              <w:rPr>
                <w:rFonts w:ascii="Arial" w:hAnsi="Arial" w:eastAsia="Arial" w:cs="Arial"/>
              </w:rPr>
              <w:t>A patient-controlled digital health record system managed by Abu Dhabi Health Data Services that allows individuals to access, manage, and share their personal health information. Patients can view their medical history, test results, appointments, and medications through this platform.</w:t>
            </w:r>
          </w:p>
        </w:tc>
      </w:tr>
      <w:tr w:rsidRPr="000F6FE6" w:rsidR="00EA342F" w:rsidTr="0500AE4A" w14:paraId="79743BE3" w14:textId="77777777">
        <w:trPr>
          <w:trHeight w:val="300"/>
          <w:tblHeader/>
          <w:trPrChange w:author="Mohmmad Modallal" w:date="2025-07-17T15:20:00Z" w16du:dateUtc="2025-07-17T11:20:00Z" w:id="100">
            <w:trPr>
              <w:gridAfter w:val="0"/>
              <w:tblHeader/>
            </w:trPr>
          </w:trPrChange>
        </w:trPr>
        <w:tc>
          <w:tcPr>
            <w:tcW w:w="3235" w:type="dxa"/>
            <w:shd w:val="clear" w:color="auto" w:fill="BFBFBF" w:themeFill="background1" w:themeFillShade="BF"/>
            <w:tcPrChange w:author="Mohmmad Modallal" w:date="2025-07-17T15:20:00Z" w16du:dateUtc="2025-07-17T11:20:00Z" w:id="101">
              <w:tcPr>
                <w:tcW w:w="3235" w:type="dxa"/>
                <w:gridSpan w:val="2"/>
                <w:shd w:val="clear" w:color="auto" w:fill="BFBFBF" w:themeFill="background1" w:themeFillShade="BF"/>
              </w:tcPr>
            </w:tcPrChange>
          </w:tcPr>
          <w:p w:rsidRPr="00BC41EA" w:rsidR="00EA342F" w:rsidRDefault="00EA342F" w14:paraId="7B815D7B" w14:textId="241D1002">
            <w:pPr>
              <w:jc w:val="both"/>
              <w:rPr>
                <w:rFonts w:ascii="Arial" w:hAnsi="Arial" w:cs="Arial"/>
              </w:rPr>
              <w:pPrChange w:author="Mohmmad Modallal" w:date="2025-07-22T10:50:00Z" w16du:dateUtc="2025-07-22T06:50:00Z" w:id="102">
                <w:pPr/>
              </w:pPrChange>
            </w:pPr>
            <w:r w:rsidRPr="00BC41EA">
              <w:rPr>
                <w:rFonts w:ascii="Arial" w:hAnsi="Arial" w:cs="Arial"/>
              </w:rPr>
              <w:t>Provider’s EMR</w:t>
            </w:r>
          </w:p>
        </w:tc>
        <w:tc>
          <w:tcPr>
            <w:tcW w:w="6258" w:type="dxa"/>
            <w:shd w:val="clear" w:color="auto" w:fill="BFBFBF" w:themeFill="background1" w:themeFillShade="BF"/>
            <w:tcPrChange w:author="Mohmmad Modallal" w:date="2025-07-17T15:20:00Z" w16du:dateUtc="2025-07-17T11:20:00Z" w:id="103">
              <w:tcPr>
                <w:tcW w:w="6258" w:type="dxa"/>
                <w:shd w:val="clear" w:color="auto" w:fill="BFBFBF" w:themeFill="background1" w:themeFillShade="BF"/>
              </w:tcPr>
            </w:tcPrChange>
          </w:tcPr>
          <w:p w:rsidRPr="00BC41EA" w:rsidR="00EA342F" w:rsidRDefault="5A1FB67B" w14:paraId="2CEC1F29" w14:textId="29046547">
            <w:pPr>
              <w:jc w:val="both"/>
              <w:pPrChange w:author="Mohmmad Modallal" w:date="2025-07-22T10:50:00Z" w16du:dateUtc="2025-07-22T06:50:00Z" w:id="104">
                <w:pPr/>
              </w:pPrChange>
            </w:pPr>
            <w:r w:rsidRPr="00BC41EA">
              <w:rPr>
                <w:rFonts w:ascii="Arial" w:hAnsi="Arial" w:eastAsia="Arial" w:cs="Arial"/>
              </w:rPr>
              <w:t>Healthcare provider-specific digital systems that store and manage patient medical records, clinical notes, treatment plans, and health information within individual healthcare facilities or practices. These systems are used by doctors, nurses, and medical staff for patient care documentation.</w:t>
            </w:r>
          </w:p>
        </w:tc>
      </w:tr>
      <w:tr w:rsidRPr="000F6FE6" w:rsidR="00EA342F" w:rsidTr="0500AE4A" w14:paraId="02A7CE49" w14:textId="77777777">
        <w:trPr>
          <w:trHeight w:val="300"/>
          <w:tblHeader/>
          <w:trPrChange w:author="Mohmmad Modallal" w:date="2025-07-17T15:20:00Z" w16du:dateUtc="2025-07-17T11:20:00Z" w:id="105">
            <w:trPr>
              <w:gridAfter w:val="0"/>
              <w:tblHeader/>
            </w:trPr>
          </w:trPrChange>
        </w:trPr>
        <w:tc>
          <w:tcPr>
            <w:tcW w:w="3235" w:type="dxa"/>
            <w:shd w:val="clear" w:color="auto" w:fill="BFBFBF" w:themeFill="background1" w:themeFillShade="BF"/>
            <w:tcPrChange w:author="Mohmmad Modallal" w:date="2025-07-17T15:20:00Z" w16du:dateUtc="2025-07-17T11:20:00Z" w:id="106">
              <w:tcPr>
                <w:tcW w:w="3235" w:type="dxa"/>
                <w:gridSpan w:val="2"/>
                <w:shd w:val="clear" w:color="auto" w:fill="BFBFBF" w:themeFill="background1" w:themeFillShade="BF"/>
              </w:tcPr>
            </w:tcPrChange>
          </w:tcPr>
          <w:p w:rsidRPr="00BC41EA" w:rsidR="00EA342F" w:rsidRDefault="2AF70E6F" w14:paraId="7844788C" w14:textId="5D1B9C16">
            <w:pPr>
              <w:jc w:val="both"/>
              <w:rPr>
                <w:rFonts w:ascii="Arial" w:hAnsi="Arial" w:cs="Arial"/>
              </w:rPr>
              <w:pPrChange w:author="Mohmmad Modallal" w:date="2025-07-22T10:50:00Z" w16du:dateUtc="2025-07-22T06:50:00Z" w:id="107">
                <w:pPr/>
              </w:pPrChange>
            </w:pPr>
            <w:r w:rsidRPr="0BF12755">
              <w:rPr>
                <w:rFonts w:ascii="Arial" w:hAnsi="Arial" w:cs="Arial"/>
              </w:rPr>
              <w:t>Vidyo Platform</w:t>
            </w:r>
          </w:p>
        </w:tc>
        <w:tc>
          <w:tcPr>
            <w:tcW w:w="6258" w:type="dxa"/>
            <w:shd w:val="clear" w:color="auto" w:fill="BFBFBF" w:themeFill="background1" w:themeFillShade="BF"/>
            <w:tcPrChange w:author="Mohmmad Modallal" w:date="2025-07-17T15:20:00Z" w16du:dateUtc="2025-07-17T11:20:00Z" w:id="108">
              <w:tcPr>
                <w:tcW w:w="6258" w:type="dxa"/>
                <w:shd w:val="clear" w:color="auto" w:fill="BFBFBF" w:themeFill="background1" w:themeFillShade="BF"/>
              </w:tcPr>
            </w:tcPrChange>
          </w:tcPr>
          <w:p w:rsidRPr="00BC41EA" w:rsidR="00EA342F" w:rsidRDefault="6A28C5A4" w14:paraId="75D189FE" w14:textId="55C84E93">
            <w:pPr>
              <w:jc w:val="both"/>
              <w:pPrChange w:author="Mohmmad Modallal" w:date="2025-07-22T10:50:00Z" w16du:dateUtc="2025-07-22T06:50:00Z" w:id="109">
                <w:pPr/>
              </w:pPrChange>
            </w:pPr>
            <w:r w:rsidRPr="00BC41EA">
              <w:rPr>
                <w:rFonts w:ascii="Arial" w:hAnsi="Arial" w:eastAsia="Arial" w:cs="Arial"/>
              </w:rPr>
              <w:t>A video conferencing and telemedicine platform that enables secure video communications for healthcare consultations, remote patient monitoring, and virtual care delivery. It provides HIPAA-compliant video solutions specifically designed for healthcare environments.</w:t>
            </w:r>
          </w:p>
        </w:tc>
      </w:tr>
      <w:tr w:rsidRPr="000F6FE6" w:rsidR="00EA342F" w:rsidTr="0500AE4A" w14:paraId="4674DBB2" w14:textId="77777777">
        <w:trPr>
          <w:trHeight w:val="300"/>
          <w:tblHeader/>
          <w:trPrChange w:author="Mohmmad Modallal" w:date="2025-07-17T15:20:00Z" w16du:dateUtc="2025-07-17T11:20:00Z" w:id="110">
            <w:trPr>
              <w:gridAfter w:val="0"/>
              <w:tblHeader/>
            </w:trPr>
          </w:trPrChange>
        </w:trPr>
        <w:tc>
          <w:tcPr>
            <w:tcW w:w="3235" w:type="dxa"/>
            <w:shd w:val="clear" w:color="auto" w:fill="BFBFBF" w:themeFill="background1" w:themeFillShade="BF"/>
            <w:tcPrChange w:author="Mohmmad Modallal" w:date="2025-07-17T15:20:00Z" w16du:dateUtc="2025-07-17T11:20:00Z" w:id="111">
              <w:tcPr>
                <w:tcW w:w="3235" w:type="dxa"/>
                <w:gridSpan w:val="2"/>
                <w:shd w:val="clear" w:color="auto" w:fill="BFBFBF" w:themeFill="background1" w:themeFillShade="BF"/>
              </w:tcPr>
            </w:tcPrChange>
          </w:tcPr>
          <w:p w:rsidRPr="00BC41EA" w:rsidR="00EA342F" w:rsidRDefault="4D34432C" w14:paraId="0988F024" w14:textId="087F9D63">
            <w:pPr>
              <w:jc w:val="both"/>
              <w:rPr>
                <w:rFonts w:ascii="Arial" w:hAnsi="Arial" w:cs="Arial"/>
              </w:rPr>
              <w:pPrChange w:author="Mohmmad Modallal" w:date="2025-07-22T10:50:00Z" w16du:dateUtc="2025-07-22T06:50:00Z" w:id="112">
                <w:pPr/>
              </w:pPrChange>
            </w:pPr>
            <w:r w:rsidRPr="0BF12755">
              <w:rPr>
                <w:rFonts w:ascii="Arial" w:hAnsi="Arial" w:cs="Arial"/>
              </w:rPr>
              <w:t xml:space="preserve">Strapi </w:t>
            </w:r>
            <w:r w:rsidRPr="0BF12755" w:rsidR="2AF70E6F">
              <w:rPr>
                <w:rFonts w:ascii="Arial" w:hAnsi="Arial" w:cs="Arial"/>
              </w:rPr>
              <w:t>CMS</w:t>
            </w:r>
            <w:r w:rsidRPr="0BF12755">
              <w:rPr>
                <w:rFonts w:ascii="Arial" w:hAnsi="Arial" w:cs="Arial"/>
              </w:rPr>
              <w:t xml:space="preserve"> </w:t>
            </w:r>
          </w:p>
        </w:tc>
        <w:tc>
          <w:tcPr>
            <w:tcW w:w="6258" w:type="dxa"/>
            <w:shd w:val="clear" w:color="auto" w:fill="BFBFBF" w:themeFill="background1" w:themeFillShade="BF"/>
            <w:tcPrChange w:author="Mohmmad Modallal" w:date="2025-07-17T15:20:00Z" w16du:dateUtc="2025-07-17T11:20:00Z" w:id="113">
              <w:tcPr>
                <w:tcW w:w="6258" w:type="dxa"/>
                <w:shd w:val="clear" w:color="auto" w:fill="BFBFBF" w:themeFill="background1" w:themeFillShade="BF"/>
              </w:tcPr>
            </w:tcPrChange>
          </w:tcPr>
          <w:p w:rsidRPr="00BC41EA" w:rsidR="00EA342F" w:rsidRDefault="17ED3ECA" w14:paraId="65714BC6" w14:textId="102A2523">
            <w:pPr>
              <w:jc w:val="both"/>
              <w:pPrChange w:author="Mohmmad Modallal" w:date="2025-07-22T10:50:00Z" w16du:dateUtc="2025-07-22T06:50:00Z" w:id="114">
                <w:pPr/>
              </w:pPrChange>
            </w:pPr>
            <w:r w:rsidRPr="00BC41EA">
              <w:rPr>
                <w:rFonts w:ascii="Arial" w:hAnsi="Arial" w:eastAsia="Arial" w:cs="Arial"/>
              </w:rPr>
              <w:t>An open-source headless content management system that provides APIs for managing and delivering digital content. It allows developers to create, manage, and distribute content across multiple channels and applications through customizable APIs and administrative interfaces.</w:t>
            </w:r>
          </w:p>
        </w:tc>
      </w:tr>
      <w:tr w:rsidRPr="000F6FE6" w:rsidR="00C53E48" w:rsidTr="0500AE4A" w14:paraId="0D17902B" w14:textId="77777777">
        <w:trPr>
          <w:trHeight w:val="300"/>
          <w:tblHeader/>
          <w:trPrChange w:author="Mohmmad Modallal" w:date="2025-07-17T15:20:00Z" w16du:dateUtc="2025-07-17T11:20:00Z" w:id="115">
            <w:trPr>
              <w:gridAfter w:val="0"/>
              <w:tblHeader/>
            </w:trPr>
          </w:trPrChange>
        </w:trPr>
        <w:tc>
          <w:tcPr>
            <w:tcW w:w="3235" w:type="dxa"/>
            <w:shd w:val="clear" w:color="auto" w:fill="BFBFBF" w:themeFill="background1" w:themeFillShade="BF"/>
            <w:tcPrChange w:author="Mohmmad Modallal" w:date="2025-07-17T15:20:00Z" w16du:dateUtc="2025-07-17T11:20:00Z" w:id="116">
              <w:tcPr>
                <w:tcW w:w="3235" w:type="dxa"/>
                <w:gridSpan w:val="2"/>
                <w:shd w:val="clear" w:color="auto" w:fill="BFBFBF" w:themeFill="background1" w:themeFillShade="BF"/>
              </w:tcPr>
            </w:tcPrChange>
          </w:tcPr>
          <w:p w:rsidRPr="00BC41EA" w:rsidR="00C53E48" w:rsidRDefault="00C53E48" w14:paraId="60D4CB05" w14:textId="41D6D672">
            <w:pPr>
              <w:jc w:val="both"/>
              <w:rPr>
                <w:rFonts w:ascii="Arial" w:hAnsi="Arial" w:cs="Arial"/>
              </w:rPr>
              <w:pPrChange w:author="Mohmmad Modallal" w:date="2025-07-22T10:50:00Z" w16du:dateUtc="2025-07-22T06:50:00Z" w:id="117">
                <w:pPr/>
              </w:pPrChange>
            </w:pPr>
            <w:r w:rsidRPr="00BC41EA">
              <w:rPr>
                <w:rFonts w:ascii="Arial" w:hAnsi="Arial" w:cs="Arial"/>
              </w:rPr>
              <w:t>Firebase</w:t>
            </w:r>
          </w:p>
        </w:tc>
        <w:tc>
          <w:tcPr>
            <w:tcW w:w="6258" w:type="dxa"/>
            <w:shd w:val="clear" w:color="auto" w:fill="BFBFBF" w:themeFill="background1" w:themeFillShade="BF"/>
            <w:tcPrChange w:author="Mohmmad Modallal" w:date="2025-07-17T15:20:00Z" w16du:dateUtc="2025-07-17T11:20:00Z" w:id="118">
              <w:tcPr>
                <w:tcW w:w="6258" w:type="dxa"/>
                <w:shd w:val="clear" w:color="auto" w:fill="BFBFBF" w:themeFill="background1" w:themeFillShade="BF"/>
              </w:tcPr>
            </w:tcPrChange>
          </w:tcPr>
          <w:p w:rsidRPr="00BC41EA" w:rsidR="00C53E48" w:rsidRDefault="63BD31EC" w14:paraId="5E7D6EFC" w14:textId="33AAD915">
            <w:pPr>
              <w:jc w:val="both"/>
              <w:pPrChange w:author="Mohmmad Modallal" w:date="2025-07-22T10:50:00Z" w16du:dateUtc="2025-07-22T06:50:00Z" w:id="119">
                <w:pPr/>
              </w:pPrChange>
            </w:pPr>
            <w:r w:rsidRPr="00BC41EA">
              <w:rPr>
                <w:rFonts w:ascii="Arial" w:hAnsi="Arial" w:eastAsia="Arial" w:cs="Arial"/>
              </w:rPr>
              <w:t>Google's comprehensive mobile and web application development platform provides backend services including real-time databases, authentication, cloud storage, hosting, and analytics. It enables developers to build and scale applications without managing server infrastructure.</w:t>
            </w:r>
          </w:p>
        </w:tc>
      </w:tr>
      <w:tr w:rsidRPr="000F6FE6" w:rsidR="00C53E48" w:rsidTr="0500AE4A" w14:paraId="4739FD07" w14:textId="77777777">
        <w:trPr>
          <w:trHeight w:val="300"/>
          <w:tblHeader/>
          <w:trPrChange w:author="Mohmmad Modallal" w:date="2025-07-17T15:20:00Z" w16du:dateUtc="2025-07-17T11:20:00Z" w:id="120">
            <w:trPr>
              <w:gridAfter w:val="0"/>
              <w:tblHeader/>
            </w:trPr>
          </w:trPrChange>
        </w:trPr>
        <w:tc>
          <w:tcPr>
            <w:tcW w:w="3235" w:type="dxa"/>
            <w:shd w:val="clear" w:color="auto" w:fill="BFBFBF" w:themeFill="background1" w:themeFillShade="BF"/>
            <w:tcPrChange w:author="Mohmmad Modallal" w:date="2025-07-17T15:20:00Z" w16du:dateUtc="2025-07-17T11:20:00Z" w:id="121">
              <w:tcPr>
                <w:tcW w:w="3235" w:type="dxa"/>
                <w:gridSpan w:val="2"/>
                <w:shd w:val="clear" w:color="auto" w:fill="BFBFBF" w:themeFill="background1" w:themeFillShade="BF"/>
              </w:tcPr>
            </w:tcPrChange>
          </w:tcPr>
          <w:p w:rsidRPr="00BC41EA" w:rsidR="00C53E48" w:rsidRDefault="003303EA" w14:paraId="3C11E441" w14:textId="60E6A320">
            <w:pPr>
              <w:jc w:val="both"/>
              <w:rPr>
                <w:rFonts w:ascii="Arial" w:hAnsi="Arial" w:cs="Arial"/>
              </w:rPr>
              <w:pPrChange w:author="Mohmmad Modallal" w:date="2025-07-22T10:51:00Z" w16du:dateUtc="2025-07-22T06:51:00Z" w:id="122">
                <w:pPr/>
              </w:pPrChange>
            </w:pPr>
            <w:r w:rsidRPr="00BC41EA">
              <w:rPr>
                <w:rFonts w:ascii="Arial" w:hAnsi="Arial" w:cs="Arial"/>
              </w:rPr>
              <w:t>Apple Health</w:t>
            </w:r>
          </w:p>
        </w:tc>
        <w:tc>
          <w:tcPr>
            <w:tcW w:w="6258" w:type="dxa"/>
            <w:shd w:val="clear" w:color="auto" w:fill="BFBFBF" w:themeFill="background1" w:themeFillShade="BF"/>
            <w:tcPrChange w:author="Mohmmad Modallal" w:date="2025-07-17T15:20:00Z" w16du:dateUtc="2025-07-17T11:20:00Z" w:id="123">
              <w:tcPr>
                <w:tcW w:w="6258" w:type="dxa"/>
                <w:shd w:val="clear" w:color="auto" w:fill="BFBFBF" w:themeFill="background1" w:themeFillShade="BF"/>
              </w:tcPr>
            </w:tcPrChange>
          </w:tcPr>
          <w:p w:rsidRPr="00BC41EA" w:rsidR="00C53E48" w:rsidRDefault="3D6B78DF" w14:paraId="156E6589" w14:textId="432F5CF0">
            <w:pPr>
              <w:jc w:val="both"/>
              <w:pPrChange w:author="Mohmmad Modallal" w:date="2025-07-22T10:51:00Z" w16du:dateUtc="2025-07-22T06:51:00Z" w:id="124">
                <w:pPr/>
              </w:pPrChange>
            </w:pPr>
            <w:r w:rsidRPr="00BC41EA">
              <w:rPr>
                <w:rFonts w:ascii="Arial" w:hAnsi="Arial" w:eastAsia="Arial" w:cs="Arial"/>
              </w:rPr>
              <w:t>Apple's integrated health and fitness platform built into iOS devices that aggregates health and wellness data from various sources including wearables, medical devices, and health apps. It serves as a central repository for personal health information and enables sharing with healthcare providers.</w:t>
            </w:r>
          </w:p>
        </w:tc>
      </w:tr>
      <w:tr w:rsidRPr="000F6FE6" w:rsidR="003303EA" w:rsidTr="0500AE4A" w14:paraId="12FDE28D" w14:textId="77777777">
        <w:trPr>
          <w:trHeight w:val="300"/>
          <w:tblHeader/>
          <w:trPrChange w:author="Mohmmad Modallal" w:date="2025-07-17T15:20:00Z" w16du:dateUtc="2025-07-17T11:20:00Z" w:id="125">
            <w:trPr>
              <w:gridAfter w:val="0"/>
              <w:tblHeader/>
            </w:trPr>
          </w:trPrChange>
        </w:trPr>
        <w:tc>
          <w:tcPr>
            <w:tcW w:w="3235" w:type="dxa"/>
            <w:shd w:val="clear" w:color="auto" w:fill="BFBFBF" w:themeFill="background1" w:themeFillShade="BF"/>
            <w:tcPrChange w:author="Mohmmad Modallal" w:date="2025-07-17T15:20:00Z" w16du:dateUtc="2025-07-17T11:20:00Z" w:id="126">
              <w:tcPr>
                <w:tcW w:w="3235" w:type="dxa"/>
                <w:gridSpan w:val="2"/>
                <w:shd w:val="clear" w:color="auto" w:fill="BFBFBF" w:themeFill="background1" w:themeFillShade="BF"/>
              </w:tcPr>
            </w:tcPrChange>
          </w:tcPr>
          <w:p w:rsidRPr="00BC41EA" w:rsidR="003303EA" w:rsidRDefault="003303EA" w14:paraId="01E02B78" w14:textId="78FCC44F">
            <w:pPr>
              <w:jc w:val="both"/>
              <w:rPr>
                <w:rFonts w:ascii="Arial" w:hAnsi="Arial" w:cs="Arial"/>
              </w:rPr>
              <w:pPrChange w:author="Mohmmad Modallal" w:date="2025-07-22T10:51:00Z" w16du:dateUtc="2025-07-22T06:51:00Z" w:id="127">
                <w:pPr/>
              </w:pPrChange>
            </w:pPr>
            <w:r w:rsidRPr="00BC41EA">
              <w:rPr>
                <w:rFonts w:ascii="Arial" w:hAnsi="Arial" w:cs="Arial"/>
              </w:rPr>
              <w:t>Google Fit</w:t>
            </w:r>
          </w:p>
        </w:tc>
        <w:tc>
          <w:tcPr>
            <w:tcW w:w="6258" w:type="dxa"/>
            <w:shd w:val="clear" w:color="auto" w:fill="BFBFBF" w:themeFill="background1" w:themeFillShade="BF"/>
            <w:tcPrChange w:author="Mohmmad Modallal" w:date="2025-07-17T15:20:00Z" w16du:dateUtc="2025-07-17T11:20:00Z" w:id="128">
              <w:tcPr>
                <w:tcW w:w="6258" w:type="dxa"/>
                <w:shd w:val="clear" w:color="auto" w:fill="BFBFBF" w:themeFill="background1" w:themeFillShade="BF"/>
              </w:tcPr>
            </w:tcPrChange>
          </w:tcPr>
          <w:p w:rsidRPr="00BC41EA" w:rsidR="003303EA" w:rsidRDefault="571E712C" w14:paraId="0FF05BC9" w14:textId="1E057094">
            <w:pPr>
              <w:jc w:val="both"/>
              <w:pPrChange w:author="Mohmmad Modallal" w:date="2025-07-22T10:51:00Z" w16du:dateUtc="2025-07-22T06:51:00Z" w:id="129">
                <w:pPr/>
              </w:pPrChange>
            </w:pPr>
            <w:r w:rsidRPr="00BC41EA">
              <w:rPr>
                <w:rFonts w:ascii="Arial" w:hAnsi="Arial" w:eastAsia="Arial" w:cs="Arial"/>
              </w:rPr>
              <w:t>Google's health and fitness tracking platform that collects and stores physical activity data, wellness metrics, and health information from Android devices, wearables, and connected health apps. It provides APIs for developers to integrate fitness and health data into applications.</w:t>
            </w:r>
          </w:p>
        </w:tc>
      </w:tr>
      <w:tr w:rsidRPr="000F6FE6" w:rsidR="003303EA" w:rsidTr="0500AE4A" w14:paraId="3D8D5365" w14:textId="77777777">
        <w:trPr>
          <w:trHeight w:val="300"/>
          <w:tblHeader/>
          <w:trPrChange w:author="Mohmmad Modallal" w:date="2025-07-17T15:20:00Z" w16du:dateUtc="2025-07-17T11:20:00Z" w:id="130">
            <w:trPr>
              <w:gridAfter w:val="0"/>
              <w:tblHeader/>
            </w:trPr>
          </w:trPrChange>
        </w:trPr>
        <w:tc>
          <w:tcPr>
            <w:tcW w:w="3235" w:type="dxa"/>
            <w:shd w:val="clear" w:color="auto" w:fill="BFBFBF" w:themeFill="background1" w:themeFillShade="BF"/>
            <w:tcPrChange w:author="Mohmmad Modallal" w:date="2025-07-17T15:20:00Z" w16du:dateUtc="2025-07-17T11:20:00Z" w:id="131">
              <w:tcPr>
                <w:tcW w:w="3235" w:type="dxa"/>
                <w:gridSpan w:val="2"/>
                <w:shd w:val="clear" w:color="auto" w:fill="BFBFBF" w:themeFill="background1" w:themeFillShade="BF"/>
              </w:tcPr>
            </w:tcPrChange>
          </w:tcPr>
          <w:p w:rsidRPr="00BC41EA" w:rsidR="003303EA" w:rsidRDefault="00FF3229" w14:paraId="26E89FDE" w14:textId="5F90719C">
            <w:pPr>
              <w:jc w:val="both"/>
              <w:rPr>
                <w:rFonts w:ascii="Arial" w:hAnsi="Arial" w:cs="Arial"/>
              </w:rPr>
              <w:pPrChange w:author="Mohmmad Modallal" w:date="2025-07-22T10:51:00Z" w16du:dateUtc="2025-07-22T06:51:00Z" w:id="132">
                <w:pPr/>
              </w:pPrChange>
            </w:pPr>
            <w:r w:rsidRPr="00BC41EA">
              <w:rPr>
                <w:rFonts w:ascii="Arial" w:hAnsi="Arial" w:cs="Arial"/>
              </w:rPr>
              <w:t>Isabella Service</w:t>
            </w:r>
          </w:p>
        </w:tc>
        <w:tc>
          <w:tcPr>
            <w:tcW w:w="6258" w:type="dxa"/>
            <w:shd w:val="clear" w:color="auto" w:fill="BFBFBF" w:themeFill="background1" w:themeFillShade="BF"/>
            <w:tcPrChange w:author="Mohmmad Modallal" w:date="2025-07-17T15:20:00Z" w16du:dateUtc="2025-07-17T11:20:00Z" w:id="133">
              <w:tcPr>
                <w:tcW w:w="6258" w:type="dxa"/>
                <w:shd w:val="clear" w:color="auto" w:fill="BFBFBF" w:themeFill="background1" w:themeFillShade="BF"/>
              </w:tcPr>
            </w:tcPrChange>
          </w:tcPr>
          <w:p w:rsidRPr="00BC41EA" w:rsidR="003303EA" w:rsidRDefault="48863F7D" w14:paraId="4549DC18" w14:textId="6F18E993">
            <w:pPr>
              <w:jc w:val="both"/>
              <w:pPrChange w:author="Mohmmad Modallal" w:date="2025-07-22T10:51:00Z" w16du:dateUtc="2025-07-22T06:51:00Z" w:id="134">
                <w:pPr/>
              </w:pPrChange>
            </w:pPr>
            <w:r w:rsidRPr="00BC41EA">
              <w:rPr>
                <w:rFonts w:ascii="Arial" w:hAnsi="Arial" w:eastAsia="Arial" w:cs="Arial"/>
              </w:rPr>
              <w:t>An AI-powered clinical decision support system and symptom checker used by healthcare professionals worldwide since 2001. It analyzes multiple symptoms simultaneously to suggest potential diagnoses for both common and rare conditions, helping reduce diagnostic errors and improve patient safety through advanced artificial intelligence algorithms.</w:t>
            </w:r>
          </w:p>
        </w:tc>
      </w:tr>
      <w:tr w:rsidRPr="000F6FE6" w:rsidR="00FF3229" w:rsidTr="0500AE4A" w14:paraId="2D69661B" w14:textId="77777777">
        <w:trPr>
          <w:trHeight w:val="300"/>
          <w:tblHeader/>
          <w:trPrChange w:author="Mohmmad Modallal" w:date="2025-07-17T15:20:00Z" w16du:dateUtc="2025-07-17T11:20:00Z" w:id="135">
            <w:trPr>
              <w:gridAfter w:val="0"/>
              <w:tblHeader/>
            </w:trPr>
          </w:trPrChange>
        </w:trPr>
        <w:tc>
          <w:tcPr>
            <w:tcW w:w="3235" w:type="dxa"/>
            <w:shd w:val="clear" w:color="auto" w:fill="BFBFBF" w:themeFill="background1" w:themeFillShade="BF"/>
            <w:tcPrChange w:author="Mohmmad Modallal" w:date="2025-07-17T15:20:00Z" w16du:dateUtc="2025-07-17T11:20:00Z" w:id="136">
              <w:tcPr>
                <w:tcW w:w="3235" w:type="dxa"/>
                <w:gridSpan w:val="2"/>
                <w:shd w:val="clear" w:color="auto" w:fill="BFBFBF" w:themeFill="background1" w:themeFillShade="BF"/>
              </w:tcPr>
            </w:tcPrChange>
          </w:tcPr>
          <w:p w:rsidRPr="00BC41EA" w:rsidR="00FF3229" w:rsidRDefault="00876392" w14:paraId="2D710CBD" w14:textId="05A72332">
            <w:pPr>
              <w:jc w:val="both"/>
              <w:rPr>
                <w:rFonts w:ascii="Arial" w:hAnsi="Arial" w:cs="Arial"/>
              </w:rPr>
              <w:pPrChange w:author="Mohmmad Modallal" w:date="2025-07-22T10:51:00Z" w16du:dateUtc="2025-07-22T06:51:00Z" w:id="137">
                <w:pPr/>
              </w:pPrChange>
            </w:pPr>
            <w:r w:rsidRPr="00BC41EA">
              <w:rPr>
                <w:rFonts w:ascii="Arial" w:hAnsi="Arial" w:cs="Arial"/>
              </w:rPr>
              <w:t>Fractal AI Service</w:t>
            </w:r>
          </w:p>
        </w:tc>
        <w:tc>
          <w:tcPr>
            <w:tcW w:w="6258" w:type="dxa"/>
            <w:shd w:val="clear" w:color="auto" w:fill="BFBFBF" w:themeFill="background1" w:themeFillShade="BF"/>
            <w:tcPrChange w:author="Mohmmad Modallal" w:date="2025-07-17T15:20:00Z" w16du:dateUtc="2025-07-17T11:20:00Z" w:id="138">
              <w:tcPr>
                <w:tcW w:w="6258" w:type="dxa"/>
                <w:shd w:val="clear" w:color="auto" w:fill="BFBFBF" w:themeFill="background1" w:themeFillShade="BF"/>
              </w:tcPr>
            </w:tcPrChange>
          </w:tcPr>
          <w:p w:rsidRPr="00BC41EA" w:rsidR="00FF3229" w:rsidRDefault="23E05926" w14:paraId="650289B2" w14:textId="2EF4E6E7">
            <w:pPr>
              <w:jc w:val="both"/>
              <w:pPrChange w:author="Mohmmad Modallal" w:date="2025-07-22T10:51:00Z" w16du:dateUtc="2025-07-22T06:51:00Z" w:id="139">
                <w:pPr/>
              </w:pPrChange>
            </w:pPr>
            <w:r w:rsidRPr="00BC41EA">
              <w:rPr>
                <w:rFonts w:ascii="Arial" w:hAnsi="Arial" w:eastAsia="Arial" w:cs="Arial"/>
              </w:rPr>
              <w:t>An artificial intelligence platform that uses fractal algorithms and mathematical models for advanced healthcare data analysis, pattern recognition, predictive modeling, and complex medical data processing to provide AI-powered clinical insights and decision-making support.</w:t>
            </w:r>
          </w:p>
        </w:tc>
      </w:tr>
      <w:tr w:rsidRPr="000F6FE6" w:rsidR="00876392" w:rsidTr="0500AE4A" w14:paraId="08D3E766" w14:textId="77777777">
        <w:trPr>
          <w:trHeight w:val="300"/>
          <w:tblHeader/>
          <w:trPrChange w:author="Mohmmad Modallal" w:date="2025-07-17T15:20:00Z" w16du:dateUtc="2025-07-17T11:20:00Z" w:id="140">
            <w:trPr>
              <w:gridAfter w:val="0"/>
              <w:tblHeader/>
            </w:trPr>
          </w:trPrChange>
        </w:trPr>
        <w:tc>
          <w:tcPr>
            <w:tcW w:w="3235" w:type="dxa"/>
            <w:shd w:val="clear" w:color="auto" w:fill="BFBFBF" w:themeFill="background1" w:themeFillShade="BF"/>
            <w:tcPrChange w:author="Mohmmad Modallal" w:date="2025-07-17T15:20:00Z" w16du:dateUtc="2025-07-17T11:20:00Z" w:id="141">
              <w:tcPr>
                <w:tcW w:w="3235" w:type="dxa"/>
                <w:gridSpan w:val="2"/>
                <w:shd w:val="clear" w:color="auto" w:fill="BFBFBF" w:themeFill="background1" w:themeFillShade="BF"/>
              </w:tcPr>
            </w:tcPrChange>
          </w:tcPr>
          <w:p w:rsidR="00876392" w:rsidP="00CB5F26" w:rsidRDefault="1C62E6F7" w14:paraId="027C6E68" w14:textId="3DEF48B3">
            <w:pPr>
              <w:rPr>
                <w:rFonts w:ascii="Arial" w:hAnsi="Arial" w:eastAsia="Arial" w:cs="Arial"/>
              </w:rPr>
            </w:pPr>
            <w:r w:rsidRPr="1776B678">
              <w:rPr>
                <w:sz w:val="24"/>
                <w:szCs w:val="24"/>
              </w:rPr>
              <w:t xml:space="preserve">Genomics (EGP) </w:t>
            </w:r>
            <w:r w:rsidRPr="6A7A8B86" w:rsidR="5E3AFF26">
              <w:rPr>
                <w:sz w:val="24"/>
                <w:szCs w:val="24"/>
              </w:rPr>
              <w:t>by</w:t>
            </w:r>
            <w:r w:rsidRPr="6A7A8B86">
              <w:rPr>
                <w:sz w:val="24"/>
                <w:szCs w:val="24"/>
              </w:rPr>
              <w:t>M42</w:t>
            </w:r>
          </w:p>
        </w:tc>
        <w:tc>
          <w:tcPr>
            <w:tcW w:w="6258" w:type="dxa"/>
            <w:shd w:val="clear" w:color="auto" w:fill="BFBFBF" w:themeFill="background1" w:themeFillShade="BF"/>
            <w:tcPrChange w:author="Mohmmad Modallal" w:date="2025-07-17T15:20:00Z" w16du:dateUtc="2025-07-17T11:20:00Z" w:id="142">
              <w:tcPr>
                <w:tcW w:w="6258" w:type="dxa"/>
                <w:shd w:val="clear" w:color="auto" w:fill="BFBFBF" w:themeFill="background1" w:themeFillShade="BF"/>
              </w:tcPr>
            </w:tcPrChange>
          </w:tcPr>
          <w:p w:rsidRPr="00965D91" w:rsidR="00876392" w:rsidP="00CB5F26" w:rsidRDefault="1C62E6F7" w14:paraId="7AA436B6" w14:textId="143FCB07">
            <w:pPr>
              <w:rPr>
                <w:rFonts w:ascii="Arial" w:hAnsi="Arial" w:eastAsia="Arial" w:cs="Arial"/>
              </w:rPr>
            </w:pPr>
            <w:r w:rsidRPr="1776B678">
              <w:rPr>
                <w:sz w:val="24"/>
                <w:szCs w:val="24"/>
              </w:rPr>
              <w:t xml:space="preserve">The </w:t>
            </w:r>
            <w:r>
              <w:fldChar w:fldCharType="begin"/>
            </w:r>
            <w:r>
              <w:instrText>HYPERLINK "https://www.doh.gov.ae/en/news/Department%20Of%20Health%20unveils%20worlds%20most%20comprehensive%20Genome%20Program" \h</w:instrText>
            </w:r>
            <w:r>
              <w:fldChar w:fldCharType="separate"/>
            </w:r>
            <w:r w:rsidRPr="1776B678">
              <w:rPr>
                <w:sz w:val="24"/>
                <w:szCs w:val="24"/>
              </w:rPr>
              <w:t>Emirati Genome Programme</w:t>
            </w:r>
            <w:r>
              <w:fldChar w:fldCharType="end"/>
            </w:r>
            <w:r w:rsidRPr="1776B678">
              <w:rPr>
                <w:sz w:val="24"/>
                <w:szCs w:val="24"/>
              </w:rPr>
              <w:t xml:space="preserve"> is a national project which aims to use genomic data to improve the health of the Emirati population</w:t>
            </w:r>
          </w:p>
        </w:tc>
      </w:tr>
      <w:tr w:rsidR="5F4B167D" w:rsidTr="0500AE4A" w14:paraId="3CBD245B" w14:textId="77777777">
        <w:trPr>
          <w:trHeight w:val="300"/>
          <w:tblHeader/>
        </w:trPr>
        <w:tc>
          <w:tcPr>
            <w:tcW w:w="3235" w:type="dxa"/>
            <w:shd w:val="clear" w:color="auto" w:fill="BFBFBF" w:themeFill="background1" w:themeFillShade="BF"/>
          </w:tcPr>
          <w:p w:rsidR="6EE74DD0" w:rsidP="6EE74DD0" w:rsidRDefault="6EE74DD0" w14:paraId="422E1102" w14:textId="58FB35B2">
            <w:pPr>
              <w:rPr>
                <w:rFonts w:ascii="Arial" w:hAnsi="Arial" w:eastAsia="Arial" w:cs="Arial"/>
              </w:rPr>
            </w:pPr>
            <w:r w:rsidRPr="6EE74DD0">
              <w:rPr>
                <w:sz w:val="24"/>
                <w:szCs w:val="24"/>
              </w:rPr>
              <w:t>Genomics (</w:t>
            </w:r>
            <w:r w:rsidRPr="6EE74DD0" w:rsidR="6F2741C5">
              <w:rPr>
                <w:sz w:val="24"/>
                <w:szCs w:val="24"/>
              </w:rPr>
              <w:t>Gensense</w:t>
            </w:r>
            <w:r w:rsidRPr="6EE74DD0">
              <w:rPr>
                <w:sz w:val="24"/>
                <w:szCs w:val="24"/>
              </w:rPr>
              <w:t xml:space="preserve">) </w:t>
            </w:r>
            <w:r w:rsidRPr="6A7A8B86" w:rsidR="2D4E856B">
              <w:rPr>
                <w:sz w:val="24"/>
                <w:szCs w:val="24"/>
              </w:rPr>
              <w:t>by</w:t>
            </w:r>
            <w:r w:rsidRPr="6EE74DD0">
              <w:rPr>
                <w:sz w:val="24"/>
                <w:szCs w:val="24"/>
              </w:rPr>
              <w:t xml:space="preserve"> M42</w:t>
            </w:r>
          </w:p>
        </w:tc>
        <w:tc>
          <w:tcPr>
            <w:tcW w:w="6258" w:type="dxa"/>
            <w:shd w:val="clear" w:color="auto" w:fill="BFBFBF" w:themeFill="background1" w:themeFillShade="BF"/>
          </w:tcPr>
          <w:p w:rsidR="6EE74DD0" w:rsidP="6EE74DD0" w:rsidRDefault="4B84D529" w14:paraId="140397C2" w14:textId="5EF5F3C1">
            <w:r w:rsidRPr="74DCE38C">
              <w:rPr>
                <w:rFonts w:ascii="Arial" w:hAnsi="Arial" w:eastAsia="Arial" w:cs="Arial"/>
                <w:sz w:val="24"/>
                <w:szCs w:val="24"/>
              </w:rPr>
              <w:t>The platform provides personalized health insights through comprehensive genetic analysis, allowing individuals to gain a deeper understanding of their genetic predispositions, health risks, and microbiome composition from the convenience of their home.</w:t>
            </w:r>
          </w:p>
        </w:tc>
      </w:tr>
      <w:tr w:rsidR="6EE74DD0" w:rsidTr="0500AE4A" w14:paraId="72899C0F" w14:textId="77777777">
        <w:trPr>
          <w:trHeight w:val="300"/>
          <w:tblHeader/>
        </w:trPr>
        <w:tc>
          <w:tcPr>
            <w:tcW w:w="3235" w:type="dxa"/>
            <w:shd w:val="clear" w:color="auto" w:fill="BFBFBF" w:themeFill="background1" w:themeFillShade="BF"/>
          </w:tcPr>
          <w:p w:rsidR="6EE74DD0" w:rsidP="6EE74DD0" w:rsidRDefault="4B84D529" w14:paraId="4858C438" w14:textId="757FD63D">
            <w:pPr>
              <w:rPr>
                <w:sz w:val="24"/>
                <w:szCs w:val="24"/>
              </w:rPr>
            </w:pPr>
            <w:r w:rsidRPr="17DDB6B3">
              <w:rPr>
                <w:sz w:val="24"/>
                <w:szCs w:val="24"/>
              </w:rPr>
              <w:t>Patient LLM</w:t>
            </w:r>
            <w:r w:rsidRPr="6EE74DD0" w:rsidR="6EE74DD0">
              <w:rPr>
                <w:sz w:val="24"/>
                <w:szCs w:val="24"/>
              </w:rPr>
              <w:t xml:space="preserve"> </w:t>
            </w:r>
            <w:r w:rsidRPr="6A7A8B86" w:rsidR="77FC7B65">
              <w:rPr>
                <w:sz w:val="24"/>
                <w:szCs w:val="24"/>
              </w:rPr>
              <w:t>by</w:t>
            </w:r>
            <w:r w:rsidRPr="6EE74DD0" w:rsidR="6EE74DD0">
              <w:rPr>
                <w:sz w:val="24"/>
                <w:szCs w:val="24"/>
              </w:rPr>
              <w:t xml:space="preserve"> M42</w:t>
            </w:r>
          </w:p>
        </w:tc>
        <w:tc>
          <w:tcPr>
            <w:tcW w:w="6258" w:type="dxa"/>
            <w:shd w:val="clear" w:color="auto" w:fill="BFBFBF" w:themeFill="background1" w:themeFillShade="BF"/>
          </w:tcPr>
          <w:p w:rsidR="6EE74DD0" w:rsidP="0500AE4A" w:rsidRDefault="03F11143" w14:paraId="50CB72AC" w14:textId="62C41D58">
            <w:pPr>
              <w:rPr>
                <w:sz w:val="24"/>
                <w:szCs w:val="24"/>
              </w:rPr>
            </w:pPr>
            <w:r w:rsidRPr="0500AE4A">
              <w:rPr>
                <w:sz w:val="24"/>
                <w:szCs w:val="24"/>
              </w:rPr>
              <w:t>Designed</w:t>
            </w:r>
            <w:r w:rsidRPr="0500AE4A" w:rsidR="003AF0D4">
              <w:rPr>
                <w:sz w:val="24"/>
                <w:szCs w:val="24"/>
              </w:rPr>
              <w:t xml:space="preserve"> to transform AI applications in healthcare and improve patient care outcomes</w:t>
            </w:r>
            <w:r w:rsidRPr="0500AE4A">
              <w:rPr>
                <w:sz w:val="24"/>
                <w:szCs w:val="24"/>
              </w:rPr>
              <w:t xml:space="preserve">. Med42 LLM role in Sahatna is to act as backbone for Sahatna’s AI Chatbot </w:t>
            </w:r>
            <w:r w:rsidRPr="0500AE4A" w:rsidR="15B328F7">
              <w:rPr>
                <w:sz w:val="24"/>
                <w:szCs w:val="24"/>
              </w:rPr>
              <w:t>module.</w:t>
            </w:r>
          </w:p>
        </w:tc>
      </w:tr>
    </w:tbl>
    <w:p w:rsidRPr="005A1C8B" w:rsidR="002D0ACB" w:rsidP="04D1E59A" w:rsidRDefault="002D0ACB" w14:paraId="514A7B63" w14:textId="77777777">
      <w:pPr>
        <w:pStyle w:val="NormalWeb"/>
        <w:shd w:val="clear" w:color="auto" w:fill="FFFFFF" w:themeFill="background1"/>
        <w:spacing w:before="0" w:beforeAutospacing="0" w:after="0" w:afterAutospacing="0"/>
        <w:rPr>
          <w:rFonts w:ascii="Arial" w:hAnsi="Arial" w:cs="Arial"/>
          <w:color w:val="1F1F1F"/>
          <w:lang w:val="en-US"/>
        </w:rPr>
      </w:pPr>
    </w:p>
    <w:p w:rsidRPr="001C57B7" w:rsidR="001C57B7" w:rsidRDefault="0D73DF95" w14:paraId="604901B7" w14:textId="0144FA8F">
      <w:pPr>
        <w:pStyle w:val="Heading2"/>
        <w:ind w:left="709" w:hanging="851"/>
        <w:jc w:val="both"/>
        <w:pPrChange w:author="Mohmmad Modallal" w:date="2025-07-17T15:45:00Z" w16du:dateUtc="2025-07-17T11:45:00Z" w:id="143">
          <w:pPr>
            <w:pStyle w:val="Heading2"/>
            <w:numPr>
              <w:ilvl w:val="0"/>
              <w:numId w:val="7"/>
            </w:numPr>
            <w:ind w:left="709" w:hanging="851"/>
          </w:pPr>
        </w:pPrChange>
      </w:pPr>
      <w:bookmarkStart w:name="_Toc203649694" w:id="144"/>
      <w:bookmarkStart w:name="_Toc904898161" w:id="145"/>
      <w:commentRangeStart w:id="146"/>
      <w:commentRangeStart w:id="147"/>
      <w:commentRangeStart w:id="148"/>
      <w:r>
        <w:t xml:space="preserve">System Architecture </w:t>
      </w:r>
      <w:r w:rsidR="1D2475E4">
        <w:t>Design</w:t>
      </w:r>
      <w:bookmarkEnd w:id="144"/>
      <w:bookmarkEnd w:id="145"/>
      <w:commentRangeEnd w:id="146"/>
      <w:r w:rsidRPr="001C57B7" w:rsidR="009306CB">
        <w:rPr>
          <w:rStyle w:val="CommentReference"/>
          <w:sz w:val="24"/>
          <w:szCs w:val="24"/>
        </w:rPr>
        <w:commentReference w:id="146"/>
      </w:r>
      <w:commentRangeEnd w:id="147"/>
      <w:r w:rsidRPr="001C57B7" w:rsidR="009306CB">
        <w:rPr>
          <w:rStyle w:val="CommentReference"/>
          <w:sz w:val="24"/>
          <w:szCs w:val="24"/>
        </w:rPr>
        <w:commentReference w:id="147"/>
      </w:r>
      <w:commentRangeEnd w:id="148"/>
      <w:r w:rsidRPr="001C57B7" w:rsidR="009306CB">
        <w:rPr>
          <w:rStyle w:val="CommentReference"/>
          <w:sz w:val="24"/>
          <w:szCs w:val="24"/>
        </w:rPr>
        <w:commentReference w:id="148"/>
      </w:r>
    </w:p>
    <w:p w:rsidRPr="000C44C1" w:rsidR="00274BFF" w:rsidP="00B21012" w:rsidRDefault="00274BFF" w14:paraId="5A30D95B" w14:textId="3EEB799C">
      <w:pPr>
        <w:rPr>
          <w:del w:author="Mohmmad Modallal" w:date="2025-07-17T15:44:00Z" w16du:dateUtc="2025-07-17T11:44:00Z" w:id="149"/>
          <w:lang w:val="en-US" w:eastAsia="ru-RU"/>
          <w:rPrChange w:author="Mohmmad Modallal" w:date="2025-07-17T17:18:00Z" w16du:dateUtc="2025-07-17T13:18:00Z" w:id="150">
            <w:rPr>
              <w:del w:author="Mohmmad Modallal" w:date="2025-07-17T15:44:00Z" w16du:dateUtc="2025-07-17T11:44:00Z" w:id="151"/>
              <w:lang w:val="en-US"/>
            </w:rPr>
          </w:rPrChange>
        </w:rPr>
      </w:pPr>
    </w:p>
    <w:p w:rsidRPr="00385185" w:rsidR="0020615A" w:rsidRDefault="00E65BC3" w14:paraId="2B04E243" w14:textId="076FF8DF">
      <w:pPr>
        <w:spacing w:line="276" w:lineRule="auto"/>
        <w:ind w:firstLine="709"/>
        <w:jc w:val="both"/>
        <w:rPr>
          <w:rFonts w:ascii="Arial" w:hAnsi="Arial" w:cs="Arial"/>
          <w:lang w:val="en-US" w:eastAsia="zh-CN" w:bidi="hi-IN"/>
        </w:rPr>
        <w:pPrChange w:author="Mohmmad Modallal" w:date="2025-07-17T17:18:00Z" w16du:dateUtc="2025-07-17T13:18:00Z" w:id="152">
          <w:pPr>
            <w:spacing w:line="276" w:lineRule="auto"/>
            <w:ind w:firstLine="709"/>
          </w:pPr>
        </w:pPrChange>
      </w:pPr>
      <w:r>
        <w:rPr>
          <w:rFonts w:ascii="Arial" w:hAnsi="Arial" w:cs="Arial"/>
          <w:lang w:val="en-US" w:eastAsia="zh-CN" w:bidi="hi-IN"/>
        </w:rPr>
        <w:t>The System</w:t>
      </w:r>
      <w:r w:rsidR="00801341">
        <w:rPr>
          <w:rFonts w:ascii="Arial" w:hAnsi="Arial" w:cs="Arial"/>
          <w:lang w:val="en-US" w:eastAsia="zh-CN" w:bidi="hi-IN"/>
        </w:rPr>
        <w:t xml:space="preserve"> Architecture </w:t>
      </w:r>
      <w:r w:rsidR="00427807">
        <w:rPr>
          <w:rFonts w:ascii="Arial" w:hAnsi="Arial" w:cs="Arial"/>
          <w:lang w:val="en-US" w:eastAsia="zh-CN" w:bidi="hi-IN"/>
        </w:rPr>
        <w:t>D</w:t>
      </w:r>
      <w:r w:rsidR="00801341">
        <w:rPr>
          <w:rFonts w:ascii="Arial" w:hAnsi="Arial" w:cs="Arial"/>
          <w:lang w:val="en-US" w:eastAsia="zh-CN" w:bidi="hi-IN"/>
        </w:rPr>
        <w:t>esig</w:t>
      </w:r>
      <w:r w:rsidR="00427807">
        <w:rPr>
          <w:rFonts w:ascii="Arial" w:hAnsi="Arial" w:cs="Arial"/>
          <w:lang w:val="en-US" w:eastAsia="zh-CN" w:bidi="hi-IN"/>
        </w:rPr>
        <w:t xml:space="preserve">n of the </w:t>
      </w:r>
      <w:r w:rsidRPr="00427807" w:rsidR="00427807">
        <w:rPr>
          <w:rFonts w:ascii="Arial" w:hAnsi="Arial" w:cs="Arial"/>
          <w:lang w:val="en-US" w:eastAsia="zh-CN" w:bidi="hi-IN"/>
        </w:rPr>
        <w:t>Sahatna Super App</w:t>
      </w:r>
      <w:r w:rsidR="00427807">
        <w:rPr>
          <w:rFonts w:ascii="Arial" w:hAnsi="Arial" w:cs="Arial"/>
          <w:lang w:val="en-US" w:eastAsia="zh-CN" w:bidi="hi-IN"/>
        </w:rPr>
        <w:t xml:space="preserve"> should be </w:t>
      </w:r>
      <w:r w:rsidR="00590C8C">
        <w:rPr>
          <w:rFonts w:ascii="Arial" w:hAnsi="Arial" w:cs="Arial"/>
          <w:lang w:val="en-US" w:eastAsia="zh-CN" w:bidi="hi-IN"/>
        </w:rPr>
        <w:t xml:space="preserve">considered </w:t>
      </w:r>
      <w:r w:rsidR="0001161C">
        <w:rPr>
          <w:rFonts w:ascii="Arial" w:hAnsi="Arial" w:cs="Arial"/>
          <w:lang w:val="en-US" w:eastAsia="zh-CN" w:bidi="hi-IN"/>
        </w:rPr>
        <w:t xml:space="preserve">from two architectural </w:t>
      </w:r>
      <w:r>
        <w:rPr>
          <w:rFonts w:ascii="Arial" w:hAnsi="Arial" w:cs="Arial"/>
          <w:lang w:val="en-US" w:eastAsia="zh-CN" w:bidi="hi-IN"/>
        </w:rPr>
        <w:t>domains'</w:t>
      </w:r>
      <w:r w:rsidR="0001161C">
        <w:rPr>
          <w:rFonts w:ascii="Arial" w:hAnsi="Arial" w:cs="Arial"/>
          <w:lang w:val="en-US" w:eastAsia="zh-CN" w:bidi="hi-IN"/>
        </w:rPr>
        <w:t xml:space="preserve"> poi</w:t>
      </w:r>
      <w:r w:rsidR="00385185">
        <w:rPr>
          <w:rFonts w:ascii="Arial" w:hAnsi="Arial" w:cs="Arial"/>
          <w:lang w:val="en-US" w:eastAsia="zh-CN" w:bidi="hi-IN"/>
        </w:rPr>
        <w:t>nts of view</w:t>
      </w:r>
      <w:r w:rsidRPr="00385185" w:rsidR="00385185">
        <w:rPr>
          <w:rFonts w:ascii="Arial" w:hAnsi="Arial" w:cs="Arial"/>
          <w:lang w:val="en-US" w:eastAsia="zh-CN" w:bidi="hi-IN"/>
        </w:rPr>
        <w:t>:</w:t>
      </w:r>
    </w:p>
    <w:p w:rsidRPr="0031312B" w:rsidR="00385185" w:rsidP="0031312B" w:rsidRDefault="00385185" w14:paraId="253922C7" w14:textId="2DC368BA">
      <w:pPr>
        <w:pStyle w:val="ListParagraph"/>
        <w:numPr>
          <w:ilvl w:val="0"/>
          <w:numId w:val="12"/>
        </w:numPr>
        <w:spacing w:line="276" w:lineRule="auto"/>
        <w:ind w:left="1560"/>
        <w:jc w:val="both"/>
        <w:rPr>
          <w:rFonts w:ascii="Arial" w:hAnsi="Arial" w:eastAsia="Times New Roman" w:cs="Arial"/>
          <w:lang w:val="en-US" w:eastAsia="ru-RU"/>
        </w:rPr>
      </w:pPr>
      <w:r w:rsidRPr="0031312B">
        <w:rPr>
          <w:rFonts w:ascii="Arial" w:hAnsi="Arial" w:eastAsia="Times New Roman" w:cs="Arial"/>
          <w:lang w:val="en-US" w:eastAsia="ru-RU"/>
        </w:rPr>
        <w:t>Data Layer Architecture</w:t>
      </w:r>
    </w:p>
    <w:p w:rsidRPr="0031312B" w:rsidR="00385185" w:rsidP="0031312B" w:rsidRDefault="00385185" w14:paraId="4A315D41" w14:textId="04D93C25">
      <w:pPr>
        <w:pStyle w:val="ListParagraph"/>
        <w:numPr>
          <w:ilvl w:val="0"/>
          <w:numId w:val="12"/>
        </w:numPr>
        <w:spacing w:line="276" w:lineRule="auto"/>
        <w:ind w:left="1560"/>
        <w:jc w:val="both"/>
        <w:rPr>
          <w:rFonts w:ascii="Arial" w:hAnsi="Arial" w:eastAsia="Times New Roman" w:cs="Arial"/>
          <w:lang w:val="en-US" w:eastAsia="ru-RU"/>
        </w:rPr>
      </w:pPr>
      <w:r w:rsidRPr="0031312B">
        <w:rPr>
          <w:rFonts w:ascii="Arial" w:hAnsi="Arial" w:eastAsia="Times New Roman" w:cs="Arial"/>
          <w:lang w:val="en-US" w:eastAsia="ru-RU"/>
        </w:rPr>
        <w:t>Application Layer Archi</w:t>
      </w:r>
      <w:r w:rsidRPr="0031312B" w:rsidR="0031312B">
        <w:rPr>
          <w:rFonts w:ascii="Arial" w:hAnsi="Arial" w:eastAsia="Times New Roman" w:cs="Arial"/>
          <w:lang w:val="en-US" w:eastAsia="ru-RU"/>
        </w:rPr>
        <w:t>tecture</w:t>
      </w:r>
    </w:p>
    <w:p w:rsidRPr="005A1C8B" w:rsidR="00D0233C" w:rsidRDefault="00D0233C" w14:paraId="0BA766BE" w14:textId="77777777">
      <w:pPr>
        <w:jc w:val="both"/>
        <w:rPr>
          <w:rFonts w:ascii="Arial" w:hAnsi="Arial" w:cs="Arial"/>
          <w:lang w:val="en-US" w:eastAsia="zh-CN" w:bidi="hi-IN"/>
        </w:rPr>
        <w:pPrChange w:author="Mohmmad Modallal" w:date="2025-07-17T17:18:00Z" w16du:dateUtc="2025-07-17T13:18:00Z" w:id="153">
          <w:pPr/>
        </w:pPrChange>
      </w:pPr>
    </w:p>
    <w:p w:rsidRPr="00816092" w:rsidR="002502C0" w:rsidRDefault="1D2475E4" w14:paraId="1A154BAD" w14:textId="65A8F241">
      <w:pPr>
        <w:pStyle w:val="Heading3"/>
        <w:pPrChange w:author="Mohmmad Modallal" w:date="2025-07-17T17:18:00Z" w16du:dateUtc="2025-07-17T13:18:00Z" w:id="154">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695" w:id="155"/>
      <w:bookmarkStart w:name="_Toc789926566" w:id="156"/>
      <w:r>
        <w:t xml:space="preserve">Data Layer </w:t>
      </w:r>
      <w:commentRangeStart w:id="157"/>
      <w:r>
        <w:t>Architecture Description</w:t>
      </w:r>
      <w:bookmarkEnd w:id="155"/>
      <w:bookmarkEnd w:id="156"/>
      <w:commentRangeEnd w:id="157"/>
      <w:r w:rsidRPr="00816092" w:rsidR="00D0233C">
        <w:rPr>
          <w:rStyle w:val="CommentReference"/>
          <w:sz w:val="24"/>
          <w:szCs w:val="24"/>
        </w:rPr>
        <w:commentReference w:id="157"/>
      </w:r>
    </w:p>
    <w:p w:rsidR="00DA253B" w:rsidRDefault="00D44E6A" w14:paraId="1A6A16D9" w14:textId="1F57F340">
      <w:pPr>
        <w:spacing w:line="276" w:lineRule="auto"/>
        <w:ind w:firstLine="709"/>
        <w:jc w:val="both"/>
        <w:rPr>
          <w:rFonts w:ascii="Arial" w:hAnsi="Arial" w:cs="Arial"/>
          <w:lang w:val="en-US" w:eastAsia="zh-CN" w:bidi="hi-IN"/>
        </w:rPr>
        <w:pPrChange w:author="Mohmmad Modallal" w:date="2025-07-17T17:18:00Z" w16du:dateUtc="2025-07-17T13:18:00Z" w:id="159">
          <w:pPr>
            <w:spacing w:line="276" w:lineRule="auto"/>
            <w:ind w:firstLine="709"/>
          </w:pPr>
        </w:pPrChange>
      </w:pPr>
      <w:r w:rsidRPr="00D44E6A">
        <w:rPr>
          <w:rFonts w:ascii="Arial" w:hAnsi="Arial" w:cs="Arial"/>
          <w:lang w:val="en-US" w:eastAsia="zh-CN" w:bidi="hi-IN"/>
        </w:rPr>
        <w:t xml:space="preserve">The </w:t>
      </w:r>
      <w:r>
        <w:rPr>
          <w:rFonts w:ascii="Arial" w:hAnsi="Arial" w:cs="Arial"/>
          <w:lang w:val="en-US" w:eastAsia="zh-CN" w:bidi="hi-IN"/>
        </w:rPr>
        <w:t xml:space="preserve">aspects considered within </w:t>
      </w:r>
      <w:r w:rsidR="00E65BC3">
        <w:rPr>
          <w:rFonts w:ascii="Arial" w:hAnsi="Arial" w:cs="Arial"/>
          <w:lang w:val="en-US" w:eastAsia="zh-CN" w:bidi="hi-IN"/>
        </w:rPr>
        <w:t xml:space="preserve">the </w:t>
      </w:r>
      <w:r w:rsidR="002502C0">
        <w:rPr>
          <w:rFonts w:ascii="Arial" w:hAnsi="Arial" w:cs="Arial"/>
          <w:lang w:val="en-US" w:eastAsia="zh-CN" w:bidi="hi-IN"/>
        </w:rPr>
        <w:t xml:space="preserve">design of </w:t>
      </w:r>
      <w:r w:rsidR="00E65BC3">
        <w:rPr>
          <w:rFonts w:ascii="Arial" w:hAnsi="Arial" w:cs="Arial"/>
          <w:lang w:val="en-US" w:eastAsia="zh-CN" w:bidi="hi-IN"/>
        </w:rPr>
        <w:t xml:space="preserve">the </w:t>
      </w:r>
      <w:r w:rsidR="002502C0">
        <w:rPr>
          <w:rFonts w:ascii="Arial" w:hAnsi="Arial" w:cs="Arial"/>
          <w:lang w:val="en-US" w:eastAsia="zh-CN" w:bidi="hi-IN"/>
        </w:rPr>
        <w:t>Data Architecture Layer are the following:</w:t>
      </w:r>
      <w:r w:rsidR="00702F4D">
        <w:rPr>
          <w:rFonts w:ascii="Arial" w:hAnsi="Arial" w:cs="Arial"/>
          <w:lang w:val="en-US" w:eastAsia="zh-CN" w:bidi="hi-IN"/>
        </w:rPr>
        <w:t xml:space="preserve"> </w:t>
      </w:r>
      <w:r w:rsidRPr="00DA253B" w:rsidR="00DA253B">
        <w:rPr>
          <w:rFonts w:ascii="Arial" w:hAnsi="Arial" w:cs="Arial"/>
          <w:lang w:val="en-US" w:eastAsia="zh-CN" w:bidi="hi-IN"/>
        </w:rPr>
        <w:t>access patterns, performance characteristics</w:t>
      </w:r>
      <w:r w:rsidR="00702F4D">
        <w:rPr>
          <w:rFonts w:ascii="Arial" w:hAnsi="Arial" w:cs="Arial"/>
          <w:lang w:val="en-US" w:eastAsia="zh-CN" w:bidi="hi-IN"/>
        </w:rPr>
        <w:t>, scalability</w:t>
      </w:r>
      <w:r w:rsidR="00965E02">
        <w:rPr>
          <w:rFonts w:ascii="Arial" w:hAnsi="Arial" w:cs="Arial"/>
          <w:lang w:val="en-US" w:eastAsia="zh-CN" w:bidi="hi-IN"/>
        </w:rPr>
        <w:t xml:space="preserve">, </w:t>
      </w:r>
      <w:r w:rsidR="00E65BC3">
        <w:rPr>
          <w:rFonts w:ascii="Arial" w:hAnsi="Arial" w:cs="Arial"/>
          <w:lang w:val="en-US" w:eastAsia="zh-CN" w:bidi="hi-IN"/>
        </w:rPr>
        <w:t>high availability</w:t>
      </w:r>
      <w:r w:rsidR="00702F4D">
        <w:rPr>
          <w:rFonts w:ascii="Arial" w:hAnsi="Arial" w:cs="Arial"/>
          <w:lang w:val="en-US" w:eastAsia="zh-CN" w:bidi="hi-IN"/>
        </w:rPr>
        <w:t xml:space="preserve"> and </w:t>
      </w:r>
      <w:r w:rsidRPr="00DA253B" w:rsidR="00DA253B">
        <w:rPr>
          <w:rFonts w:ascii="Arial" w:hAnsi="Arial" w:cs="Arial"/>
          <w:lang w:val="en-US" w:eastAsia="zh-CN" w:bidi="hi-IN"/>
        </w:rPr>
        <w:t>implementations.</w:t>
      </w:r>
    </w:p>
    <w:p w:rsidR="001C67FA" w:rsidRDefault="0097234D" w14:paraId="2B3B0A51" w14:textId="0C1BB086">
      <w:pPr>
        <w:spacing w:line="276" w:lineRule="auto"/>
        <w:ind w:firstLine="709"/>
        <w:jc w:val="both"/>
        <w:rPr>
          <w:rFonts w:ascii="Arial" w:hAnsi="Arial" w:cs="Arial"/>
          <w:lang w:val="en-US" w:eastAsia="zh-CN" w:bidi="hi-IN"/>
        </w:rPr>
        <w:pPrChange w:author="Mohmmad Modallal" w:date="2025-07-17T17:18:00Z" w16du:dateUtc="2025-07-17T13:18:00Z" w:id="160">
          <w:pPr>
            <w:spacing w:line="276" w:lineRule="auto"/>
            <w:ind w:firstLine="709"/>
          </w:pPr>
        </w:pPrChange>
      </w:pPr>
      <w:r>
        <w:rPr>
          <w:rFonts w:ascii="Arial" w:hAnsi="Arial" w:cs="Arial"/>
          <w:lang w:val="en-US" w:eastAsia="zh-CN" w:bidi="hi-IN"/>
        </w:rPr>
        <w:t xml:space="preserve">To </w:t>
      </w:r>
      <w:r w:rsidR="00A41BDD">
        <w:rPr>
          <w:rFonts w:ascii="Arial" w:hAnsi="Arial" w:cs="Arial"/>
          <w:lang w:val="en-US" w:eastAsia="zh-CN" w:bidi="hi-IN"/>
        </w:rPr>
        <w:t xml:space="preserve">following mentioned above aspects and </w:t>
      </w:r>
      <w:r w:rsidR="001F18C4">
        <w:rPr>
          <w:rFonts w:ascii="Arial" w:hAnsi="Arial" w:cs="Arial"/>
          <w:lang w:val="en-US" w:eastAsia="zh-CN" w:bidi="hi-IN"/>
        </w:rPr>
        <w:t xml:space="preserve">to </w:t>
      </w:r>
      <w:r w:rsidR="002A30DE">
        <w:rPr>
          <w:rFonts w:ascii="Arial" w:hAnsi="Arial" w:cs="Arial"/>
          <w:lang w:val="en-US" w:eastAsia="zh-CN" w:bidi="hi-IN"/>
        </w:rPr>
        <w:t xml:space="preserve">achieve </w:t>
      </w:r>
      <w:r w:rsidR="00A22E98">
        <w:rPr>
          <w:rFonts w:ascii="Arial" w:hAnsi="Arial" w:cs="Arial"/>
          <w:lang w:val="en-US" w:eastAsia="zh-CN" w:bidi="hi-IN"/>
        </w:rPr>
        <w:t xml:space="preserve">target </w:t>
      </w:r>
      <w:r w:rsidR="002A30DE">
        <w:rPr>
          <w:rFonts w:ascii="Arial" w:hAnsi="Arial" w:cs="Arial"/>
          <w:lang w:val="en-US" w:eastAsia="zh-CN" w:bidi="hi-IN"/>
        </w:rPr>
        <w:t xml:space="preserve">performance </w:t>
      </w:r>
      <w:r w:rsidR="00A22E98">
        <w:rPr>
          <w:rFonts w:ascii="Arial" w:hAnsi="Arial" w:cs="Arial"/>
          <w:lang w:val="en-US" w:eastAsia="zh-CN" w:bidi="hi-IN"/>
        </w:rPr>
        <w:t xml:space="preserve">requirements </w:t>
      </w:r>
      <w:r w:rsidR="000C3BFF">
        <w:rPr>
          <w:rFonts w:ascii="Arial" w:hAnsi="Arial" w:cs="Arial"/>
          <w:lang w:val="en-US" w:eastAsia="zh-CN" w:bidi="hi-IN"/>
        </w:rPr>
        <w:t xml:space="preserve">the following technologies are used </w:t>
      </w:r>
      <w:r w:rsidR="00D35A92">
        <w:rPr>
          <w:rFonts w:ascii="Arial" w:hAnsi="Arial" w:cs="Arial"/>
          <w:lang w:val="en-US" w:eastAsia="zh-CN" w:bidi="hi-IN"/>
        </w:rPr>
        <w:t xml:space="preserve">within </w:t>
      </w:r>
      <w:r w:rsidR="00E65BC3">
        <w:rPr>
          <w:rFonts w:ascii="Arial" w:hAnsi="Arial" w:cs="Arial"/>
          <w:lang w:val="en-US" w:eastAsia="zh-CN" w:bidi="hi-IN"/>
        </w:rPr>
        <w:t xml:space="preserve">the </w:t>
      </w:r>
      <w:r w:rsidR="00D35A92">
        <w:rPr>
          <w:rFonts w:ascii="Arial" w:hAnsi="Arial" w:cs="Arial"/>
          <w:lang w:val="en-US" w:eastAsia="zh-CN" w:bidi="hi-IN"/>
        </w:rPr>
        <w:t>Sahatna</w:t>
      </w:r>
      <w:r w:rsidRPr="00427807" w:rsidR="001C67FA">
        <w:rPr>
          <w:rFonts w:ascii="Arial" w:hAnsi="Arial" w:cs="Arial"/>
          <w:lang w:val="en-US" w:eastAsia="zh-CN" w:bidi="hi-IN"/>
        </w:rPr>
        <w:t xml:space="preserve"> Super App</w:t>
      </w:r>
      <w:r w:rsidRPr="001C67FA" w:rsidR="001C67FA">
        <w:rPr>
          <w:rFonts w:ascii="Arial" w:hAnsi="Arial" w:cs="Arial"/>
          <w:lang w:val="en-US" w:eastAsia="zh-CN" w:bidi="hi-IN"/>
        </w:rPr>
        <w:t>:</w:t>
      </w:r>
    </w:p>
    <w:p w:rsidRPr="00945A51" w:rsidR="00D35A92" w:rsidRDefault="00D35A92" w14:paraId="1C286E2D" w14:textId="639F5FAB">
      <w:pPr>
        <w:pStyle w:val="ListParagraph"/>
        <w:numPr>
          <w:ilvl w:val="0"/>
          <w:numId w:val="24"/>
        </w:numPr>
        <w:spacing w:line="276" w:lineRule="auto"/>
        <w:jc w:val="both"/>
        <w:rPr>
          <w:rFonts w:ascii="Arial" w:hAnsi="Arial" w:cs="Arial"/>
          <w:lang w:val="en-US"/>
        </w:rPr>
        <w:pPrChange w:author="Mohmmad Modallal" w:date="2025-07-17T17:18:00Z" w16du:dateUtc="2025-07-17T13:18:00Z" w:id="161">
          <w:pPr>
            <w:pStyle w:val="ListParagraph"/>
            <w:numPr>
              <w:numId w:val="24"/>
            </w:numPr>
            <w:spacing w:line="276" w:lineRule="auto"/>
            <w:ind w:left="1429" w:hanging="360"/>
          </w:pPr>
        </w:pPrChange>
      </w:pPr>
      <w:r w:rsidRPr="00945A51">
        <w:rPr>
          <w:rFonts w:ascii="Arial" w:hAnsi="Arial" w:cs="Arial"/>
          <w:lang w:val="en-US"/>
        </w:rPr>
        <w:t>MSSQL DB – for handling master data and appointment information</w:t>
      </w:r>
      <w:ins w:author="Mohmmad Modallal" w:date="2025-07-17T16:01:00Z" w16du:dateUtc="2025-07-17T12:01:00Z" w:id="162">
        <w:r w:rsidR="00D2591D">
          <w:rPr>
            <w:rFonts w:ascii="Arial" w:hAnsi="Arial" w:cs="Arial"/>
            <w:lang w:val="en-US"/>
          </w:rPr>
          <w:t>.</w:t>
        </w:r>
      </w:ins>
      <w:del w:author="Mohmmad Modallal" w:date="2025-07-17T16:01:00Z" w16du:dateUtc="2025-07-17T12:01:00Z" w:id="163">
        <w:r w:rsidRPr="00945A51">
          <w:rPr>
            <w:rFonts w:ascii="Arial" w:hAnsi="Arial" w:cs="Arial"/>
            <w:lang w:val="en-US"/>
          </w:rPr>
          <w:delText>;</w:delText>
        </w:r>
      </w:del>
      <w:r w:rsidRPr="00945A51">
        <w:rPr>
          <w:rFonts w:ascii="Arial" w:hAnsi="Arial" w:cs="Arial"/>
          <w:lang w:val="en-US"/>
        </w:rPr>
        <w:t xml:space="preserve"> </w:t>
      </w:r>
    </w:p>
    <w:p w:rsidR="0097234D" w:rsidRDefault="00D35A92" w14:paraId="5B27D70F" w14:textId="3C632792">
      <w:pPr>
        <w:pStyle w:val="ListParagraph"/>
        <w:numPr>
          <w:ilvl w:val="0"/>
          <w:numId w:val="24"/>
        </w:numPr>
        <w:spacing w:line="276" w:lineRule="auto"/>
        <w:jc w:val="both"/>
        <w:rPr>
          <w:rFonts w:ascii="Arial" w:hAnsi="Arial" w:cs="Arial"/>
          <w:lang w:val="en-US"/>
        </w:rPr>
        <w:pPrChange w:author="Mohmmad Modallal" w:date="2025-07-17T17:18:00Z" w16du:dateUtc="2025-07-17T13:18:00Z" w:id="164">
          <w:pPr>
            <w:pStyle w:val="ListParagraph"/>
            <w:numPr>
              <w:numId w:val="24"/>
            </w:numPr>
            <w:spacing w:line="276" w:lineRule="auto"/>
            <w:ind w:left="1429" w:hanging="360"/>
          </w:pPr>
        </w:pPrChange>
      </w:pPr>
      <w:r w:rsidRPr="00945A51">
        <w:rPr>
          <w:rFonts w:ascii="Arial" w:hAnsi="Arial" w:cs="Arial"/>
          <w:lang w:val="en-US"/>
        </w:rPr>
        <w:t>NoSQL DB</w:t>
      </w:r>
      <w:r w:rsidRPr="00945A51" w:rsidR="00FD4BF9">
        <w:rPr>
          <w:rFonts w:ascii="Arial" w:hAnsi="Arial" w:cs="Arial"/>
          <w:lang w:val="en-US"/>
        </w:rPr>
        <w:t xml:space="preserve"> (MongoDB) - for</w:t>
      </w:r>
      <w:r w:rsidRPr="00945A51">
        <w:rPr>
          <w:rFonts w:ascii="Arial" w:hAnsi="Arial" w:cs="Arial"/>
          <w:lang w:val="en-US"/>
        </w:rPr>
        <w:t xml:space="preserve"> managing </w:t>
      </w:r>
      <w:r w:rsidR="00E65BC3">
        <w:rPr>
          <w:rFonts w:ascii="Arial" w:hAnsi="Arial" w:cs="Arial"/>
          <w:lang w:val="en-US"/>
        </w:rPr>
        <w:t>nonstructured</w:t>
      </w:r>
      <w:r w:rsidRPr="00945A51">
        <w:rPr>
          <w:rFonts w:ascii="Arial" w:hAnsi="Arial" w:cs="Arial"/>
          <w:lang w:val="en-US"/>
        </w:rPr>
        <w:t xml:space="preserve"> information </w:t>
      </w:r>
      <w:r w:rsidRPr="000D4AB1">
        <w:rPr>
          <w:rFonts w:ascii="Arial" w:hAnsi="Arial" w:cs="Arial"/>
          <w:lang w:val="en-US"/>
        </w:rPr>
        <w:t>physician notes, documents, prescriptions</w:t>
      </w:r>
      <w:r w:rsidR="00E65BC3">
        <w:rPr>
          <w:rFonts w:ascii="Arial" w:hAnsi="Arial" w:cs="Arial"/>
          <w:lang w:val="en-US"/>
        </w:rPr>
        <w:t>,</w:t>
      </w:r>
      <w:r w:rsidRPr="000D4AB1">
        <w:rPr>
          <w:rFonts w:ascii="Arial" w:hAnsi="Arial" w:cs="Arial"/>
          <w:lang w:val="en-US"/>
        </w:rPr>
        <w:t xml:space="preserve"> etc.</w:t>
      </w:r>
    </w:p>
    <w:p w:rsidR="00416CD8" w:rsidRDefault="00853152" w14:paraId="79E74791" w14:textId="1568D43A">
      <w:pPr>
        <w:pStyle w:val="ListParagraph"/>
        <w:numPr>
          <w:ilvl w:val="0"/>
          <w:numId w:val="24"/>
        </w:numPr>
        <w:spacing w:line="276" w:lineRule="auto"/>
        <w:jc w:val="both"/>
        <w:rPr>
          <w:rFonts w:ascii="Arial" w:hAnsi="Arial" w:cs="Arial"/>
          <w:lang w:val="en-US"/>
        </w:rPr>
        <w:pPrChange w:author="Mohmmad Modallal" w:date="2025-07-17T17:18:00Z" w16du:dateUtc="2025-07-17T13:18:00Z" w:id="165">
          <w:pPr>
            <w:pStyle w:val="ListParagraph"/>
            <w:numPr>
              <w:numId w:val="24"/>
            </w:numPr>
            <w:spacing w:line="276" w:lineRule="auto"/>
            <w:ind w:left="1429" w:hanging="360"/>
          </w:pPr>
        </w:pPrChange>
      </w:pPr>
      <w:r>
        <w:rPr>
          <w:rFonts w:ascii="Arial" w:hAnsi="Arial" w:cs="Arial"/>
          <w:lang w:val="en-US"/>
        </w:rPr>
        <w:t>Ca</w:t>
      </w:r>
      <w:r w:rsidR="00944972">
        <w:rPr>
          <w:rFonts w:ascii="Arial" w:hAnsi="Arial" w:cs="Arial"/>
          <w:lang w:val="en-US"/>
        </w:rPr>
        <w:t>c</w:t>
      </w:r>
      <w:r>
        <w:rPr>
          <w:rFonts w:ascii="Arial" w:hAnsi="Arial" w:cs="Arial"/>
          <w:lang w:val="en-US"/>
        </w:rPr>
        <w:t xml:space="preserve">he </w:t>
      </w:r>
      <w:r w:rsidR="007B3863">
        <w:rPr>
          <w:rFonts w:ascii="Arial" w:hAnsi="Arial" w:cs="Arial"/>
          <w:lang w:val="en-US"/>
        </w:rPr>
        <w:t>(Redis) – for</w:t>
      </w:r>
      <w:r w:rsidR="00944972">
        <w:rPr>
          <w:rFonts w:ascii="Arial" w:hAnsi="Arial" w:cs="Arial"/>
          <w:lang w:val="en-US"/>
        </w:rPr>
        <w:t xml:space="preserve"> caching DB data and pub</w:t>
      </w:r>
      <w:r w:rsidRPr="00920005" w:rsidR="00944972">
        <w:rPr>
          <w:rFonts w:ascii="Arial" w:hAnsi="Arial" w:cs="Arial"/>
          <w:lang w:val="en-US"/>
        </w:rPr>
        <w:t xml:space="preserve">/sub </w:t>
      </w:r>
      <w:r w:rsidRPr="00920005" w:rsidR="00920005">
        <w:rPr>
          <w:rFonts w:ascii="Arial" w:hAnsi="Arial" w:cs="Arial"/>
          <w:lang w:val="en-US"/>
        </w:rPr>
        <w:t>purposes.</w:t>
      </w:r>
      <w:r w:rsidR="007B3863">
        <w:rPr>
          <w:rFonts w:ascii="Arial" w:hAnsi="Arial" w:cs="Arial"/>
          <w:lang w:val="en-US"/>
        </w:rPr>
        <w:t xml:space="preserve"> </w:t>
      </w:r>
    </w:p>
    <w:p w:rsidRPr="00816092" w:rsidR="00D44E6A" w:rsidRDefault="00E65BC3" w14:paraId="1BC5ED9F" w14:textId="23565347">
      <w:pPr>
        <w:spacing w:line="276" w:lineRule="auto"/>
        <w:ind w:firstLine="567"/>
        <w:jc w:val="both"/>
        <w:rPr>
          <w:rFonts w:ascii="Arial" w:hAnsi="Arial" w:cs="Arial"/>
          <w:lang w:val="en-US"/>
        </w:rPr>
        <w:pPrChange w:author="Mohmmad Modallal" w:date="2025-07-17T17:18:00Z" w16du:dateUtc="2025-07-17T13:18:00Z" w:id="166">
          <w:pPr>
            <w:spacing w:line="276" w:lineRule="auto"/>
            <w:ind w:firstLine="567"/>
          </w:pPr>
        </w:pPrChange>
      </w:pPr>
      <w:r w:rsidRPr="17A79A6F">
        <w:rPr>
          <w:rFonts w:ascii="Arial" w:hAnsi="Arial" w:cs="Arial"/>
          <w:lang w:val="en-US"/>
        </w:rPr>
        <w:t>High availability</w:t>
      </w:r>
      <w:r w:rsidRPr="17A79A6F" w:rsidR="006B3D2A">
        <w:rPr>
          <w:rFonts w:ascii="Arial" w:hAnsi="Arial" w:cs="Arial"/>
          <w:lang w:val="en-US"/>
        </w:rPr>
        <w:t xml:space="preserve"> </w:t>
      </w:r>
      <w:r w:rsidRPr="17A79A6F" w:rsidR="00650C05">
        <w:rPr>
          <w:rFonts w:ascii="Arial" w:hAnsi="Arial" w:cs="Arial"/>
          <w:lang w:val="en-US"/>
        </w:rPr>
        <w:t xml:space="preserve">of the components of the Data Architecture Layer will be </w:t>
      </w:r>
      <w:r w:rsidRPr="17A79A6F" w:rsidR="006D7E56">
        <w:rPr>
          <w:rFonts w:ascii="Arial" w:hAnsi="Arial" w:cs="Arial"/>
          <w:lang w:val="en-US"/>
        </w:rPr>
        <w:t xml:space="preserve">backed by </w:t>
      </w:r>
      <w:r w:rsidRPr="17A79A6F">
        <w:rPr>
          <w:rFonts w:ascii="Arial" w:hAnsi="Arial" w:cs="Arial"/>
          <w:lang w:val="en-US"/>
        </w:rPr>
        <w:t xml:space="preserve">the </w:t>
      </w:r>
      <w:r w:rsidRPr="17A79A6F" w:rsidR="006D7E56">
        <w:rPr>
          <w:rFonts w:ascii="Arial" w:hAnsi="Arial" w:cs="Arial"/>
          <w:lang w:val="en-US"/>
        </w:rPr>
        <w:t xml:space="preserve">implementation of cluster deployment schema for Azure MS SQL DB and </w:t>
      </w:r>
      <w:r w:rsidRPr="17A79A6F" w:rsidR="00C22900">
        <w:rPr>
          <w:rFonts w:ascii="Arial" w:hAnsi="Arial" w:cs="Arial"/>
          <w:lang w:val="en-US"/>
        </w:rPr>
        <w:t>MongoDB.</w:t>
      </w:r>
      <w:r w:rsidRPr="17A79A6F" w:rsidR="6B208232">
        <w:rPr>
          <w:rFonts w:ascii="Arial" w:hAnsi="Arial" w:cs="Arial"/>
          <w:lang w:val="en-US"/>
        </w:rPr>
        <w:t xml:space="preserve"> </w:t>
      </w:r>
      <w:r w:rsidRPr="17A79A6F" w:rsidR="004F0003">
        <w:rPr>
          <w:rFonts w:ascii="Arial" w:hAnsi="Arial" w:cs="Arial"/>
          <w:lang w:val="en-US"/>
        </w:rPr>
        <w:t xml:space="preserve">MongoDB </w:t>
      </w:r>
      <w:r w:rsidRPr="17A79A6F" w:rsidR="00D41C65">
        <w:rPr>
          <w:rFonts w:ascii="Arial" w:hAnsi="Arial" w:cs="Arial"/>
          <w:lang w:val="en-US"/>
        </w:rPr>
        <w:t xml:space="preserve">and Redis </w:t>
      </w:r>
      <w:r w:rsidRPr="17A79A6F" w:rsidR="004F0003">
        <w:rPr>
          <w:rFonts w:ascii="Arial" w:hAnsi="Arial" w:cs="Arial"/>
          <w:lang w:val="en-US"/>
        </w:rPr>
        <w:t>provide</w:t>
      </w:r>
      <w:r w:rsidRPr="17A79A6F" w:rsidR="00EC69BF">
        <w:rPr>
          <w:rFonts w:ascii="Arial" w:hAnsi="Arial" w:cs="Arial"/>
          <w:lang w:val="en-US"/>
        </w:rPr>
        <w:t xml:space="preserve"> </w:t>
      </w:r>
      <w:r w:rsidRPr="17A79A6F" w:rsidR="0FA29C81">
        <w:rPr>
          <w:rFonts w:ascii="Arial" w:hAnsi="Arial" w:cs="Arial"/>
          <w:lang w:val="en-US"/>
        </w:rPr>
        <w:t>horizontal</w:t>
      </w:r>
      <w:r w:rsidRPr="17A79A6F" w:rsidR="00EC69BF">
        <w:rPr>
          <w:rFonts w:ascii="Arial" w:hAnsi="Arial" w:cs="Arial"/>
          <w:lang w:val="en-US"/>
        </w:rPr>
        <w:t xml:space="preserve"> scalability</w:t>
      </w:r>
      <w:r w:rsidRPr="17A79A6F" w:rsidR="00DA7D77">
        <w:rPr>
          <w:rFonts w:ascii="Arial" w:hAnsi="Arial" w:cs="Arial"/>
          <w:lang w:val="en-US"/>
        </w:rPr>
        <w:t xml:space="preserve">. </w:t>
      </w:r>
    </w:p>
    <w:p w:rsidR="17A79A6F" w:rsidP="17A79A6F" w:rsidRDefault="17A79A6F" w14:paraId="29B7A3AA" w14:textId="1B28DA6B">
      <w:pPr>
        <w:spacing w:line="276" w:lineRule="auto"/>
        <w:ind w:firstLine="567"/>
        <w:rPr>
          <w:rFonts w:ascii="Arial" w:hAnsi="Arial" w:cs="Arial"/>
          <w:lang w:val="en-US"/>
        </w:rPr>
      </w:pPr>
    </w:p>
    <w:p w:rsidRPr="0055347F" w:rsidR="00F219A1" w:rsidP="003044B8" w:rsidRDefault="00F219A1" w14:paraId="09AF20F6" w14:textId="122F94F3">
      <w:pPr>
        <w:pStyle w:val="ListParagraph"/>
        <w:numPr>
          <w:ilvl w:val="3"/>
          <w:numId w:val="7"/>
        </w:numPr>
        <w:ind w:left="567"/>
        <w:rPr>
          <w:rFonts w:ascii="Arial" w:hAnsi="Arial" w:cs="Arial"/>
        </w:rPr>
      </w:pPr>
      <w:r w:rsidRPr="0055347F">
        <w:rPr>
          <w:rFonts w:ascii="Arial" w:hAnsi="Arial" w:cs="Arial"/>
        </w:rPr>
        <w:t xml:space="preserve">Data Sources </w:t>
      </w:r>
    </w:p>
    <w:p w:rsidRPr="00507C61" w:rsidR="00F5314B" w:rsidP="00507C61" w:rsidRDefault="00507C61" w14:paraId="10185E65" w14:textId="77777777">
      <w:pPr>
        <w:pStyle w:val="ListParagraph"/>
        <w:ind w:left="567"/>
        <w:rPr>
          <w:rFonts w:ascii="Arial" w:hAnsi="Arial" w:cs="Arial"/>
          <w:sz w:val="22"/>
          <w:szCs w:val="22"/>
          <w:lang w:val="en-US"/>
        </w:rPr>
      </w:pPr>
      <w:r>
        <w:rPr>
          <w:rFonts w:ascii="Arial" w:hAnsi="Arial" w:cs="Arial"/>
          <w:sz w:val="22"/>
          <w:szCs w:val="22"/>
          <w:lang w:val="en-US"/>
        </w:rPr>
        <w:t xml:space="preserve"> </w:t>
      </w:r>
    </w:p>
    <w:tbl>
      <w:tblPr>
        <w:tblStyle w:val="TableGrid"/>
        <w:tblW w:w="9011" w:type="dxa"/>
        <w:tblInd w:w="-5" w:type="dxa"/>
        <w:tblLook w:val="04A0" w:firstRow="1" w:lastRow="0" w:firstColumn="1" w:lastColumn="0" w:noHBand="0" w:noVBand="1"/>
      </w:tblPr>
      <w:tblGrid>
        <w:gridCol w:w="3016"/>
        <w:gridCol w:w="2535"/>
        <w:gridCol w:w="1192"/>
        <w:gridCol w:w="2268"/>
      </w:tblGrid>
      <w:tr w:rsidR="000125A2" w:rsidTr="652C3C1D" w14:paraId="451D220D" w14:textId="77777777">
        <w:trPr>
          <w:trHeight w:val="300"/>
          <w:tblHeader/>
        </w:trPr>
        <w:tc>
          <w:tcPr>
            <w:tcW w:w="2002" w:type="dxa"/>
            <w:shd w:val="clear" w:color="auto" w:fill="BFBFBF" w:themeFill="background1" w:themeFillShade="BF"/>
          </w:tcPr>
          <w:p w:rsidRPr="00B21012" w:rsidR="00F66BD5" w:rsidP="00507C61" w:rsidRDefault="00F66BD5" w14:paraId="3CB735C1" w14:textId="040A001E">
            <w:pPr>
              <w:pStyle w:val="ListParagraph"/>
              <w:ind w:left="0"/>
              <w:rPr>
                <w:rFonts w:ascii="Arial" w:hAnsi="Arial" w:cs="Arial"/>
                <w:b/>
                <w:bCs/>
                <w:sz w:val="24"/>
                <w:szCs w:val="24"/>
                <w:lang w:val="en-US"/>
              </w:rPr>
            </w:pPr>
            <w:r w:rsidRPr="00B21012">
              <w:rPr>
                <w:rFonts w:ascii="Arial" w:hAnsi="Arial" w:cs="Arial"/>
                <w:b/>
                <w:bCs/>
                <w:szCs w:val="24"/>
                <w:lang w:val="en-US"/>
              </w:rPr>
              <w:t>Data Source</w:t>
            </w:r>
          </w:p>
        </w:tc>
        <w:tc>
          <w:tcPr>
            <w:tcW w:w="3030" w:type="dxa"/>
            <w:shd w:val="clear" w:color="auto" w:fill="BFBFBF" w:themeFill="background1" w:themeFillShade="BF"/>
          </w:tcPr>
          <w:p w:rsidRPr="00B21012" w:rsidR="00F66BD5" w:rsidP="00507C61" w:rsidRDefault="00805781" w14:paraId="5B961423" w14:textId="43EAC5B9">
            <w:pPr>
              <w:pStyle w:val="ListParagraph"/>
              <w:ind w:left="0"/>
              <w:rPr>
                <w:rFonts w:ascii="Arial" w:hAnsi="Arial" w:cs="Arial"/>
                <w:b/>
                <w:bCs/>
                <w:sz w:val="24"/>
                <w:szCs w:val="24"/>
                <w:lang w:val="en-US"/>
              </w:rPr>
            </w:pPr>
            <w:r w:rsidRPr="00B21012">
              <w:rPr>
                <w:rFonts w:ascii="Arial" w:hAnsi="Arial" w:cs="Arial"/>
                <w:b/>
                <w:bCs/>
                <w:szCs w:val="24"/>
                <w:lang w:val="en-US"/>
              </w:rPr>
              <w:t>Description</w:t>
            </w:r>
          </w:p>
        </w:tc>
        <w:tc>
          <w:tcPr>
            <w:tcW w:w="1276" w:type="dxa"/>
            <w:shd w:val="clear" w:color="auto" w:fill="BFBFBF" w:themeFill="background1" w:themeFillShade="BF"/>
          </w:tcPr>
          <w:p w:rsidRPr="00B21012" w:rsidR="00F66BD5" w:rsidP="00507C61" w:rsidRDefault="00805781" w14:paraId="278F798E" w14:textId="37D8DCD9">
            <w:pPr>
              <w:pStyle w:val="ListParagraph"/>
              <w:ind w:left="0"/>
              <w:rPr>
                <w:rFonts w:ascii="Arial" w:hAnsi="Arial" w:cs="Arial"/>
                <w:b/>
                <w:bCs/>
                <w:sz w:val="24"/>
                <w:szCs w:val="24"/>
                <w:lang w:val="en-US"/>
              </w:rPr>
            </w:pPr>
            <w:r w:rsidRPr="00B21012">
              <w:rPr>
                <w:rFonts w:ascii="Arial" w:hAnsi="Arial" w:cs="Arial"/>
                <w:b/>
                <w:bCs/>
                <w:szCs w:val="24"/>
                <w:lang w:val="en-US"/>
              </w:rPr>
              <w:t>Type</w:t>
            </w:r>
          </w:p>
        </w:tc>
        <w:tc>
          <w:tcPr>
            <w:tcW w:w="2703" w:type="dxa"/>
            <w:shd w:val="clear" w:color="auto" w:fill="BFBFBF" w:themeFill="background1" w:themeFillShade="BF"/>
          </w:tcPr>
          <w:p w:rsidRPr="00B21012" w:rsidR="00F66BD5" w:rsidP="00507C61" w:rsidRDefault="00805781" w14:paraId="4DD99E73" w14:textId="247CCCB5">
            <w:pPr>
              <w:pStyle w:val="ListParagraph"/>
              <w:ind w:left="0"/>
              <w:rPr>
                <w:rFonts w:ascii="Arial" w:hAnsi="Arial" w:cs="Arial"/>
                <w:b/>
                <w:bCs/>
                <w:sz w:val="24"/>
                <w:szCs w:val="24"/>
                <w:lang w:val="en-US"/>
              </w:rPr>
            </w:pPr>
            <w:r w:rsidRPr="00B21012">
              <w:rPr>
                <w:rFonts w:ascii="Arial" w:hAnsi="Arial" w:cs="Arial"/>
                <w:b/>
                <w:bCs/>
                <w:szCs w:val="24"/>
                <w:lang w:val="en-US"/>
              </w:rPr>
              <w:t>Access technology</w:t>
            </w:r>
          </w:p>
        </w:tc>
      </w:tr>
      <w:tr w:rsidR="00F50120" w:rsidTr="652C3C1D" w14:paraId="3FFBF6E1" w14:textId="77777777">
        <w:trPr>
          <w:trHeight w:val="300"/>
        </w:trPr>
        <w:tc>
          <w:tcPr>
            <w:tcW w:w="2002" w:type="dxa"/>
          </w:tcPr>
          <w:p w:rsidR="00F66BD5" w:rsidP="00507C61" w:rsidRDefault="004922EF" w14:paraId="79192D7C" w14:textId="733FF78E">
            <w:pPr>
              <w:pStyle w:val="ListParagraph"/>
              <w:ind w:left="0"/>
              <w:rPr>
                <w:rFonts w:ascii="Arial" w:hAnsi="Arial" w:cs="Arial"/>
                <w:lang w:val="en-US"/>
              </w:rPr>
            </w:pPr>
            <w:commentRangeStart w:id="167"/>
            <w:commentRangeStart w:id="168"/>
            <w:r w:rsidRPr="29E07CA3">
              <w:rPr>
                <w:rFonts w:ascii="Arial" w:hAnsi="Arial" w:cs="Arial"/>
                <w:lang w:val="en-US"/>
              </w:rPr>
              <w:t>Malaffi DB</w:t>
            </w:r>
            <w:commentRangeEnd w:id="167"/>
            <w:r w:rsidR="00D35197">
              <w:rPr>
                <w:rStyle w:val="CommentReference"/>
                <w:rFonts w:ascii="Arial" w:hAnsi="Arial" w:cs="Arial"/>
                <w:sz w:val="22"/>
                <w:szCs w:val="21"/>
                <w:lang w:val="en-US"/>
              </w:rPr>
              <w:commentReference w:id="167"/>
            </w:r>
            <w:commentRangeEnd w:id="168"/>
            <w:r>
              <w:rPr>
                <w:rStyle w:val="CommentReference"/>
                <w:rFonts w:ascii="Arial" w:hAnsi="Arial" w:cs="Arial"/>
                <w:sz w:val="22"/>
                <w:szCs w:val="21"/>
                <w:lang w:val="en-US"/>
              </w:rPr>
              <w:commentReference w:id="168"/>
            </w:r>
          </w:p>
        </w:tc>
        <w:tc>
          <w:tcPr>
            <w:tcW w:w="3030" w:type="dxa"/>
          </w:tcPr>
          <w:p w:rsidR="00F66BD5" w:rsidP="17A79A6F" w:rsidRDefault="7D92589E" w14:paraId="55F2F1FF" w14:textId="20740BAD">
            <w:pPr>
              <w:pStyle w:val="ListParagraph"/>
              <w:ind w:left="0"/>
              <w:rPr>
                <w:rFonts w:ascii="Arial" w:hAnsi="Arial" w:cs="Arial"/>
                <w:lang w:val="en-US"/>
              </w:rPr>
            </w:pPr>
            <w:r w:rsidRPr="17A79A6F">
              <w:rPr>
                <w:rFonts w:ascii="Arial" w:hAnsi="Arial" w:cs="Arial"/>
                <w:lang w:val="en-US"/>
              </w:rPr>
              <w:t xml:space="preserve">Database with </w:t>
            </w:r>
            <w:r w:rsidRPr="17A79A6F" w:rsidR="710B9CF6">
              <w:rPr>
                <w:rFonts w:ascii="Arial" w:hAnsi="Arial" w:cs="Arial"/>
                <w:lang w:val="en-US"/>
              </w:rPr>
              <w:t>appointments data</w:t>
            </w:r>
          </w:p>
        </w:tc>
        <w:tc>
          <w:tcPr>
            <w:tcW w:w="1276" w:type="dxa"/>
          </w:tcPr>
          <w:p w:rsidR="00F66BD5" w:rsidP="00507C61" w:rsidRDefault="00382E4C" w14:paraId="643A9887" w14:textId="07BA37C6">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F66BD5" w:rsidP="00507C61" w:rsidRDefault="00625C29" w14:paraId="7179E186" w14:textId="5DE4691F">
            <w:pPr>
              <w:pStyle w:val="ListParagraph"/>
              <w:ind w:left="0"/>
              <w:rPr>
                <w:rFonts w:ascii="Arial" w:hAnsi="Arial" w:cs="Arial"/>
                <w:szCs w:val="22"/>
                <w:lang w:val="en-US"/>
              </w:rPr>
            </w:pPr>
            <w:r>
              <w:rPr>
                <w:rFonts w:ascii="Arial" w:hAnsi="Arial" w:cs="Arial"/>
                <w:szCs w:val="22"/>
                <w:lang w:val="en-US"/>
              </w:rPr>
              <w:t>REST API</w:t>
            </w:r>
          </w:p>
        </w:tc>
      </w:tr>
      <w:tr w:rsidR="00AA72A4" w:rsidTr="652C3C1D" w14:paraId="1CB1B2BB" w14:textId="77777777">
        <w:trPr>
          <w:trHeight w:val="300"/>
        </w:trPr>
        <w:tc>
          <w:tcPr>
            <w:tcW w:w="2002" w:type="dxa"/>
          </w:tcPr>
          <w:p w:rsidR="003B55A0" w:rsidP="00507C61" w:rsidRDefault="003B55A0" w14:paraId="117D0E76" w14:textId="46070F84">
            <w:pPr>
              <w:pStyle w:val="ListParagraph"/>
              <w:ind w:left="0"/>
              <w:rPr>
                <w:rFonts w:ascii="Arial" w:hAnsi="Arial" w:cs="Arial"/>
                <w:szCs w:val="22"/>
                <w:lang w:val="en-US"/>
              </w:rPr>
            </w:pPr>
            <w:r>
              <w:rPr>
                <w:rFonts w:ascii="Arial" w:hAnsi="Arial" w:cs="Arial"/>
                <w:szCs w:val="22"/>
                <w:lang w:val="en-US"/>
              </w:rPr>
              <w:t>Malaffi PHR DB</w:t>
            </w:r>
          </w:p>
        </w:tc>
        <w:tc>
          <w:tcPr>
            <w:tcW w:w="3030" w:type="dxa"/>
          </w:tcPr>
          <w:p w:rsidR="003B55A0" w:rsidP="00507C61" w:rsidRDefault="0088292E" w14:paraId="05A0908C" w14:textId="6A01AF5B">
            <w:pPr>
              <w:pStyle w:val="ListParagraph"/>
              <w:ind w:left="0"/>
              <w:rPr>
                <w:rFonts w:ascii="Arial" w:hAnsi="Arial" w:cs="Arial"/>
                <w:szCs w:val="22"/>
                <w:lang w:val="en-US"/>
              </w:rPr>
            </w:pPr>
            <w:r>
              <w:rPr>
                <w:rFonts w:ascii="Arial" w:hAnsi="Arial" w:cs="Arial"/>
                <w:szCs w:val="22"/>
                <w:lang w:val="en-US"/>
              </w:rPr>
              <w:t>Database with Patient Health Records data</w:t>
            </w:r>
          </w:p>
        </w:tc>
        <w:tc>
          <w:tcPr>
            <w:tcW w:w="1276" w:type="dxa"/>
          </w:tcPr>
          <w:p w:rsidR="003B55A0" w:rsidP="00507C61" w:rsidRDefault="00382E4C" w14:paraId="7BD60FDD" w14:textId="395D689B">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3B55A0" w:rsidP="00507C61" w:rsidRDefault="00625C29" w14:paraId="5E2B9CA6" w14:textId="1EA1B8B5">
            <w:pPr>
              <w:pStyle w:val="ListParagraph"/>
              <w:ind w:left="0"/>
              <w:rPr>
                <w:rFonts w:ascii="Arial" w:hAnsi="Arial" w:cs="Arial"/>
                <w:szCs w:val="22"/>
                <w:lang w:val="en-US"/>
              </w:rPr>
            </w:pPr>
            <w:r>
              <w:rPr>
                <w:rFonts w:ascii="Arial" w:hAnsi="Arial" w:cs="Arial"/>
                <w:szCs w:val="22"/>
                <w:lang w:val="en-US"/>
              </w:rPr>
              <w:t>REST API</w:t>
            </w:r>
          </w:p>
        </w:tc>
      </w:tr>
      <w:tr w:rsidR="00F50120" w:rsidTr="652C3C1D" w14:paraId="164D297E" w14:textId="77777777">
        <w:trPr>
          <w:trHeight w:val="300"/>
        </w:trPr>
        <w:tc>
          <w:tcPr>
            <w:tcW w:w="2002" w:type="dxa"/>
          </w:tcPr>
          <w:p w:rsidR="00F66BD5" w:rsidP="00507C61" w:rsidRDefault="004922EF" w14:paraId="403AF19A" w14:textId="4FD051E1">
            <w:pPr>
              <w:pStyle w:val="ListParagraph"/>
              <w:ind w:left="0"/>
              <w:rPr>
                <w:rFonts w:ascii="Arial" w:hAnsi="Arial" w:cs="Arial"/>
                <w:szCs w:val="22"/>
                <w:lang w:val="en-US"/>
              </w:rPr>
            </w:pPr>
            <w:commentRangeStart w:id="169"/>
            <w:commentRangeStart w:id="170"/>
            <w:r>
              <w:rPr>
                <w:rFonts w:ascii="Arial" w:hAnsi="Arial" w:cs="Arial"/>
                <w:szCs w:val="22"/>
                <w:lang w:val="en-US"/>
              </w:rPr>
              <w:t>DOH DB</w:t>
            </w:r>
          </w:p>
        </w:tc>
        <w:tc>
          <w:tcPr>
            <w:tcW w:w="3030" w:type="dxa"/>
          </w:tcPr>
          <w:p w:rsidR="00F66BD5" w:rsidP="00507C61" w:rsidRDefault="0088292E" w14:paraId="30536EF2" w14:textId="78B89E9F">
            <w:pPr>
              <w:pStyle w:val="ListParagraph"/>
              <w:ind w:left="0"/>
              <w:rPr>
                <w:rFonts w:ascii="Arial" w:hAnsi="Arial" w:cs="Arial"/>
                <w:szCs w:val="22"/>
                <w:lang w:val="en-US"/>
              </w:rPr>
            </w:pPr>
            <w:r>
              <w:rPr>
                <w:rFonts w:ascii="Arial" w:hAnsi="Arial" w:cs="Arial"/>
                <w:szCs w:val="22"/>
                <w:lang w:val="en-US"/>
              </w:rPr>
              <w:t xml:space="preserve">Database with </w:t>
            </w:r>
            <w:r w:rsidR="007F1C33">
              <w:rPr>
                <w:rFonts w:ascii="Arial" w:hAnsi="Arial" w:cs="Arial"/>
                <w:szCs w:val="22"/>
                <w:lang w:val="en-US"/>
              </w:rPr>
              <w:t>Physicians and Facilities data</w:t>
            </w:r>
          </w:p>
        </w:tc>
        <w:tc>
          <w:tcPr>
            <w:tcW w:w="1276" w:type="dxa"/>
          </w:tcPr>
          <w:p w:rsidR="00F66BD5" w:rsidP="00507C61" w:rsidRDefault="00382E4C" w14:paraId="0BD41721" w14:textId="23E0B69A">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F66BD5" w:rsidP="00507C61" w:rsidRDefault="008F31DA" w14:paraId="41150AD3" w14:textId="48B3FC67">
            <w:pPr>
              <w:pStyle w:val="ListParagraph"/>
              <w:ind w:left="0"/>
              <w:rPr>
                <w:rFonts w:ascii="Arial" w:hAnsi="Arial" w:cs="Arial"/>
                <w:lang w:val="en-US"/>
              </w:rPr>
            </w:pPr>
            <w:r w:rsidRPr="00B21012">
              <w:rPr>
                <w:rFonts w:ascii="Arial" w:hAnsi="Arial" w:cs="Arial"/>
                <w:lang w:val="en-US"/>
              </w:rPr>
              <w:t>SOAP</w:t>
            </w:r>
          </w:p>
        </w:tc>
      </w:tr>
      <w:tr w:rsidR="00F50120" w:rsidTr="652C3C1D" w14:paraId="3FAFC0C7" w14:textId="77777777">
        <w:trPr>
          <w:trHeight w:val="300"/>
        </w:trPr>
        <w:tc>
          <w:tcPr>
            <w:tcW w:w="2002" w:type="dxa"/>
          </w:tcPr>
          <w:p w:rsidR="00F66BD5" w:rsidP="00507C61" w:rsidRDefault="007E14C3" w14:paraId="293D7F7F" w14:textId="1BBAB308">
            <w:pPr>
              <w:pStyle w:val="ListParagraph"/>
              <w:ind w:left="0"/>
              <w:rPr>
                <w:rFonts w:ascii="Arial" w:hAnsi="Arial" w:cs="Arial"/>
                <w:szCs w:val="22"/>
                <w:lang w:val="en-US"/>
              </w:rPr>
            </w:pPr>
            <w:commentRangeEnd w:id="169"/>
            <w:r>
              <w:rPr>
                <w:rStyle w:val="CommentReference"/>
                <w:rFonts w:ascii="Arial" w:hAnsi="Arial" w:cs="Arial"/>
                <w:sz w:val="22"/>
                <w:szCs w:val="22"/>
                <w:lang w:val="en-US"/>
              </w:rPr>
              <w:commentReference w:id="169"/>
            </w:r>
            <w:commentRangeEnd w:id="170"/>
            <w:r w:rsidR="00BF7750">
              <w:rPr>
                <w:rStyle w:val="CommentReference"/>
                <w:rFonts w:ascii="Arial" w:hAnsi="Arial" w:cs="Arial"/>
                <w:sz w:val="22"/>
                <w:szCs w:val="22"/>
                <w:lang w:val="en-US"/>
              </w:rPr>
              <w:commentReference w:id="170"/>
            </w:r>
            <w:r w:rsidR="004922EF">
              <w:rPr>
                <w:rFonts w:ascii="Arial" w:hAnsi="Arial" w:cs="Arial"/>
                <w:szCs w:val="22"/>
                <w:lang w:val="en-US"/>
              </w:rPr>
              <w:t>Isabel DB</w:t>
            </w:r>
          </w:p>
        </w:tc>
        <w:tc>
          <w:tcPr>
            <w:tcW w:w="3030" w:type="dxa"/>
          </w:tcPr>
          <w:p w:rsidR="00F66BD5" w:rsidP="00507C61" w:rsidRDefault="007F1C33" w14:paraId="3750F1DF" w14:textId="4C6AE187">
            <w:pPr>
              <w:pStyle w:val="ListParagraph"/>
              <w:ind w:left="0"/>
              <w:rPr>
                <w:rFonts w:ascii="Arial" w:hAnsi="Arial" w:cs="Arial"/>
                <w:szCs w:val="22"/>
                <w:lang w:val="en-US"/>
              </w:rPr>
            </w:pPr>
            <w:r>
              <w:rPr>
                <w:rFonts w:ascii="Arial" w:hAnsi="Arial" w:cs="Arial"/>
                <w:szCs w:val="22"/>
                <w:lang w:val="en-US"/>
              </w:rPr>
              <w:t xml:space="preserve">Database with </w:t>
            </w:r>
            <w:r w:rsidR="00456878">
              <w:rPr>
                <w:rFonts w:ascii="Arial" w:hAnsi="Arial" w:cs="Arial"/>
                <w:szCs w:val="22"/>
                <w:lang w:val="en-US"/>
              </w:rPr>
              <w:t>dictionary of medical sym</w:t>
            </w:r>
            <w:r w:rsidR="00DC2A14">
              <w:rPr>
                <w:rFonts w:ascii="Arial" w:hAnsi="Arial" w:cs="Arial"/>
                <w:szCs w:val="22"/>
                <w:lang w:val="en-US"/>
              </w:rPr>
              <w:t>ptoms terms</w:t>
            </w:r>
          </w:p>
        </w:tc>
        <w:tc>
          <w:tcPr>
            <w:tcW w:w="1276" w:type="dxa"/>
          </w:tcPr>
          <w:p w:rsidR="00F66BD5" w:rsidP="00507C61" w:rsidRDefault="00382E4C" w14:paraId="375BBD79" w14:textId="7A0DF01B">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F66BD5" w:rsidP="00507C61" w:rsidRDefault="00625C29" w14:paraId="2979E09E" w14:textId="72FDC32D">
            <w:pPr>
              <w:pStyle w:val="ListParagraph"/>
              <w:ind w:left="0"/>
              <w:rPr>
                <w:rFonts w:ascii="Arial" w:hAnsi="Arial" w:cs="Arial"/>
                <w:szCs w:val="22"/>
                <w:lang w:val="en-US"/>
              </w:rPr>
            </w:pPr>
            <w:r>
              <w:rPr>
                <w:rFonts w:ascii="Arial" w:hAnsi="Arial" w:cs="Arial"/>
                <w:szCs w:val="22"/>
                <w:lang w:val="en-US"/>
              </w:rPr>
              <w:t>REST API</w:t>
            </w:r>
          </w:p>
        </w:tc>
      </w:tr>
      <w:tr w:rsidR="00F50120" w:rsidTr="652C3C1D" w14:paraId="56029B1C" w14:textId="77777777">
        <w:trPr>
          <w:trHeight w:val="300"/>
        </w:trPr>
        <w:tc>
          <w:tcPr>
            <w:tcW w:w="2002" w:type="dxa"/>
          </w:tcPr>
          <w:p w:rsidR="00F50120" w:rsidP="00507C61" w:rsidRDefault="00F50120" w14:paraId="2FB3EFC7" w14:textId="3331EE60">
            <w:pPr>
              <w:pStyle w:val="ListParagraph"/>
              <w:ind w:left="0"/>
              <w:rPr>
                <w:rFonts w:ascii="Arial" w:hAnsi="Arial" w:cs="Arial"/>
                <w:szCs w:val="22"/>
                <w:lang w:val="en-US"/>
              </w:rPr>
            </w:pPr>
            <w:r>
              <w:rPr>
                <w:rFonts w:ascii="Arial" w:hAnsi="Arial" w:cs="Arial"/>
                <w:szCs w:val="22"/>
                <w:lang w:val="en-US"/>
              </w:rPr>
              <w:t>UAE PASS</w:t>
            </w:r>
          </w:p>
        </w:tc>
        <w:tc>
          <w:tcPr>
            <w:tcW w:w="3030" w:type="dxa"/>
          </w:tcPr>
          <w:p w:rsidR="00F50120" w:rsidP="00507C61" w:rsidRDefault="00F50120" w14:paraId="25027EAF" w14:textId="49657FA3">
            <w:pPr>
              <w:pStyle w:val="ListParagraph"/>
              <w:ind w:left="0"/>
              <w:rPr>
                <w:rFonts w:ascii="Arial" w:hAnsi="Arial" w:cs="Arial"/>
                <w:szCs w:val="22"/>
                <w:lang w:val="en-US"/>
              </w:rPr>
            </w:pPr>
            <w:r>
              <w:rPr>
                <w:rFonts w:ascii="Arial" w:hAnsi="Arial" w:cs="Arial"/>
                <w:szCs w:val="22"/>
                <w:lang w:val="en-US"/>
              </w:rPr>
              <w:t>Database with UAE IDs</w:t>
            </w:r>
          </w:p>
        </w:tc>
        <w:tc>
          <w:tcPr>
            <w:tcW w:w="1276" w:type="dxa"/>
          </w:tcPr>
          <w:p w:rsidR="00F50120" w:rsidP="00507C61" w:rsidRDefault="00F50120" w14:paraId="6BC2CDCC" w14:textId="6ADF028E">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F50120" w:rsidP="00507C61" w:rsidRDefault="00F50120" w14:paraId="2B5DFD3A" w14:textId="373F87FD">
            <w:pPr>
              <w:pStyle w:val="ListParagraph"/>
              <w:ind w:left="0"/>
              <w:rPr>
                <w:rFonts w:ascii="Arial" w:hAnsi="Arial" w:cs="Arial"/>
                <w:szCs w:val="22"/>
                <w:lang w:val="en-US"/>
              </w:rPr>
            </w:pPr>
            <w:r>
              <w:rPr>
                <w:rFonts w:ascii="Arial" w:hAnsi="Arial" w:cs="Arial"/>
                <w:szCs w:val="22"/>
                <w:lang w:val="en-US"/>
              </w:rPr>
              <w:t>REST API</w:t>
            </w:r>
          </w:p>
        </w:tc>
      </w:tr>
      <w:tr w:rsidR="00A52B5A" w:rsidTr="652C3C1D" w14:paraId="6B98D4A2" w14:textId="77777777">
        <w:trPr>
          <w:trHeight w:val="300"/>
        </w:trPr>
        <w:tc>
          <w:tcPr>
            <w:tcW w:w="2002" w:type="dxa"/>
          </w:tcPr>
          <w:p w:rsidR="00A52B5A" w:rsidP="00A52B5A" w:rsidRDefault="00A52B5A" w14:paraId="676DA622" w14:textId="531563DE">
            <w:pPr>
              <w:pStyle w:val="ListParagraph"/>
              <w:ind w:left="0"/>
              <w:rPr>
                <w:rFonts w:ascii="Arial" w:hAnsi="Arial" w:cs="Arial"/>
                <w:szCs w:val="22"/>
                <w:lang w:val="en-US"/>
              </w:rPr>
            </w:pPr>
            <w:r>
              <w:rPr>
                <w:rFonts w:ascii="Arial" w:hAnsi="Arial" w:cs="Arial"/>
                <w:szCs w:val="22"/>
                <w:lang w:val="en-US"/>
              </w:rPr>
              <w:t>M42</w:t>
            </w:r>
          </w:p>
        </w:tc>
        <w:tc>
          <w:tcPr>
            <w:tcW w:w="3030" w:type="dxa"/>
          </w:tcPr>
          <w:p w:rsidR="00A52B5A" w:rsidP="00A52B5A" w:rsidRDefault="00A52B5A" w14:paraId="64B34131" w14:textId="77777777">
            <w:pPr>
              <w:pStyle w:val="ListParagraph"/>
              <w:ind w:left="0"/>
              <w:rPr>
                <w:rFonts w:ascii="Arial" w:hAnsi="Arial" w:cs="Arial"/>
                <w:szCs w:val="22"/>
                <w:lang w:val="en-US"/>
              </w:rPr>
            </w:pPr>
            <w:r>
              <w:rPr>
                <w:rFonts w:ascii="Arial" w:hAnsi="Arial" w:cs="Arial"/>
                <w:szCs w:val="22"/>
                <w:lang w:val="en-US"/>
              </w:rPr>
              <w:t xml:space="preserve">LLM used for </w:t>
            </w:r>
          </w:p>
          <w:p w:rsidR="00A52B5A" w:rsidP="00A52B5A" w:rsidRDefault="00A52B5A" w14:paraId="748B59F7" w14:textId="1F5CEAEE">
            <w:pPr>
              <w:pStyle w:val="ListParagraph"/>
              <w:ind w:left="0"/>
              <w:rPr>
                <w:rFonts w:ascii="Arial" w:hAnsi="Arial" w:cs="Arial"/>
                <w:szCs w:val="22"/>
                <w:lang w:val="en-US"/>
              </w:rPr>
            </w:pPr>
            <w:r>
              <w:rPr>
                <w:rFonts w:ascii="Arial" w:hAnsi="Arial" w:cs="Arial"/>
                <w:szCs w:val="22"/>
                <w:lang w:val="en-US"/>
              </w:rPr>
              <w:t>The chatbot</w:t>
            </w:r>
          </w:p>
        </w:tc>
        <w:tc>
          <w:tcPr>
            <w:tcW w:w="1276" w:type="dxa"/>
          </w:tcPr>
          <w:p w:rsidR="00A52B5A" w:rsidP="00A52B5A" w:rsidRDefault="00A52B5A" w14:paraId="21073CFD" w14:textId="61523DB3">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A52B5A" w:rsidP="00A52B5A" w:rsidRDefault="00A52B5A" w14:paraId="2DBB6ABC" w14:textId="51E20641">
            <w:pPr>
              <w:pStyle w:val="ListParagraph"/>
              <w:ind w:left="0"/>
              <w:rPr>
                <w:rFonts w:ascii="Arial" w:hAnsi="Arial" w:cs="Arial"/>
                <w:szCs w:val="22"/>
                <w:lang w:val="en-US"/>
              </w:rPr>
            </w:pPr>
            <w:r>
              <w:rPr>
                <w:rFonts w:ascii="Arial" w:hAnsi="Arial" w:cs="Arial"/>
                <w:szCs w:val="22"/>
                <w:lang w:val="en-US"/>
              </w:rPr>
              <w:t>REST API</w:t>
            </w:r>
          </w:p>
        </w:tc>
      </w:tr>
      <w:tr w:rsidR="00C550F2" w:rsidTr="652C3C1D" w14:paraId="366EB152" w14:textId="77777777">
        <w:trPr>
          <w:trHeight w:val="300"/>
        </w:trPr>
        <w:tc>
          <w:tcPr>
            <w:tcW w:w="2002" w:type="dxa"/>
          </w:tcPr>
          <w:p w:rsidR="00C550F2" w:rsidP="00C550F2" w:rsidRDefault="00C550F2" w14:paraId="5D7A2C51" w14:textId="6FBC8F1D">
            <w:pPr>
              <w:pStyle w:val="ListParagraph"/>
              <w:ind w:left="0"/>
              <w:rPr>
                <w:rFonts w:ascii="Arial" w:hAnsi="Arial" w:cs="Arial"/>
                <w:szCs w:val="22"/>
                <w:lang w:val="en-US"/>
              </w:rPr>
            </w:pPr>
            <w:r>
              <w:rPr>
                <w:rFonts w:ascii="Arial" w:hAnsi="Arial" w:cs="Arial"/>
                <w:szCs w:val="22"/>
                <w:lang w:val="en-US"/>
              </w:rPr>
              <w:t xml:space="preserve">ADPay </w:t>
            </w:r>
          </w:p>
        </w:tc>
        <w:tc>
          <w:tcPr>
            <w:tcW w:w="3030" w:type="dxa"/>
          </w:tcPr>
          <w:p w:rsidR="00C550F2" w:rsidP="00C550F2" w:rsidRDefault="00C550F2" w14:paraId="3302F97E" w14:textId="528BC1DC">
            <w:pPr>
              <w:pStyle w:val="ListParagraph"/>
              <w:ind w:left="0"/>
              <w:rPr>
                <w:rFonts w:ascii="Arial" w:hAnsi="Arial" w:cs="Arial"/>
                <w:szCs w:val="22"/>
                <w:lang w:val="en-US"/>
              </w:rPr>
            </w:pPr>
            <w:r>
              <w:rPr>
                <w:rFonts w:ascii="Arial" w:hAnsi="Arial" w:cs="Arial"/>
                <w:szCs w:val="22"/>
                <w:lang w:val="en-US"/>
              </w:rPr>
              <w:t>Abu dhabi payment gateway</w:t>
            </w:r>
          </w:p>
        </w:tc>
        <w:tc>
          <w:tcPr>
            <w:tcW w:w="1276" w:type="dxa"/>
          </w:tcPr>
          <w:p w:rsidR="00C550F2" w:rsidP="00C550F2" w:rsidRDefault="00C550F2" w14:paraId="142A16FD" w14:textId="42C4CF41">
            <w:pPr>
              <w:pStyle w:val="ListParagraph"/>
              <w:ind w:left="0"/>
              <w:rPr>
                <w:rFonts w:ascii="Arial" w:hAnsi="Arial" w:cs="Arial"/>
                <w:szCs w:val="22"/>
                <w:lang w:val="en-US"/>
              </w:rPr>
            </w:pPr>
            <w:r>
              <w:rPr>
                <w:rFonts w:ascii="Arial" w:hAnsi="Arial" w:cs="Arial"/>
                <w:szCs w:val="22"/>
                <w:lang w:val="en-US"/>
              </w:rPr>
              <w:t>External</w:t>
            </w:r>
          </w:p>
        </w:tc>
        <w:tc>
          <w:tcPr>
            <w:tcW w:w="2703" w:type="dxa"/>
          </w:tcPr>
          <w:p w:rsidR="00C550F2" w:rsidP="00C550F2" w:rsidRDefault="00C550F2" w14:paraId="2DC0B4F0" w14:textId="3D03B310">
            <w:pPr>
              <w:pStyle w:val="ListParagraph"/>
              <w:ind w:left="0"/>
              <w:rPr>
                <w:rFonts w:ascii="Arial" w:hAnsi="Arial" w:cs="Arial"/>
                <w:szCs w:val="22"/>
                <w:lang w:val="en-US"/>
              </w:rPr>
            </w:pPr>
            <w:r>
              <w:rPr>
                <w:rFonts w:ascii="Arial" w:hAnsi="Arial" w:cs="Arial"/>
                <w:szCs w:val="22"/>
                <w:lang w:val="en-US"/>
              </w:rPr>
              <w:t>REST API</w:t>
            </w:r>
          </w:p>
        </w:tc>
      </w:tr>
      <w:tr w:rsidR="00C550F2" w:rsidTr="652C3C1D" w14:paraId="5092EF34" w14:textId="77777777">
        <w:trPr>
          <w:trHeight w:val="300"/>
        </w:trPr>
        <w:tc>
          <w:tcPr>
            <w:tcW w:w="2002" w:type="dxa"/>
          </w:tcPr>
          <w:p w:rsidR="00C550F2" w:rsidP="00C550F2" w:rsidRDefault="00C550F2" w14:paraId="54836DB4" w14:textId="49210DCC">
            <w:pPr>
              <w:pStyle w:val="ListParagraph"/>
              <w:ind w:left="0"/>
              <w:rPr>
                <w:rFonts w:ascii="Arial" w:hAnsi="Arial" w:cs="Arial"/>
                <w:szCs w:val="22"/>
                <w:lang w:val="en-US"/>
              </w:rPr>
            </w:pPr>
            <w:r>
              <w:rPr>
                <w:rFonts w:ascii="Arial" w:hAnsi="Arial" w:cs="Arial"/>
                <w:szCs w:val="22"/>
                <w:lang w:val="en-US"/>
              </w:rPr>
              <w:t>Azure SQL DB</w:t>
            </w:r>
          </w:p>
        </w:tc>
        <w:tc>
          <w:tcPr>
            <w:tcW w:w="3030" w:type="dxa"/>
          </w:tcPr>
          <w:p w:rsidR="00C550F2" w:rsidP="00C550F2" w:rsidRDefault="00C550F2" w14:paraId="5114834F" w14:textId="26DD0894">
            <w:pPr>
              <w:pStyle w:val="ListParagraph"/>
              <w:ind w:left="0"/>
              <w:rPr>
                <w:rFonts w:ascii="Arial" w:hAnsi="Arial" w:cs="Arial"/>
                <w:szCs w:val="22"/>
                <w:lang w:val="en-US"/>
              </w:rPr>
            </w:pPr>
            <w:r>
              <w:rPr>
                <w:rFonts w:ascii="Arial" w:hAnsi="Arial" w:cs="Arial"/>
                <w:szCs w:val="22"/>
                <w:lang w:val="en-US"/>
              </w:rPr>
              <w:t>Database with database schemas and data of Super App Modules</w:t>
            </w:r>
          </w:p>
        </w:tc>
        <w:tc>
          <w:tcPr>
            <w:tcW w:w="1276" w:type="dxa"/>
          </w:tcPr>
          <w:p w:rsidR="00C550F2" w:rsidP="00C550F2" w:rsidRDefault="00C550F2" w14:paraId="1AFE3D47" w14:textId="7A8F17C3">
            <w:pPr>
              <w:pStyle w:val="ListParagraph"/>
              <w:ind w:left="0"/>
              <w:rPr>
                <w:rFonts w:ascii="Arial" w:hAnsi="Arial" w:cs="Arial"/>
                <w:szCs w:val="22"/>
                <w:lang w:val="en-US"/>
              </w:rPr>
            </w:pPr>
            <w:r>
              <w:rPr>
                <w:rFonts w:ascii="Arial" w:hAnsi="Arial" w:cs="Arial"/>
                <w:szCs w:val="22"/>
                <w:lang w:val="en-US"/>
              </w:rPr>
              <w:t>Internal</w:t>
            </w:r>
          </w:p>
        </w:tc>
        <w:tc>
          <w:tcPr>
            <w:tcW w:w="2703" w:type="dxa"/>
          </w:tcPr>
          <w:p w:rsidR="00C550F2" w:rsidP="00C550F2" w:rsidRDefault="00C550F2" w14:paraId="471C2BBC" w14:textId="30485C7F">
            <w:pPr>
              <w:pStyle w:val="ListParagraph"/>
              <w:ind w:left="0"/>
              <w:rPr>
                <w:rFonts w:ascii="Arial" w:hAnsi="Arial" w:cs="Arial"/>
                <w:szCs w:val="22"/>
                <w:lang w:val="en-US"/>
              </w:rPr>
            </w:pPr>
            <w:r w:rsidRPr="00B21012">
              <w:rPr>
                <w:rFonts w:ascii="Arial" w:hAnsi="Arial" w:cs="Arial"/>
                <w:szCs w:val="22"/>
                <w:lang w:val="en-US"/>
              </w:rPr>
              <w:t>DB Link</w:t>
            </w:r>
          </w:p>
        </w:tc>
      </w:tr>
      <w:tr w:rsidR="00C550F2" w:rsidTr="652C3C1D" w14:paraId="1C2CABA8" w14:textId="77777777">
        <w:trPr>
          <w:trHeight w:val="300"/>
        </w:trPr>
        <w:tc>
          <w:tcPr>
            <w:tcW w:w="2002" w:type="dxa"/>
          </w:tcPr>
          <w:p w:rsidR="00C550F2" w:rsidP="00C550F2" w:rsidRDefault="00C550F2" w14:paraId="63301B4B" w14:textId="3DBD1EE6">
            <w:pPr>
              <w:pStyle w:val="ListParagraph"/>
              <w:ind w:left="0"/>
              <w:rPr>
                <w:rFonts w:ascii="Arial" w:hAnsi="Arial" w:cs="Arial"/>
                <w:szCs w:val="22"/>
                <w:lang w:val="en-US"/>
              </w:rPr>
            </w:pPr>
            <w:r>
              <w:rPr>
                <w:rFonts w:ascii="Arial" w:hAnsi="Arial" w:cs="Arial"/>
                <w:szCs w:val="22"/>
                <w:lang w:val="en-US"/>
              </w:rPr>
              <w:t>Azure Mongo DB (Cosmos DB)</w:t>
            </w:r>
          </w:p>
        </w:tc>
        <w:tc>
          <w:tcPr>
            <w:tcW w:w="3030" w:type="dxa"/>
          </w:tcPr>
          <w:p w:rsidR="00C550F2" w:rsidP="00C550F2" w:rsidRDefault="00C550F2" w14:paraId="4793EC61" w14:textId="0C65B3E9">
            <w:pPr>
              <w:pStyle w:val="ListParagraph"/>
              <w:ind w:left="0"/>
              <w:rPr>
                <w:rFonts w:ascii="Arial" w:hAnsi="Arial" w:cs="Arial"/>
                <w:szCs w:val="22"/>
                <w:lang w:val="en-US"/>
              </w:rPr>
            </w:pPr>
            <w:r>
              <w:rPr>
                <w:rFonts w:ascii="Arial" w:hAnsi="Arial" w:cs="Arial"/>
                <w:szCs w:val="22"/>
                <w:lang w:val="en-US"/>
              </w:rPr>
              <w:t>Database with database schemas and data of Super App Modules</w:t>
            </w:r>
          </w:p>
        </w:tc>
        <w:tc>
          <w:tcPr>
            <w:tcW w:w="1276" w:type="dxa"/>
          </w:tcPr>
          <w:p w:rsidR="00C550F2" w:rsidP="00C550F2" w:rsidRDefault="00C550F2" w14:paraId="10E020CE" w14:textId="163A5D9F">
            <w:pPr>
              <w:pStyle w:val="ListParagraph"/>
              <w:ind w:left="0"/>
              <w:rPr>
                <w:rFonts w:ascii="Arial" w:hAnsi="Arial" w:cs="Arial"/>
                <w:szCs w:val="22"/>
                <w:lang w:val="en-US"/>
              </w:rPr>
            </w:pPr>
            <w:r>
              <w:rPr>
                <w:rFonts w:ascii="Arial" w:hAnsi="Arial" w:cs="Arial"/>
                <w:szCs w:val="22"/>
                <w:lang w:val="en-US"/>
              </w:rPr>
              <w:t>Internal</w:t>
            </w:r>
          </w:p>
        </w:tc>
        <w:tc>
          <w:tcPr>
            <w:tcW w:w="2703" w:type="dxa"/>
          </w:tcPr>
          <w:p w:rsidR="00C550F2" w:rsidP="00C550F2" w:rsidRDefault="00C550F2" w14:paraId="015730F8" w14:textId="5CCAC877">
            <w:pPr>
              <w:pStyle w:val="ListParagraph"/>
              <w:ind w:left="0"/>
              <w:rPr>
                <w:rFonts w:ascii="Arial" w:hAnsi="Arial" w:cs="Arial"/>
                <w:szCs w:val="22"/>
                <w:lang w:val="en-US"/>
              </w:rPr>
            </w:pPr>
            <w:r w:rsidRPr="00B21012">
              <w:rPr>
                <w:rFonts w:ascii="Arial" w:hAnsi="Arial" w:cs="Arial"/>
                <w:szCs w:val="22"/>
                <w:lang w:val="en-US"/>
              </w:rPr>
              <w:t>DB Link</w:t>
            </w:r>
          </w:p>
        </w:tc>
      </w:tr>
      <w:tr w:rsidR="00C550F2" w:rsidTr="652C3C1D" w14:paraId="122B8BB9" w14:textId="77777777">
        <w:trPr>
          <w:trHeight w:val="300"/>
        </w:trPr>
        <w:tc>
          <w:tcPr>
            <w:tcW w:w="2002" w:type="dxa"/>
          </w:tcPr>
          <w:p w:rsidR="00C550F2" w:rsidP="00C550F2" w:rsidRDefault="00C550F2" w14:paraId="19EC0808" w14:textId="5309D847">
            <w:pPr>
              <w:pStyle w:val="ListParagraph"/>
              <w:ind w:left="0"/>
              <w:rPr>
                <w:rFonts w:ascii="Arial" w:hAnsi="Arial" w:cs="Arial"/>
                <w:szCs w:val="22"/>
                <w:lang w:val="en-US"/>
              </w:rPr>
            </w:pPr>
            <w:r>
              <w:rPr>
                <w:rFonts w:ascii="Arial" w:hAnsi="Arial" w:cs="Arial"/>
                <w:szCs w:val="22"/>
                <w:lang w:val="en-US"/>
              </w:rPr>
              <w:t>Azure Redis Cache</w:t>
            </w:r>
          </w:p>
        </w:tc>
        <w:tc>
          <w:tcPr>
            <w:tcW w:w="3030" w:type="dxa"/>
          </w:tcPr>
          <w:p w:rsidR="00C550F2" w:rsidP="00C550F2" w:rsidRDefault="00C550F2" w14:paraId="0EFCC984" w14:textId="61972F34">
            <w:pPr>
              <w:pStyle w:val="ListParagraph"/>
              <w:ind w:left="0"/>
              <w:rPr>
                <w:rFonts w:ascii="Arial" w:hAnsi="Arial" w:cs="Arial"/>
                <w:szCs w:val="22"/>
                <w:lang w:val="en-US"/>
              </w:rPr>
            </w:pPr>
            <w:r>
              <w:rPr>
                <w:rFonts w:ascii="Arial" w:hAnsi="Arial" w:cs="Arial"/>
                <w:szCs w:val="22"/>
                <w:lang w:val="en-US"/>
              </w:rPr>
              <w:t>Database with cached data generated by Super App Modules.</w:t>
            </w:r>
          </w:p>
        </w:tc>
        <w:tc>
          <w:tcPr>
            <w:tcW w:w="1276" w:type="dxa"/>
          </w:tcPr>
          <w:p w:rsidR="00C550F2" w:rsidP="00C550F2" w:rsidRDefault="00C550F2" w14:paraId="12CB7FAF" w14:textId="3F7FD8B2">
            <w:pPr>
              <w:pStyle w:val="ListParagraph"/>
              <w:ind w:left="0"/>
              <w:rPr>
                <w:rFonts w:ascii="Arial" w:hAnsi="Arial" w:cs="Arial"/>
                <w:szCs w:val="22"/>
                <w:lang w:val="en-US"/>
              </w:rPr>
            </w:pPr>
            <w:r>
              <w:rPr>
                <w:rFonts w:ascii="Arial" w:hAnsi="Arial" w:cs="Arial"/>
                <w:szCs w:val="22"/>
                <w:lang w:val="en-US"/>
              </w:rPr>
              <w:t>Internal</w:t>
            </w:r>
          </w:p>
        </w:tc>
        <w:tc>
          <w:tcPr>
            <w:tcW w:w="2703" w:type="dxa"/>
          </w:tcPr>
          <w:p w:rsidR="00C550F2" w:rsidP="00C550F2" w:rsidRDefault="00C550F2" w14:paraId="23EE0EEE" w14:textId="6CE1C7DF">
            <w:pPr>
              <w:pStyle w:val="ListParagraph"/>
              <w:ind w:left="0"/>
              <w:rPr>
                <w:rFonts w:ascii="Arial" w:hAnsi="Arial" w:cs="Arial"/>
                <w:szCs w:val="22"/>
                <w:lang w:val="en-US"/>
              </w:rPr>
            </w:pPr>
            <w:r w:rsidRPr="00B21012">
              <w:rPr>
                <w:rFonts w:ascii="Arial" w:hAnsi="Arial" w:cs="Arial"/>
                <w:szCs w:val="22"/>
                <w:lang w:val="en-US"/>
              </w:rPr>
              <w:t>DB Link</w:t>
            </w:r>
          </w:p>
        </w:tc>
      </w:tr>
      <w:tr w:rsidR="00C550F2" w:rsidTr="652C3C1D" w14:paraId="72021D60" w14:textId="77777777">
        <w:trPr>
          <w:trHeight w:val="300"/>
        </w:trPr>
        <w:tc>
          <w:tcPr>
            <w:tcW w:w="2002" w:type="dxa"/>
          </w:tcPr>
          <w:p w:rsidR="00C550F2" w:rsidP="652C3C1D" w:rsidRDefault="1B757A19" w14:paraId="10ECB6D5" w14:textId="331BC600">
            <w:pPr>
              <w:pStyle w:val="ListParagraph"/>
              <w:ind w:left="0"/>
              <w:rPr>
                <w:rFonts w:ascii="Arial" w:hAnsi="Arial" w:cs="Arial"/>
                <w:lang w:val="en-US"/>
              </w:rPr>
            </w:pPr>
            <w:commentRangeStart w:id="171"/>
            <w:commentRangeStart w:id="172"/>
            <w:commentRangeStart w:id="173"/>
            <w:r w:rsidRPr="652C3C1D">
              <w:rPr>
                <w:rFonts w:ascii="Arial" w:hAnsi="Arial" w:cs="Arial"/>
                <w:lang w:val="en-US"/>
              </w:rPr>
              <w:t>Azure Monitor</w:t>
            </w:r>
            <w:commentRangeEnd w:id="171"/>
            <w:r w:rsidR="00C550F2">
              <w:rPr>
                <w:rStyle w:val="CommentReference"/>
                <w:rFonts w:ascii="Arial" w:hAnsi="Arial" w:cs="Arial"/>
                <w:sz w:val="22"/>
                <w:szCs w:val="21"/>
                <w:lang w:val="en-US"/>
              </w:rPr>
              <w:commentReference w:id="171"/>
            </w:r>
            <w:commentRangeEnd w:id="172"/>
            <w:r w:rsidR="00C550F2">
              <w:rPr>
                <w:rStyle w:val="CommentReference"/>
                <w:rFonts w:ascii="Arial" w:hAnsi="Arial" w:cs="Arial"/>
                <w:sz w:val="22"/>
                <w:szCs w:val="21"/>
                <w:lang w:val="en-US"/>
              </w:rPr>
              <w:commentReference w:id="172"/>
            </w:r>
            <w:commentRangeEnd w:id="173"/>
            <w:r w:rsidR="00B1293B">
              <w:rPr>
                <w:rStyle w:val="CommentReference"/>
                <w:rFonts w:ascii="Arial" w:hAnsi="Arial" w:cs="Arial"/>
                <w:sz w:val="22"/>
                <w:szCs w:val="21"/>
                <w:lang w:val="en-US"/>
              </w:rPr>
              <w:commentReference w:id="173"/>
            </w:r>
          </w:p>
        </w:tc>
        <w:tc>
          <w:tcPr>
            <w:tcW w:w="3030" w:type="dxa"/>
          </w:tcPr>
          <w:p w:rsidR="00C550F2" w:rsidP="00C550F2" w:rsidRDefault="00C550F2" w14:paraId="642EC5FE" w14:textId="1C040B0C">
            <w:pPr>
              <w:pStyle w:val="ListParagraph"/>
              <w:ind w:left="0"/>
              <w:rPr>
                <w:rFonts w:ascii="Arial" w:hAnsi="Arial" w:cs="Arial"/>
                <w:szCs w:val="22"/>
                <w:lang w:val="en-US"/>
              </w:rPr>
            </w:pPr>
            <w:r>
              <w:rPr>
                <w:rFonts w:ascii="Arial" w:hAnsi="Arial" w:cs="Arial"/>
                <w:szCs w:val="22"/>
                <w:lang w:val="en-US"/>
              </w:rPr>
              <w:t>Database with log and audit data generated by Super App Modules</w:t>
            </w:r>
          </w:p>
        </w:tc>
        <w:tc>
          <w:tcPr>
            <w:tcW w:w="1276" w:type="dxa"/>
          </w:tcPr>
          <w:p w:rsidR="00C550F2" w:rsidP="00C550F2" w:rsidRDefault="00C550F2" w14:paraId="716E9F73" w14:textId="0968426D">
            <w:pPr>
              <w:pStyle w:val="ListParagraph"/>
              <w:ind w:left="0"/>
              <w:rPr>
                <w:rFonts w:ascii="Arial" w:hAnsi="Arial" w:cs="Arial"/>
                <w:szCs w:val="22"/>
                <w:lang w:val="en-US"/>
              </w:rPr>
            </w:pPr>
            <w:r>
              <w:rPr>
                <w:rFonts w:ascii="Arial" w:hAnsi="Arial" w:cs="Arial"/>
                <w:szCs w:val="22"/>
                <w:lang w:val="en-US"/>
              </w:rPr>
              <w:t>Internal</w:t>
            </w:r>
          </w:p>
        </w:tc>
        <w:tc>
          <w:tcPr>
            <w:tcW w:w="2703" w:type="dxa"/>
          </w:tcPr>
          <w:p w:rsidRPr="000360BD" w:rsidR="00C550F2" w:rsidP="00C550F2" w:rsidRDefault="00C550F2" w14:paraId="3BE7FA7C" w14:textId="779A67AF">
            <w:pPr>
              <w:pStyle w:val="ListParagraph"/>
              <w:ind w:left="0"/>
              <w:rPr>
                <w:rFonts w:ascii="Arial" w:hAnsi="Arial" w:cs="Arial"/>
                <w:color w:val="FF0000"/>
                <w:szCs w:val="22"/>
                <w:lang w:val="en-US"/>
              </w:rPr>
            </w:pPr>
            <w:r w:rsidRPr="00B21012">
              <w:rPr>
                <w:rFonts w:ascii="Arial" w:hAnsi="Arial" w:cs="Arial"/>
                <w:szCs w:val="22"/>
                <w:lang w:val="en-US"/>
              </w:rPr>
              <w:t xml:space="preserve">REST API </w:t>
            </w:r>
          </w:p>
        </w:tc>
      </w:tr>
    </w:tbl>
    <w:p w:rsidR="003044B8" w:rsidP="00507C61" w:rsidRDefault="003044B8" w14:paraId="73A34958" w14:textId="7837CF4B">
      <w:pPr>
        <w:pStyle w:val="ListParagraph"/>
        <w:ind w:left="567"/>
        <w:rPr>
          <w:rFonts w:ascii="Arial" w:hAnsi="Arial" w:cs="Arial"/>
          <w:sz w:val="22"/>
          <w:szCs w:val="22"/>
          <w:lang w:val="en-US"/>
        </w:rPr>
      </w:pPr>
    </w:p>
    <w:p w:rsidRPr="00507C61" w:rsidR="00461939" w:rsidP="00507C61" w:rsidRDefault="00461939" w14:paraId="411F02A2" w14:textId="77777777">
      <w:pPr>
        <w:pStyle w:val="ListParagraph"/>
        <w:ind w:left="567"/>
        <w:rPr>
          <w:rFonts w:ascii="Arial" w:hAnsi="Arial" w:cs="Arial"/>
          <w:sz w:val="22"/>
          <w:szCs w:val="22"/>
          <w:lang w:val="en-US"/>
        </w:rPr>
      </w:pPr>
    </w:p>
    <w:p w:rsidRPr="0055347F" w:rsidR="004E1225" w:rsidP="00C625F9" w:rsidRDefault="004E1225" w14:paraId="72C3E88A" w14:textId="4D17C741">
      <w:pPr>
        <w:pStyle w:val="ListParagraph"/>
        <w:numPr>
          <w:ilvl w:val="3"/>
          <w:numId w:val="7"/>
        </w:numPr>
        <w:ind w:left="567"/>
        <w:rPr>
          <w:rFonts w:ascii="Arial" w:hAnsi="Arial" w:cs="Arial"/>
        </w:rPr>
      </w:pPr>
      <w:r w:rsidRPr="0055347F">
        <w:rPr>
          <w:rFonts w:ascii="Arial" w:hAnsi="Arial" w:cs="Arial"/>
        </w:rPr>
        <w:t>Data</w:t>
      </w:r>
      <w:r w:rsidRPr="0055347F" w:rsidR="00982528">
        <w:rPr>
          <w:rFonts w:ascii="Arial" w:hAnsi="Arial" w:cs="Arial"/>
          <w:lang w:val="en-US"/>
        </w:rPr>
        <w:t>base</w:t>
      </w:r>
      <w:r w:rsidRPr="0055347F">
        <w:rPr>
          <w:rFonts w:ascii="Arial" w:hAnsi="Arial" w:cs="Arial"/>
        </w:rPr>
        <w:t xml:space="preserve"> Schema</w:t>
      </w:r>
      <w:r w:rsidRPr="0055347F" w:rsidR="00461939">
        <w:rPr>
          <w:rFonts w:ascii="Arial" w:hAnsi="Arial" w:cs="Arial"/>
          <w:lang w:val="pl-PL"/>
        </w:rPr>
        <w:t>s</w:t>
      </w:r>
      <w:r w:rsidRPr="0055347F" w:rsidR="00C625F9">
        <w:rPr>
          <w:rFonts w:ascii="Arial" w:hAnsi="Arial" w:cs="Arial"/>
          <w:lang w:val="en-US"/>
        </w:rPr>
        <w:t xml:space="preserve"> </w:t>
      </w:r>
    </w:p>
    <w:p w:rsidR="00C625F9" w:rsidP="00C625F9" w:rsidRDefault="00C625F9" w14:paraId="490AEC0C" w14:textId="77777777">
      <w:pPr>
        <w:pStyle w:val="ListParagraph"/>
        <w:ind w:left="567"/>
        <w:rPr>
          <w:rFonts w:ascii="Arial" w:hAnsi="Arial" w:cs="Arial"/>
          <w:sz w:val="22"/>
          <w:szCs w:val="22"/>
          <w:lang w:val="en-US"/>
        </w:rPr>
      </w:pPr>
    </w:p>
    <w:p w:rsidR="00C625F9" w:rsidP="00C625F9" w:rsidRDefault="00310678" w14:paraId="2A895439" w14:textId="57546065">
      <w:pPr>
        <w:pStyle w:val="ListParagraph"/>
        <w:ind w:left="567"/>
        <w:rPr>
          <w:rFonts w:ascii="Arial" w:hAnsi="Arial" w:cs="Arial"/>
          <w:sz w:val="22"/>
          <w:szCs w:val="22"/>
          <w:lang w:val="en-US"/>
        </w:rPr>
      </w:pPr>
      <w:r>
        <w:rPr>
          <w:rFonts w:ascii="Arial" w:hAnsi="Arial" w:cs="Arial"/>
          <w:sz w:val="22"/>
          <w:szCs w:val="22"/>
          <w:lang w:val="en-US"/>
        </w:rPr>
        <w:t xml:space="preserve">Within the </w:t>
      </w:r>
      <w:r w:rsidR="002C2B0E">
        <w:rPr>
          <w:rFonts w:ascii="Arial" w:hAnsi="Arial" w:cs="Arial"/>
          <w:sz w:val="22"/>
          <w:szCs w:val="22"/>
          <w:lang w:val="en-US"/>
        </w:rPr>
        <w:t xml:space="preserve">Azure </w:t>
      </w:r>
      <w:r>
        <w:rPr>
          <w:rFonts w:ascii="Arial" w:hAnsi="Arial" w:cs="Arial"/>
          <w:sz w:val="22"/>
          <w:szCs w:val="22"/>
          <w:lang w:val="en-US"/>
        </w:rPr>
        <w:t xml:space="preserve">MS SQL </w:t>
      </w:r>
      <w:r w:rsidR="002C2B0E">
        <w:rPr>
          <w:rFonts w:ascii="Arial" w:hAnsi="Arial" w:cs="Arial"/>
          <w:sz w:val="22"/>
          <w:szCs w:val="22"/>
          <w:lang w:val="en-US"/>
        </w:rPr>
        <w:t xml:space="preserve">database </w:t>
      </w:r>
      <w:r w:rsidR="00D96B8A">
        <w:rPr>
          <w:rFonts w:ascii="Arial" w:hAnsi="Arial" w:cs="Arial"/>
          <w:sz w:val="22"/>
          <w:szCs w:val="22"/>
          <w:lang w:val="en-US"/>
        </w:rPr>
        <w:t>instance,</w:t>
      </w:r>
      <w:r w:rsidR="002C2B0E">
        <w:rPr>
          <w:rFonts w:ascii="Arial" w:hAnsi="Arial" w:cs="Arial"/>
          <w:sz w:val="22"/>
          <w:szCs w:val="22"/>
          <w:lang w:val="en-US"/>
        </w:rPr>
        <w:t xml:space="preserve"> the following tables </w:t>
      </w:r>
      <w:r w:rsidR="00D96B8A">
        <w:rPr>
          <w:rFonts w:ascii="Arial" w:hAnsi="Arial" w:cs="Arial"/>
          <w:sz w:val="22"/>
          <w:szCs w:val="22"/>
          <w:lang w:val="en-US"/>
        </w:rPr>
        <w:t xml:space="preserve">will be </w:t>
      </w:r>
      <w:r w:rsidR="0068179D">
        <w:rPr>
          <w:rFonts w:ascii="Arial" w:hAnsi="Arial" w:cs="Arial"/>
          <w:sz w:val="22"/>
          <w:szCs w:val="22"/>
          <w:lang w:val="en-US"/>
        </w:rPr>
        <w:t>implemented</w:t>
      </w:r>
      <w:r w:rsidRPr="0068179D" w:rsidR="0068179D">
        <w:rPr>
          <w:rFonts w:ascii="Arial" w:hAnsi="Arial" w:cs="Arial"/>
          <w:sz w:val="22"/>
          <w:szCs w:val="22"/>
          <w:lang w:val="en-US"/>
        </w:rPr>
        <w:t>:</w:t>
      </w:r>
    </w:p>
    <w:p w:rsidR="0068179D" w:rsidP="00C625F9" w:rsidRDefault="0068179D" w14:paraId="1696ED4F" w14:textId="77777777">
      <w:pPr>
        <w:pStyle w:val="ListParagraph"/>
        <w:ind w:left="567"/>
        <w:rPr>
          <w:rFonts w:ascii="Arial" w:hAnsi="Arial" w:cs="Arial"/>
          <w:sz w:val="22"/>
          <w:szCs w:val="22"/>
          <w:lang w:val="en-US"/>
        </w:rPr>
      </w:pPr>
    </w:p>
    <w:tbl>
      <w:tblPr>
        <w:tblStyle w:val="TableGrid"/>
        <w:tblW w:w="9640" w:type="dxa"/>
        <w:tblInd w:w="-147" w:type="dxa"/>
        <w:tblLayout w:type="fixed"/>
        <w:tblLook w:val="04A0" w:firstRow="1" w:lastRow="0" w:firstColumn="1" w:lastColumn="0" w:noHBand="0" w:noVBand="1"/>
      </w:tblPr>
      <w:tblGrid>
        <w:gridCol w:w="3119"/>
        <w:gridCol w:w="2410"/>
        <w:gridCol w:w="4111"/>
      </w:tblGrid>
      <w:tr w:rsidR="007E5EB6" w:rsidTr="10657F12" w14:paraId="3A58DB45" w14:textId="0B9E25D7">
        <w:trPr>
          <w:tblHeader/>
        </w:trPr>
        <w:tc>
          <w:tcPr>
            <w:tcW w:w="3119" w:type="dxa"/>
            <w:shd w:val="clear" w:color="auto" w:fill="BFBFBF" w:themeFill="background1" w:themeFillShade="BF"/>
          </w:tcPr>
          <w:p w:rsidRPr="008C0AF5" w:rsidR="00B36833" w:rsidP="00C625F9" w:rsidRDefault="00B36833" w14:paraId="28395404" w14:textId="6F14D294">
            <w:pPr>
              <w:pStyle w:val="ListParagraph"/>
              <w:ind w:left="0"/>
              <w:rPr>
                <w:rFonts w:ascii="Arial" w:hAnsi="Arial" w:cs="Arial"/>
                <w:b/>
                <w:sz w:val="24"/>
                <w:szCs w:val="24"/>
                <w:lang w:val="en-US"/>
                <w:rPrChange w:author="Mohmmad Modallal" w:date="2025-07-17T17:18:00Z" w16du:dateUtc="2025-07-17T13:18:00Z" w:id="174">
                  <w:rPr>
                    <w:rFonts w:ascii="Arial" w:hAnsi="Arial" w:cs="Arial"/>
                    <w:b/>
                    <w:bCs/>
                    <w:szCs w:val="22"/>
                    <w:lang w:val="en-US"/>
                  </w:rPr>
                </w:rPrChange>
              </w:rPr>
            </w:pPr>
            <w:r w:rsidRPr="0055347F">
              <w:rPr>
                <w:rFonts w:ascii="Arial" w:hAnsi="Arial" w:cs="Arial"/>
                <w:b/>
                <w:szCs w:val="24"/>
                <w:lang w:val="en-US"/>
              </w:rPr>
              <w:t>Service Module</w:t>
            </w:r>
          </w:p>
        </w:tc>
        <w:tc>
          <w:tcPr>
            <w:tcW w:w="2410" w:type="dxa"/>
            <w:shd w:val="clear" w:color="auto" w:fill="BFBFBF" w:themeFill="background1" w:themeFillShade="BF"/>
          </w:tcPr>
          <w:p w:rsidRPr="008C0AF5" w:rsidR="00B36833" w:rsidP="00C625F9" w:rsidRDefault="00B36833" w14:paraId="11BE5FC6" w14:textId="43D70AF9">
            <w:pPr>
              <w:pStyle w:val="ListParagraph"/>
              <w:ind w:left="0"/>
              <w:rPr>
                <w:rFonts w:ascii="Arial" w:hAnsi="Arial" w:cs="Arial"/>
                <w:b/>
                <w:sz w:val="24"/>
                <w:szCs w:val="24"/>
                <w:lang w:val="en-US"/>
                <w:rPrChange w:author="Mohmmad Modallal" w:date="2025-07-17T17:18:00Z" w16du:dateUtc="2025-07-17T13:18:00Z" w:id="175">
                  <w:rPr>
                    <w:rFonts w:ascii="Arial" w:hAnsi="Arial" w:cs="Arial"/>
                    <w:b/>
                    <w:bCs/>
                    <w:szCs w:val="22"/>
                    <w:lang w:val="en-US"/>
                  </w:rPr>
                </w:rPrChange>
              </w:rPr>
            </w:pPr>
            <w:r w:rsidRPr="0055347F">
              <w:rPr>
                <w:rFonts w:ascii="Arial" w:hAnsi="Arial" w:cs="Arial"/>
                <w:b/>
                <w:szCs w:val="24"/>
                <w:lang w:val="en-US"/>
              </w:rPr>
              <w:t>Schema name</w:t>
            </w:r>
          </w:p>
        </w:tc>
        <w:tc>
          <w:tcPr>
            <w:tcW w:w="4111" w:type="dxa"/>
            <w:shd w:val="clear" w:color="auto" w:fill="BFBFBF" w:themeFill="background1" w:themeFillShade="BF"/>
          </w:tcPr>
          <w:p w:rsidRPr="008C0AF5" w:rsidR="00B36833" w:rsidP="00C625F9" w:rsidRDefault="00B36833" w14:paraId="4D1E53BD" w14:textId="6920CCAC">
            <w:pPr>
              <w:pStyle w:val="ListParagraph"/>
              <w:ind w:left="0"/>
              <w:rPr>
                <w:rFonts w:ascii="Arial" w:hAnsi="Arial" w:cs="Arial"/>
                <w:b/>
                <w:sz w:val="24"/>
                <w:szCs w:val="24"/>
                <w:lang w:val="en-US"/>
                <w:rPrChange w:author="Mohmmad Modallal" w:date="2025-07-17T17:18:00Z" w16du:dateUtc="2025-07-17T13:18:00Z" w:id="176">
                  <w:rPr>
                    <w:rFonts w:ascii="Arial" w:hAnsi="Arial" w:cs="Arial"/>
                    <w:b/>
                    <w:bCs/>
                    <w:szCs w:val="22"/>
                    <w:lang w:val="en-US"/>
                  </w:rPr>
                </w:rPrChange>
              </w:rPr>
            </w:pPr>
            <w:r w:rsidRPr="0055347F">
              <w:rPr>
                <w:rFonts w:ascii="Arial" w:hAnsi="Arial" w:cs="Arial"/>
                <w:b/>
                <w:szCs w:val="24"/>
                <w:lang w:val="en-US"/>
              </w:rPr>
              <w:t>Table name</w:t>
            </w:r>
          </w:p>
        </w:tc>
      </w:tr>
      <w:tr w:rsidR="006A0EBF" w:rsidTr="10657F12" w14:paraId="00707C4F" w14:textId="55BB7A95">
        <w:tc>
          <w:tcPr>
            <w:tcW w:w="3119" w:type="dxa"/>
            <w:vMerge w:val="restart"/>
          </w:tcPr>
          <w:p w:rsidR="0001000C" w:rsidP="00B36833" w:rsidRDefault="0001000C" w14:paraId="315762A7" w14:textId="31A2AFA6">
            <w:pPr>
              <w:pStyle w:val="ListParagraph"/>
              <w:ind w:left="0"/>
              <w:rPr>
                <w:rFonts w:ascii="Arial" w:hAnsi="Arial" w:cs="Arial"/>
                <w:szCs w:val="22"/>
                <w:lang w:val="en-US"/>
              </w:rPr>
            </w:pPr>
            <w:r>
              <w:rPr>
                <w:rFonts w:ascii="Arial" w:hAnsi="Arial" w:cs="Arial"/>
                <w:szCs w:val="22"/>
                <w:lang w:val="en-US"/>
              </w:rPr>
              <w:t>Identity Service Module</w:t>
            </w:r>
          </w:p>
        </w:tc>
        <w:tc>
          <w:tcPr>
            <w:tcW w:w="2410" w:type="dxa"/>
            <w:vMerge w:val="restart"/>
          </w:tcPr>
          <w:p w:rsidR="0001000C" w:rsidP="00B36833" w:rsidRDefault="0001000C" w14:paraId="3B21E463" w14:textId="15A8044A">
            <w:pPr>
              <w:pStyle w:val="ListParagraph"/>
              <w:ind w:left="0"/>
              <w:rPr>
                <w:rFonts w:ascii="Arial" w:hAnsi="Arial" w:cs="Arial"/>
                <w:szCs w:val="22"/>
                <w:lang w:val="en-US"/>
              </w:rPr>
            </w:pPr>
            <w:r>
              <w:rPr>
                <w:rFonts w:ascii="Arial" w:hAnsi="Arial" w:cs="Arial"/>
                <w:szCs w:val="22"/>
                <w:lang w:val="en-US"/>
              </w:rPr>
              <w:t>Identity_dbo</w:t>
            </w:r>
          </w:p>
        </w:tc>
        <w:tc>
          <w:tcPr>
            <w:tcW w:w="4111" w:type="dxa"/>
          </w:tcPr>
          <w:p w:rsidR="0001000C" w:rsidP="00B36833" w:rsidRDefault="0001000C" w14:paraId="145A91F4" w14:textId="486DC793">
            <w:pPr>
              <w:pStyle w:val="ListParagraph"/>
              <w:ind w:left="0"/>
              <w:rPr>
                <w:rFonts w:ascii="Arial" w:hAnsi="Arial" w:cs="Arial"/>
                <w:szCs w:val="22"/>
                <w:lang w:val="en-US"/>
              </w:rPr>
            </w:pPr>
            <w:r w:rsidRPr="00987890">
              <w:rPr>
                <w:rFonts w:ascii="Arial" w:hAnsi="Arial" w:cs="Arial"/>
                <w:szCs w:val="22"/>
                <w:lang w:val="en-US"/>
              </w:rPr>
              <w:t>password_history</w:t>
            </w:r>
          </w:p>
        </w:tc>
      </w:tr>
      <w:tr w:rsidR="006A0EBF" w:rsidTr="10657F12" w14:paraId="1AED92CA" w14:textId="77777777">
        <w:tc>
          <w:tcPr>
            <w:tcW w:w="3119" w:type="dxa"/>
            <w:vMerge/>
          </w:tcPr>
          <w:p w:rsidR="00C550F2" w:rsidP="00B36833" w:rsidRDefault="00C550F2" w14:paraId="685D6DAA" w14:textId="77777777">
            <w:pPr>
              <w:pStyle w:val="ListParagraph"/>
              <w:ind w:left="0"/>
              <w:rPr>
                <w:rFonts w:ascii="Arial" w:hAnsi="Arial" w:cs="Arial"/>
                <w:szCs w:val="22"/>
                <w:lang w:val="en-US"/>
              </w:rPr>
            </w:pPr>
          </w:p>
        </w:tc>
        <w:tc>
          <w:tcPr>
            <w:tcW w:w="2410" w:type="dxa"/>
            <w:vMerge/>
          </w:tcPr>
          <w:p w:rsidR="00C550F2" w:rsidP="00B36833" w:rsidRDefault="00C550F2" w14:paraId="6344F18A" w14:textId="77777777">
            <w:pPr>
              <w:pStyle w:val="ListParagraph"/>
              <w:ind w:left="0"/>
              <w:rPr>
                <w:rFonts w:ascii="Arial" w:hAnsi="Arial" w:cs="Arial"/>
                <w:szCs w:val="22"/>
                <w:lang w:val="en-US"/>
              </w:rPr>
            </w:pPr>
          </w:p>
        </w:tc>
        <w:tc>
          <w:tcPr>
            <w:tcW w:w="4111" w:type="dxa"/>
          </w:tcPr>
          <w:p w:rsidRPr="00C550F2" w:rsidR="00C550F2" w:rsidP="10657F12" w:rsidRDefault="00C550F2" w14:paraId="66F332B7" w14:textId="7EA5F9D2">
            <w:pPr>
              <w:rPr>
                <w:rFonts w:ascii="Arial" w:hAnsi="Arial" w:cs="Arial"/>
              </w:rPr>
            </w:pPr>
            <w:r w:rsidRPr="10657F12">
              <w:rPr>
                <w:rFonts w:ascii="Arial" w:hAnsi="Arial" w:cs="Arial"/>
              </w:rPr>
              <w:t>temp_locked_user</w:t>
            </w:r>
          </w:p>
        </w:tc>
      </w:tr>
      <w:tr w:rsidR="006A0EBF" w:rsidTr="10657F12" w14:paraId="1862C09F" w14:textId="20DEAC2F">
        <w:tc>
          <w:tcPr>
            <w:tcW w:w="3119" w:type="dxa"/>
            <w:vMerge/>
          </w:tcPr>
          <w:p w:rsidR="0001000C" w:rsidP="00B36833" w:rsidRDefault="0001000C" w14:paraId="002EA453" w14:textId="77777777">
            <w:pPr>
              <w:pStyle w:val="ListParagraph"/>
              <w:ind w:left="0"/>
              <w:rPr>
                <w:rFonts w:ascii="Arial" w:hAnsi="Arial" w:cs="Arial"/>
                <w:szCs w:val="22"/>
                <w:lang w:val="en-US"/>
              </w:rPr>
            </w:pPr>
          </w:p>
        </w:tc>
        <w:tc>
          <w:tcPr>
            <w:tcW w:w="2410" w:type="dxa"/>
            <w:vMerge/>
          </w:tcPr>
          <w:p w:rsidR="0001000C" w:rsidP="00B36833" w:rsidRDefault="0001000C" w14:paraId="22C2092B" w14:textId="77777777">
            <w:pPr>
              <w:pStyle w:val="ListParagraph"/>
              <w:ind w:left="0"/>
              <w:rPr>
                <w:rFonts w:ascii="Arial" w:hAnsi="Arial" w:cs="Arial"/>
                <w:szCs w:val="22"/>
                <w:lang w:val="en-US"/>
              </w:rPr>
            </w:pPr>
          </w:p>
        </w:tc>
        <w:tc>
          <w:tcPr>
            <w:tcW w:w="4111" w:type="dxa"/>
          </w:tcPr>
          <w:p w:rsidR="0001000C" w:rsidP="00B36833" w:rsidRDefault="0001000C" w14:paraId="19805899" w14:textId="368E1F94">
            <w:pPr>
              <w:pStyle w:val="ListParagraph"/>
              <w:ind w:left="0"/>
              <w:rPr>
                <w:rFonts w:ascii="Arial" w:hAnsi="Arial" w:cs="Arial"/>
                <w:szCs w:val="22"/>
                <w:lang w:val="en-US"/>
              </w:rPr>
            </w:pPr>
            <w:r w:rsidRPr="00FF0143">
              <w:rPr>
                <w:rFonts w:ascii="Arial" w:hAnsi="Arial" w:cs="Arial"/>
                <w:szCs w:val="22"/>
                <w:lang w:val="en-US"/>
              </w:rPr>
              <w:t>token</w:t>
            </w:r>
          </w:p>
        </w:tc>
      </w:tr>
      <w:tr w:rsidR="006A0EBF" w:rsidTr="10657F12" w14:paraId="6330614C" w14:textId="0C2D29D1">
        <w:tc>
          <w:tcPr>
            <w:tcW w:w="3119" w:type="dxa"/>
            <w:vMerge/>
          </w:tcPr>
          <w:p w:rsidR="0001000C" w:rsidP="00B36833" w:rsidRDefault="0001000C" w14:paraId="34094888" w14:textId="77777777">
            <w:pPr>
              <w:pStyle w:val="ListParagraph"/>
              <w:ind w:left="0"/>
              <w:rPr>
                <w:rFonts w:ascii="Arial" w:hAnsi="Arial" w:cs="Arial"/>
                <w:szCs w:val="22"/>
                <w:lang w:val="en-US"/>
              </w:rPr>
            </w:pPr>
          </w:p>
        </w:tc>
        <w:tc>
          <w:tcPr>
            <w:tcW w:w="2410" w:type="dxa"/>
            <w:vMerge/>
          </w:tcPr>
          <w:p w:rsidR="0001000C" w:rsidP="00B36833" w:rsidRDefault="0001000C" w14:paraId="4F55AF4E" w14:textId="77777777">
            <w:pPr>
              <w:pStyle w:val="ListParagraph"/>
              <w:ind w:left="0"/>
              <w:rPr>
                <w:rFonts w:ascii="Arial" w:hAnsi="Arial" w:cs="Arial"/>
                <w:szCs w:val="22"/>
                <w:lang w:val="en-US"/>
              </w:rPr>
            </w:pPr>
          </w:p>
        </w:tc>
        <w:tc>
          <w:tcPr>
            <w:tcW w:w="4111" w:type="dxa"/>
          </w:tcPr>
          <w:p w:rsidR="0001000C" w:rsidP="00B36833" w:rsidRDefault="0001000C" w14:paraId="3BA9F185" w14:textId="055E4E0E">
            <w:pPr>
              <w:pStyle w:val="ListParagraph"/>
              <w:ind w:left="0"/>
              <w:rPr>
                <w:rFonts w:ascii="Arial" w:hAnsi="Arial" w:cs="Arial"/>
                <w:szCs w:val="22"/>
                <w:lang w:val="en-US"/>
              </w:rPr>
            </w:pPr>
            <w:r w:rsidRPr="00FF0143">
              <w:rPr>
                <w:rFonts w:ascii="Arial" w:hAnsi="Arial" w:cs="Arial"/>
                <w:szCs w:val="22"/>
                <w:lang w:val="en-US"/>
              </w:rPr>
              <w:t>otp</w:t>
            </w:r>
          </w:p>
        </w:tc>
      </w:tr>
      <w:tr w:rsidR="006A0EBF" w:rsidTr="10657F12" w14:paraId="7ED53E8E" w14:textId="7FD60ADF">
        <w:tc>
          <w:tcPr>
            <w:tcW w:w="3119" w:type="dxa"/>
            <w:vMerge/>
          </w:tcPr>
          <w:p w:rsidR="00C550F2" w:rsidP="00C550F2" w:rsidRDefault="00C550F2" w14:paraId="03F23B2F" w14:textId="77777777">
            <w:pPr>
              <w:pStyle w:val="ListParagraph"/>
              <w:ind w:left="0"/>
              <w:rPr>
                <w:rFonts w:ascii="Arial" w:hAnsi="Arial" w:cs="Arial"/>
                <w:szCs w:val="22"/>
                <w:lang w:val="en-US"/>
              </w:rPr>
            </w:pPr>
          </w:p>
        </w:tc>
        <w:tc>
          <w:tcPr>
            <w:tcW w:w="2410" w:type="dxa"/>
            <w:vMerge/>
          </w:tcPr>
          <w:p w:rsidR="00C550F2" w:rsidP="00C550F2" w:rsidRDefault="00C550F2" w14:paraId="4005CE9F" w14:textId="77777777">
            <w:pPr>
              <w:pStyle w:val="ListParagraph"/>
              <w:ind w:left="0"/>
              <w:rPr>
                <w:rFonts w:ascii="Arial" w:hAnsi="Arial" w:cs="Arial"/>
                <w:szCs w:val="22"/>
                <w:lang w:val="en-US"/>
              </w:rPr>
            </w:pPr>
          </w:p>
        </w:tc>
        <w:tc>
          <w:tcPr>
            <w:tcW w:w="4111" w:type="dxa"/>
          </w:tcPr>
          <w:p w:rsidR="00C550F2" w:rsidP="00C550F2" w:rsidRDefault="00C550F2" w14:paraId="516C1575" w14:textId="1B6A24C0">
            <w:pPr>
              <w:pStyle w:val="ListParagraph"/>
              <w:ind w:left="0"/>
              <w:rPr>
                <w:rFonts w:ascii="Arial" w:hAnsi="Arial" w:cs="Arial"/>
                <w:szCs w:val="22"/>
                <w:lang w:val="en-US"/>
              </w:rPr>
            </w:pPr>
            <w:r w:rsidRPr="00FF4A68">
              <w:rPr>
                <w:rFonts w:ascii="Arial" w:hAnsi="Arial" w:cs="Arial"/>
                <w:szCs w:val="22"/>
                <w:lang w:val="en-US"/>
              </w:rPr>
              <w:t>flyway_schema_history</w:t>
            </w:r>
          </w:p>
        </w:tc>
      </w:tr>
      <w:tr w:rsidR="00BE6CE1" w:rsidTr="10657F12" w14:paraId="6FD24540" w14:textId="290255DF">
        <w:tc>
          <w:tcPr>
            <w:tcW w:w="3119" w:type="dxa"/>
            <w:vMerge w:val="restart"/>
          </w:tcPr>
          <w:p w:rsidR="00C550F2" w:rsidP="00C550F2" w:rsidRDefault="00C550F2" w14:paraId="53794ED6" w14:textId="1C68F8AC">
            <w:pPr>
              <w:pStyle w:val="ListParagraph"/>
              <w:ind w:left="0"/>
              <w:rPr>
                <w:rFonts w:ascii="Arial" w:hAnsi="Arial" w:cs="Arial"/>
                <w:szCs w:val="22"/>
                <w:lang w:val="en-US"/>
              </w:rPr>
            </w:pPr>
            <w:r>
              <w:rPr>
                <w:rFonts w:ascii="Arial" w:hAnsi="Arial" w:cs="Arial"/>
                <w:szCs w:val="22"/>
                <w:lang w:val="en-US"/>
              </w:rPr>
              <w:t>Patient Service Module</w:t>
            </w:r>
          </w:p>
        </w:tc>
        <w:tc>
          <w:tcPr>
            <w:tcW w:w="2410" w:type="dxa"/>
            <w:vMerge w:val="restart"/>
          </w:tcPr>
          <w:p w:rsidR="00C550F2" w:rsidP="00C550F2" w:rsidRDefault="00C550F2" w14:paraId="543A3790" w14:textId="014C1972">
            <w:pPr>
              <w:pStyle w:val="ListParagraph"/>
              <w:ind w:left="0"/>
              <w:rPr>
                <w:rFonts w:ascii="Arial" w:hAnsi="Arial" w:cs="Arial"/>
                <w:szCs w:val="22"/>
                <w:lang w:val="en-US"/>
              </w:rPr>
            </w:pPr>
            <w:r>
              <w:rPr>
                <w:rFonts w:ascii="Arial" w:hAnsi="Arial" w:cs="Arial"/>
                <w:szCs w:val="22"/>
                <w:lang w:val="en-US"/>
              </w:rPr>
              <w:t>Patient_dbo</w:t>
            </w:r>
          </w:p>
        </w:tc>
        <w:tc>
          <w:tcPr>
            <w:tcW w:w="4111" w:type="dxa"/>
            <w:vAlign w:val="bottom"/>
          </w:tcPr>
          <w:p w:rsidR="00C550F2" w:rsidP="00C550F2" w:rsidRDefault="00C550F2" w14:paraId="59A51464" w14:textId="5DC52C8A">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77">
                  <w:rPr>
                    <w:rFonts w:ascii="Aptos Narrow" w:hAnsi="Aptos Narrow"/>
                    <w:color w:val="000000"/>
                  </w:rPr>
                </w:rPrChange>
              </w:rPr>
              <w:t>deleted_patient</w:t>
            </w:r>
          </w:p>
        </w:tc>
      </w:tr>
      <w:tr w:rsidR="00BE6CE1" w:rsidTr="10657F12" w14:paraId="05DA9F2F" w14:textId="77777777">
        <w:tc>
          <w:tcPr>
            <w:tcW w:w="3119" w:type="dxa"/>
            <w:vMerge/>
          </w:tcPr>
          <w:p w:rsidR="00C550F2" w:rsidP="00C550F2" w:rsidRDefault="00C550F2" w14:paraId="2F1B8E90" w14:textId="77777777">
            <w:pPr>
              <w:pStyle w:val="ListParagraph"/>
              <w:ind w:left="0"/>
              <w:rPr>
                <w:rFonts w:ascii="Arial" w:hAnsi="Arial" w:cs="Arial"/>
                <w:szCs w:val="22"/>
                <w:lang w:val="en-US"/>
              </w:rPr>
            </w:pPr>
          </w:p>
        </w:tc>
        <w:tc>
          <w:tcPr>
            <w:tcW w:w="2410" w:type="dxa"/>
            <w:vMerge/>
          </w:tcPr>
          <w:p w:rsidR="00C550F2" w:rsidP="00C550F2" w:rsidRDefault="00C550F2" w14:paraId="4F38FB76" w14:textId="77777777">
            <w:pPr>
              <w:pStyle w:val="ListParagraph"/>
              <w:ind w:left="0"/>
              <w:rPr>
                <w:rFonts w:ascii="Arial" w:hAnsi="Arial" w:cs="Arial"/>
                <w:szCs w:val="22"/>
                <w:lang w:val="en-US"/>
              </w:rPr>
            </w:pPr>
          </w:p>
        </w:tc>
        <w:tc>
          <w:tcPr>
            <w:tcW w:w="4111" w:type="dxa"/>
            <w:vAlign w:val="bottom"/>
          </w:tcPr>
          <w:p w:rsidRPr="00A952DD" w:rsidR="00C550F2" w:rsidP="00C550F2" w:rsidRDefault="00C550F2" w14:paraId="5813ACD7" w14:textId="77BB21D9">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78">
                  <w:rPr>
                    <w:rFonts w:ascii="Aptos Narrow" w:hAnsi="Aptos Narrow"/>
                    <w:color w:val="000000"/>
                  </w:rPr>
                </w:rPrChange>
              </w:rPr>
              <w:t>deletion_reason</w:t>
            </w:r>
          </w:p>
        </w:tc>
      </w:tr>
      <w:tr w:rsidR="00BE6CE1" w:rsidTr="10657F12" w14:paraId="3D4BCCFF" w14:textId="77777777">
        <w:tc>
          <w:tcPr>
            <w:tcW w:w="3119" w:type="dxa"/>
            <w:vMerge/>
          </w:tcPr>
          <w:p w:rsidR="00C550F2" w:rsidP="00C550F2" w:rsidRDefault="00C550F2" w14:paraId="47E14EFB" w14:textId="77777777">
            <w:pPr>
              <w:pStyle w:val="ListParagraph"/>
              <w:ind w:left="0"/>
              <w:rPr>
                <w:rFonts w:ascii="Arial" w:hAnsi="Arial" w:cs="Arial"/>
                <w:szCs w:val="22"/>
                <w:lang w:val="en-US"/>
              </w:rPr>
            </w:pPr>
          </w:p>
        </w:tc>
        <w:tc>
          <w:tcPr>
            <w:tcW w:w="2410" w:type="dxa"/>
            <w:vMerge/>
          </w:tcPr>
          <w:p w:rsidR="00C550F2" w:rsidP="00C550F2" w:rsidRDefault="00C550F2" w14:paraId="299FD4F7" w14:textId="77777777">
            <w:pPr>
              <w:pStyle w:val="ListParagraph"/>
              <w:ind w:left="0"/>
              <w:rPr>
                <w:rFonts w:ascii="Arial" w:hAnsi="Arial" w:cs="Arial"/>
                <w:szCs w:val="22"/>
                <w:lang w:val="en-US"/>
              </w:rPr>
            </w:pPr>
          </w:p>
        </w:tc>
        <w:tc>
          <w:tcPr>
            <w:tcW w:w="4111" w:type="dxa"/>
            <w:vAlign w:val="bottom"/>
          </w:tcPr>
          <w:p w:rsidRPr="00A952DD" w:rsidR="00C550F2" w:rsidP="00C550F2" w:rsidRDefault="00C550F2" w14:paraId="73B9E324" w14:textId="029FBC0A">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79">
                  <w:rPr>
                    <w:rFonts w:ascii="Aptos Narrow" w:hAnsi="Aptos Narrow"/>
                    <w:color w:val="000000"/>
                  </w:rPr>
                </w:rPrChange>
              </w:rPr>
              <w:t>dependant_associated_to_guardian</w:t>
            </w:r>
          </w:p>
        </w:tc>
      </w:tr>
      <w:tr w:rsidR="00BE6CE1" w:rsidTr="10657F12" w14:paraId="20BA6B28" w14:textId="77777777">
        <w:tc>
          <w:tcPr>
            <w:tcW w:w="3119" w:type="dxa"/>
            <w:vMerge/>
          </w:tcPr>
          <w:p w:rsidR="00C550F2" w:rsidP="00C550F2" w:rsidRDefault="00C550F2" w14:paraId="5904CE68" w14:textId="77777777">
            <w:pPr>
              <w:pStyle w:val="ListParagraph"/>
              <w:ind w:left="0"/>
              <w:rPr>
                <w:rFonts w:ascii="Arial" w:hAnsi="Arial" w:cs="Arial"/>
                <w:szCs w:val="22"/>
                <w:lang w:val="en-US"/>
              </w:rPr>
            </w:pPr>
          </w:p>
        </w:tc>
        <w:tc>
          <w:tcPr>
            <w:tcW w:w="2410" w:type="dxa"/>
            <w:vMerge/>
          </w:tcPr>
          <w:p w:rsidR="00C550F2" w:rsidP="00C550F2" w:rsidRDefault="00C550F2" w14:paraId="286F4A1E" w14:textId="77777777">
            <w:pPr>
              <w:pStyle w:val="ListParagraph"/>
              <w:ind w:left="0"/>
              <w:rPr>
                <w:rFonts w:ascii="Arial" w:hAnsi="Arial" w:cs="Arial"/>
                <w:szCs w:val="22"/>
                <w:lang w:val="en-US"/>
              </w:rPr>
            </w:pPr>
          </w:p>
        </w:tc>
        <w:tc>
          <w:tcPr>
            <w:tcW w:w="4111" w:type="dxa"/>
            <w:vAlign w:val="bottom"/>
          </w:tcPr>
          <w:p w:rsidRPr="00A952DD" w:rsidR="00C550F2" w:rsidP="00C550F2" w:rsidRDefault="00C550F2" w14:paraId="507B2EAC" w14:textId="4DAE7393">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0">
                  <w:rPr>
                    <w:rFonts w:ascii="Aptos Narrow" w:hAnsi="Aptos Narrow"/>
                    <w:color w:val="000000"/>
                  </w:rPr>
                </w:rPrChange>
              </w:rPr>
              <w:t>device</w:t>
            </w:r>
          </w:p>
        </w:tc>
      </w:tr>
      <w:tr w:rsidR="00BE6CE1" w:rsidTr="10657F12" w14:paraId="7FEFE9F4" w14:textId="0632499E">
        <w:tc>
          <w:tcPr>
            <w:tcW w:w="3119" w:type="dxa"/>
            <w:vMerge/>
          </w:tcPr>
          <w:p w:rsidR="00C550F2" w:rsidP="00C550F2" w:rsidRDefault="00C550F2" w14:paraId="0E8ADA93" w14:textId="77777777">
            <w:pPr>
              <w:pStyle w:val="ListParagraph"/>
              <w:ind w:left="0"/>
              <w:rPr>
                <w:rFonts w:ascii="Arial" w:hAnsi="Arial" w:cs="Arial"/>
                <w:szCs w:val="22"/>
                <w:lang w:val="en-US"/>
              </w:rPr>
            </w:pPr>
          </w:p>
        </w:tc>
        <w:tc>
          <w:tcPr>
            <w:tcW w:w="2410" w:type="dxa"/>
            <w:vMerge/>
          </w:tcPr>
          <w:p w:rsidR="00C550F2" w:rsidP="00C550F2" w:rsidRDefault="00C550F2" w14:paraId="2BD1F533" w14:textId="77777777">
            <w:pPr>
              <w:pStyle w:val="ListParagraph"/>
              <w:ind w:left="0"/>
              <w:rPr>
                <w:rFonts w:ascii="Arial" w:hAnsi="Arial" w:cs="Arial"/>
                <w:szCs w:val="22"/>
                <w:lang w:val="en-US"/>
              </w:rPr>
            </w:pPr>
          </w:p>
        </w:tc>
        <w:tc>
          <w:tcPr>
            <w:tcW w:w="4111" w:type="dxa"/>
            <w:vAlign w:val="bottom"/>
          </w:tcPr>
          <w:p w:rsidR="00C550F2" w:rsidP="00C550F2" w:rsidRDefault="00C550F2" w14:paraId="523EE6B3" w14:textId="3D5FBDA8">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1">
                  <w:rPr>
                    <w:rFonts w:ascii="Aptos Narrow" w:hAnsi="Aptos Narrow"/>
                    <w:color w:val="000000"/>
                  </w:rPr>
                </w:rPrChange>
              </w:rPr>
              <w:t>feedback</w:t>
            </w:r>
          </w:p>
        </w:tc>
      </w:tr>
      <w:tr w:rsidR="00BE6CE1" w:rsidTr="10657F12" w14:paraId="73CB2C37" w14:textId="77777777">
        <w:tc>
          <w:tcPr>
            <w:tcW w:w="3119" w:type="dxa"/>
            <w:vMerge/>
          </w:tcPr>
          <w:p w:rsidR="00C550F2" w:rsidP="00C550F2" w:rsidRDefault="00C550F2" w14:paraId="7FACE84A" w14:textId="77777777">
            <w:pPr>
              <w:pStyle w:val="ListParagraph"/>
              <w:ind w:left="0"/>
              <w:rPr>
                <w:rFonts w:ascii="Arial" w:hAnsi="Arial" w:cs="Arial"/>
                <w:szCs w:val="22"/>
                <w:lang w:val="en-US"/>
              </w:rPr>
            </w:pPr>
          </w:p>
        </w:tc>
        <w:tc>
          <w:tcPr>
            <w:tcW w:w="2410" w:type="dxa"/>
            <w:vMerge/>
          </w:tcPr>
          <w:p w:rsidR="00C550F2" w:rsidP="00C550F2" w:rsidRDefault="00C550F2" w14:paraId="27584F47" w14:textId="77777777">
            <w:pPr>
              <w:pStyle w:val="ListParagraph"/>
              <w:ind w:left="0"/>
              <w:rPr>
                <w:rFonts w:ascii="Arial" w:hAnsi="Arial" w:cs="Arial"/>
                <w:szCs w:val="22"/>
                <w:lang w:val="en-US"/>
              </w:rPr>
            </w:pPr>
          </w:p>
        </w:tc>
        <w:tc>
          <w:tcPr>
            <w:tcW w:w="4111" w:type="dxa"/>
            <w:vAlign w:val="bottom"/>
          </w:tcPr>
          <w:p w:rsidR="00C550F2" w:rsidP="00C550F2" w:rsidRDefault="00C550F2" w14:paraId="01E61BF5" w14:textId="7E74513B">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2">
                  <w:rPr>
                    <w:rFonts w:ascii="Aptos Narrow" w:hAnsi="Aptos Narrow"/>
                    <w:color w:val="000000"/>
                  </w:rPr>
                </w:rPrChange>
              </w:rPr>
              <w:t>feedback_question</w:t>
            </w:r>
          </w:p>
        </w:tc>
      </w:tr>
      <w:tr w:rsidR="00BE6CE1" w:rsidTr="10657F12" w14:paraId="284952F9" w14:textId="77777777">
        <w:tc>
          <w:tcPr>
            <w:tcW w:w="3119" w:type="dxa"/>
            <w:vMerge/>
          </w:tcPr>
          <w:p w:rsidR="00C550F2" w:rsidP="00C550F2" w:rsidRDefault="00C550F2" w14:paraId="37727BD9" w14:textId="77777777">
            <w:pPr>
              <w:pStyle w:val="ListParagraph"/>
              <w:ind w:left="0"/>
              <w:rPr>
                <w:rFonts w:ascii="Arial" w:hAnsi="Arial" w:cs="Arial"/>
                <w:szCs w:val="22"/>
                <w:lang w:val="en-US"/>
              </w:rPr>
            </w:pPr>
          </w:p>
        </w:tc>
        <w:tc>
          <w:tcPr>
            <w:tcW w:w="2410" w:type="dxa"/>
            <w:vMerge/>
          </w:tcPr>
          <w:p w:rsidR="00C550F2" w:rsidP="00C550F2" w:rsidRDefault="00C550F2" w14:paraId="3E05F399" w14:textId="77777777">
            <w:pPr>
              <w:pStyle w:val="ListParagraph"/>
              <w:ind w:left="0"/>
              <w:rPr>
                <w:rFonts w:ascii="Arial" w:hAnsi="Arial" w:cs="Arial"/>
                <w:szCs w:val="22"/>
                <w:lang w:val="en-US"/>
              </w:rPr>
            </w:pPr>
          </w:p>
        </w:tc>
        <w:tc>
          <w:tcPr>
            <w:tcW w:w="4111" w:type="dxa"/>
            <w:vAlign w:val="bottom"/>
          </w:tcPr>
          <w:p w:rsidR="00C550F2" w:rsidP="00C550F2" w:rsidRDefault="00C550F2" w14:paraId="055EFE2A" w14:textId="49B72099">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3">
                  <w:rPr>
                    <w:rFonts w:ascii="Aptos Narrow" w:hAnsi="Aptos Narrow"/>
                    <w:color w:val="000000"/>
                  </w:rPr>
                </w:rPrChange>
              </w:rPr>
              <w:t>flyway_schema_history</w:t>
            </w:r>
          </w:p>
        </w:tc>
      </w:tr>
      <w:tr w:rsidR="00BE6CE1" w:rsidTr="10657F12" w14:paraId="4B611C81" w14:textId="77777777">
        <w:tc>
          <w:tcPr>
            <w:tcW w:w="3119" w:type="dxa"/>
            <w:vMerge/>
          </w:tcPr>
          <w:p w:rsidR="00C550F2" w:rsidP="00C550F2" w:rsidRDefault="00C550F2" w14:paraId="6213C43F" w14:textId="77777777">
            <w:pPr>
              <w:pStyle w:val="ListParagraph"/>
              <w:ind w:left="0"/>
              <w:rPr>
                <w:rFonts w:ascii="Arial" w:hAnsi="Arial" w:cs="Arial"/>
                <w:szCs w:val="22"/>
                <w:lang w:val="en-US"/>
              </w:rPr>
            </w:pPr>
          </w:p>
        </w:tc>
        <w:tc>
          <w:tcPr>
            <w:tcW w:w="2410" w:type="dxa"/>
            <w:vMerge/>
          </w:tcPr>
          <w:p w:rsidR="00C550F2" w:rsidP="00C550F2" w:rsidRDefault="00C550F2" w14:paraId="2B5C97AE" w14:textId="77777777">
            <w:pPr>
              <w:pStyle w:val="ListParagraph"/>
              <w:ind w:left="0"/>
              <w:rPr>
                <w:rFonts w:ascii="Arial" w:hAnsi="Arial" w:cs="Arial"/>
                <w:szCs w:val="22"/>
                <w:lang w:val="en-US"/>
              </w:rPr>
            </w:pPr>
          </w:p>
        </w:tc>
        <w:tc>
          <w:tcPr>
            <w:tcW w:w="4111" w:type="dxa"/>
            <w:vAlign w:val="bottom"/>
          </w:tcPr>
          <w:p w:rsidR="00C550F2" w:rsidP="00C550F2" w:rsidRDefault="00C550F2" w14:paraId="1A33AC2E" w14:textId="3992D178">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4">
                  <w:rPr>
                    <w:rFonts w:ascii="Aptos Narrow" w:hAnsi="Aptos Narrow"/>
                    <w:color w:val="000000"/>
                  </w:rPr>
                </w:rPrChange>
              </w:rPr>
              <w:t>location</w:t>
            </w:r>
          </w:p>
        </w:tc>
      </w:tr>
      <w:tr w:rsidR="00BE6CE1" w:rsidTr="10657F12" w14:paraId="228126F1" w14:textId="77777777">
        <w:tc>
          <w:tcPr>
            <w:tcW w:w="3119" w:type="dxa"/>
            <w:vMerge/>
          </w:tcPr>
          <w:p w:rsidR="00C550F2" w:rsidP="00C550F2" w:rsidRDefault="00C550F2" w14:paraId="042D35BE" w14:textId="77777777">
            <w:pPr>
              <w:pStyle w:val="ListParagraph"/>
              <w:ind w:left="0"/>
              <w:rPr>
                <w:rFonts w:ascii="Arial" w:hAnsi="Arial" w:cs="Arial"/>
                <w:szCs w:val="22"/>
                <w:lang w:val="en-US"/>
              </w:rPr>
            </w:pPr>
          </w:p>
        </w:tc>
        <w:tc>
          <w:tcPr>
            <w:tcW w:w="2410" w:type="dxa"/>
            <w:vMerge/>
          </w:tcPr>
          <w:p w:rsidR="00C550F2" w:rsidP="00C550F2" w:rsidRDefault="00C550F2" w14:paraId="55737298" w14:textId="77777777">
            <w:pPr>
              <w:pStyle w:val="ListParagraph"/>
              <w:ind w:left="0"/>
              <w:rPr>
                <w:rFonts w:ascii="Arial" w:hAnsi="Arial" w:cs="Arial"/>
                <w:szCs w:val="22"/>
                <w:lang w:val="en-US"/>
              </w:rPr>
            </w:pPr>
          </w:p>
        </w:tc>
        <w:tc>
          <w:tcPr>
            <w:tcW w:w="4111" w:type="dxa"/>
            <w:vAlign w:val="bottom"/>
          </w:tcPr>
          <w:p w:rsidR="00C550F2" w:rsidP="00C550F2" w:rsidRDefault="00C550F2" w14:paraId="49001061" w14:textId="0E4027FE">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5">
                  <w:rPr>
                    <w:rFonts w:ascii="Aptos Narrow" w:hAnsi="Aptos Narrow"/>
                    <w:color w:val="000000"/>
                  </w:rPr>
                </w:rPrChange>
              </w:rPr>
              <w:t>notification_preferences</w:t>
            </w:r>
          </w:p>
        </w:tc>
      </w:tr>
      <w:tr w:rsidR="00BE6CE1" w:rsidTr="10657F12" w14:paraId="37BC8689" w14:textId="77777777">
        <w:tc>
          <w:tcPr>
            <w:tcW w:w="3119" w:type="dxa"/>
            <w:vMerge/>
          </w:tcPr>
          <w:p w:rsidR="00C550F2" w:rsidP="00C550F2" w:rsidRDefault="00C550F2" w14:paraId="7E1661B9" w14:textId="77777777">
            <w:pPr>
              <w:pStyle w:val="ListParagraph"/>
              <w:ind w:left="0"/>
              <w:rPr>
                <w:rFonts w:ascii="Arial" w:hAnsi="Arial" w:cs="Arial"/>
                <w:szCs w:val="22"/>
                <w:lang w:val="en-US"/>
              </w:rPr>
            </w:pPr>
          </w:p>
        </w:tc>
        <w:tc>
          <w:tcPr>
            <w:tcW w:w="2410" w:type="dxa"/>
            <w:vMerge/>
          </w:tcPr>
          <w:p w:rsidR="00C550F2" w:rsidP="00C550F2" w:rsidRDefault="00C550F2" w14:paraId="3BAFFD3B" w14:textId="77777777">
            <w:pPr>
              <w:pStyle w:val="ListParagraph"/>
              <w:ind w:left="0"/>
              <w:rPr>
                <w:rFonts w:ascii="Arial" w:hAnsi="Arial" w:cs="Arial"/>
                <w:szCs w:val="22"/>
                <w:lang w:val="en-US"/>
              </w:rPr>
            </w:pPr>
          </w:p>
        </w:tc>
        <w:tc>
          <w:tcPr>
            <w:tcW w:w="4111" w:type="dxa"/>
            <w:vAlign w:val="bottom"/>
          </w:tcPr>
          <w:p w:rsidR="00C550F2" w:rsidP="00C550F2" w:rsidRDefault="00C550F2" w14:paraId="69929720" w14:textId="04CCEB3A">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6">
                  <w:rPr>
                    <w:rFonts w:ascii="Aptos Narrow" w:hAnsi="Aptos Narrow"/>
                    <w:color w:val="000000"/>
                  </w:rPr>
                </w:rPrChange>
              </w:rPr>
              <w:t>Otp</w:t>
            </w:r>
          </w:p>
        </w:tc>
      </w:tr>
      <w:tr w:rsidR="00BE6CE1" w:rsidTr="10657F12" w14:paraId="784564F7" w14:textId="30E62B35">
        <w:tc>
          <w:tcPr>
            <w:tcW w:w="3119" w:type="dxa"/>
            <w:vMerge/>
          </w:tcPr>
          <w:p w:rsidR="00C550F2" w:rsidP="00C550F2" w:rsidRDefault="00C550F2" w14:paraId="1B892B0D" w14:textId="77777777">
            <w:pPr>
              <w:pStyle w:val="ListParagraph"/>
              <w:ind w:left="0"/>
              <w:rPr>
                <w:rFonts w:ascii="Arial" w:hAnsi="Arial" w:cs="Arial"/>
                <w:szCs w:val="22"/>
                <w:lang w:val="en-US"/>
              </w:rPr>
            </w:pPr>
          </w:p>
        </w:tc>
        <w:tc>
          <w:tcPr>
            <w:tcW w:w="2410" w:type="dxa"/>
            <w:vMerge/>
          </w:tcPr>
          <w:p w:rsidR="00C550F2" w:rsidP="00C550F2" w:rsidRDefault="00C550F2" w14:paraId="24994F39" w14:textId="77777777">
            <w:pPr>
              <w:pStyle w:val="ListParagraph"/>
              <w:ind w:left="0"/>
              <w:rPr>
                <w:rFonts w:ascii="Arial" w:hAnsi="Arial" w:cs="Arial"/>
                <w:szCs w:val="22"/>
                <w:lang w:val="en-US"/>
              </w:rPr>
            </w:pPr>
          </w:p>
        </w:tc>
        <w:tc>
          <w:tcPr>
            <w:tcW w:w="4111" w:type="dxa"/>
            <w:vAlign w:val="bottom"/>
          </w:tcPr>
          <w:p w:rsidR="00C550F2" w:rsidP="00C550F2" w:rsidRDefault="00C550F2" w14:paraId="09145BB6" w14:textId="03F2F193">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87">
                  <w:rPr>
                    <w:rFonts w:ascii="Aptos Narrow" w:hAnsi="Aptos Narrow"/>
                    <w:color w:val="000000"/>
                  </w:rPr>
                </w:rPrChange>
              </w:rPr>
              <w:t>password_history</w:t>
            </w:r>
          </w:p>
        </w:tc>
      </w:tr>
      <w:tr w:rsidR="00BE6CE1" w:rsidTr="10657F12" w14:paraId="4F599F59" w14:textId="77777777">
        <w:tc>
          <w:tcPr>
            <w:tcW w:w="3119" w:type="dxa"/>
            <w:vMerge/>
          </w:tcPr>
          <w:p w:rsidR="00C550F2" w:rsidP="00C550F2" w:rsidRDefault="00C550F2" w14:paraId="17170F64" w14:textId="77777777">
            <w:pPr>
              <w:pStyle w:val="ListParagraph"/>
              <w:ind w:left="0"/>
              <w:rPr>
                <w:rFonts w:ascii="Arial" w:hAnsi="Arial" w:cs="Arial"/>
                <w:szCs w:val="22"/>
                <w:lang w:val="en-US"/>
              </w:rPr>
            </w:pPr>
          </w:p>
        </w:tc>
        <w:tc>
          <w:tcPr>
            <w:tcW w:w="2410" w:type="dxa"/>
            <w:vMerge/>
          </w:tcPr>
          <w:p w:rsidR="00C550F2" w:rsidP="00C550F2" w:rsidRDefault="00C550F2" w14:paraId="6AB620EE"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681A2DBD" w14:textId="65367BD6">
            <w:pPr>
              <w:pStyle w:val="ListParagraph"/>
              <w:ind w:left="0"/>
              <w:rPr>
                <w:rFonts w:ascii="Arial" w:hAnsi="Arial" w:cs="Arial"/>
                <w:color w:val="000000"/>
                <w:rPrChange w:author="Mohmmad Modallal" w:date="2025-07-17T17:18:00Z" w16du:dateUtc="2025-07-17T13:18:00Z" w:id="188">
                  <w:rPr>
                    <w:rFonts w:ascii="Aptos Narrow" w:hAnsi="Aptos Narrow"/>
                    <w:color w:val="000000"/>
                  </w:rPr>
                </w:rPrChange>
              </w:rPr>
            </w:pPr>
            <w:r w:rsidRPr="008C0AF5">
              <w:rPr>
                <w:rFonts w:ascii="Arial" w:hAnsi="Arial" w:cs="Arial"/>
                <w:color w:val="000000"/>
                <w:rPrChange w:author="Mohmmad Modallal" w:date="2025-07-17T17:18:00Z" w16du:dateUtc="2025-07-17T13:18:00Z" w:id="189">
                  <w:rPr>
                    <w:rFonts w:ascii="Aptos Narrow" w:hAnsi="Aptos Narrow"/>
                    <w:color w:val="000000"/>
                  </w:rPr>
                </w:rPrChange>
              </w:rPr>
              <w:t>patient</w:t>
            </w:r>
          </w:p>
        </w:tc>
      </w:tr>
      <w:tr w:rsidR="00BE6CE1" w:rsidTr="10657F12" w14:paraId="02CF95DC" w14:textId="0F01E737">
        <w:tc>
          <w:tcPr>
            <w:tcW w:w="3119" w:type="dxa"/>
            <w:vMerge/>
          </w:tcPr>
          <w:p w:rsidR="00C550F2" w:rsidP="00C550F2" w:rsidRDefault="00C550F2" w14:paraId="0BB39108" w14:textId="77777777">
            <w:pPr>
              <w:pStyle w:val="ListParagraph"/>
              <w:ind w:left="0"/>
              <w:rPr>
                <w:rFonts w:ascii="Arial" w:hAnsi="Arial" w:cs="Arial"/>
                <w:szCs w:val="22"/>
                <w:lang w:val="en-US"/>
              </w:rPr>
            </w:pPr>
          </w:p>
        </w:tc>
        <w:tc>
          <w:tcPr>
            <w:tcW w:w="2410" w:type="dxa"/>
            <w:vMerge/>
          </w:tcPr>
          <w:p w:rsidR="00C550F2" w:rsidP="00C550F2" w:rsidRDefault="00C550F2" w14:paraId="026F6C08" w14:textId="77777777">
            <w:pPr>
              <w:pStyle w:val="ListParagraph"/>
              <w:ind w:left="0"/>
              <w:rPr>
                <w:rFonts w:ascii="Arial" w:hAnsi="Arial" w:cs="Arial"/>
                <w:szCs w:val="22"/>
                <w:lang w:val="en-US"/>
              </w:rPr>
            </w:pPr>
          </w:p>
        </w:tc>
        <w:tc>
          <w:tcPr>
            <w:tcW w:w="4111" w:type="dxa"/>
            <w:vAlign w:val="bottom"/>
          </w:tcPr>
          <w:p w:rsidR="00C550F2" w:rsidP="00C550F2" w:rsidRDefault="00C550F2" w14:paraId="570FED64" w14:textId="1E3EF186">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190">
                  <w:rPr>
                    <w:rFonts w:ascii="Aptos Narrow" w:hAnsi="Aptos Narrow"/>
                    <w:color w:val="000000"/>
                  </w:rPr>
                </w:rPrChange>
              </w:rPr>
              <w:t>patient_associated_to_device</w:t>
            </w:r>
          </w:p>
        </w:tc>
      </w:tr>
      <w:tr w:rsidR="00BE6CE1" w:rsidTr="10657F12" w14:paraId="0604ADEB" w14:textId="77777777">
        <w:tc>
          <w:tcPr>
            <w:tcW w:w="3119" w:type="dxa"/>
            <w:vMerge/>
          </w:tcPr>
          <w:p w:rsidR="00C550F2" w:rsidP="00C550F2" w:rsidRDefault="00C550F2" w14:paraId="7AA44F2F" w14:textId="77777777">
            <w:pPr>
              <w:pStyle w:val="ListParagraph"/>
              <w:ind w:left="0"/>
              <w:rPr>
                <w:rFonts w:ascii="Arial" w:hAnsi="Arial" w:cs="Arial"/>
                <w:szCs w:val="22"/>
                <w:lang w:val="en-US"/>
              </w:rPr>
            </w:pPr>
          </w:p>
        </w:tc>
        <w:tc>
          <w:tcPr>
            <w:tcW w:w="2410" w:type="dxa"/>
            <w:vMerge/>
          </w:tcPr>
          <w:p w:rsidR="00C550F2" w:rsidP="00C550F2" w:rsidRDefault="00C550F2" w14:paraId="0C7EBCB5"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751A1E2E" w14:textId="5B1D6487">
            <w:pPr>
              <w:pStyle w:val="ListParagraph"/>
              <w:ind w:left="0"/>
              <w:rPr>
                <w:rFonts w:ascii="Arial" w:hAnsi="Arial" w:cs="Arial"/>
                <w:color w:val="000000"/>
                <w:rPrChange w:author="Mohmmad Modallal" w:date="2025-07-17T17:18:00Z" w16du:dateUtc="2025-07-17T13:18:00Z" w:id="191">
                  <w:rPr>
                    <w:rFonts w:ascii="Aptos Narrow" w:hAnsi="Aptos Narrow"/>
                    <w:color w:val="000000"/>
                  </w:rPr>
                </w:rPrChange>
              </w:rPr>
            </w:pPr>
            <w:r w:rsidRPr="008C0AF5">
              <w:rPr>
                <w:rFonts w:ascii="Arial" w:hAnsi="Arial" w:cs="Arial"/>
                <w:color w:val="000000"/>
                <w:rPrChange w:author="Mohmmad Modallal" w:date="2025-07-17T17:18:00Z" w16du:dateUtc="2025-07-17T13:18:00Z" w:id="192">
                  <w:rPr>
                    <w:rFonts w:ascii="Aptos Narrow" w:hAnsi="Aptos Narrow"/>
                    <w:color w:val="000000"/>
                  </w:rPr>
                </w:rPrChange>
              </w:rPr>
              <w:t>phc_details</w:t>
            </w:r>
          </w:p>
        </w:tc>
      </w:tr>
      <w:tr w:rsidR="00BE6CE1" w:rsidTr="10657F12" w14:paraId="33527C36" w14:textId="77777777">
        <w:tc>
          <w:tcPr>
            <w:tcW w:w="3119" w:type="dxa"/>
            <w:vMerge/>
          </w:tcPr>
          <w:p w:rsidR="00C550F2" w:rsidP="00C550F2" w:rsidRDefault="00C550F2" w14:paraId="628F4B50" w14:textId="77777777">
            <w:pPr>
              <w:pStyle w:val="ListParagraph"/>
              <w:ind w:left="0"/>
              <w:rPr>
                <w:rFonts w:ascii="Arial" w:hAnsi="Arial" w:cs="Arial"/>
                <w:szCs w:val="22"/>
                <w:lang w:val="en-US"/>
              </w:rPr>
            </w:pPr>
          </w:p>
        </w:tc>
        <w:tc>
          <w:tcPr>
            <w:tcW w:w="2410" w:type="dxa"/>
            <w:vMerge/>
          </w:tcPr>
          <w:p w:rsidR="00C550F2" w:rsidP="00C550F2" w:rsidRDefault="00C550F2" w14:paraId="2E492BDB"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48244AB2" w14:textId="3AB8D941">
            <w:pPr>
              <w:pStyle w:val="ListParagraph"/>
              <w:ind w:left="0"/>
              <w:rPr>
                <w:rFonts w:ascii="Arial" w:hAnsi="Arial" w:cs="Arial"/>
                <w:color w:val="000000"/>
                <w:rPrChange w:author="Mohmmad Modallal" w:date="2025-07-17T17:18:00Z" w16du:dateUtc="2025-07-17T13:18:00Z" w:id="193">
                  <w:rPr>
                    <w:rFonts w:ascii="Aptos Narrow" w:hAnsi="Aptos Narrow"/>
                    <w:color w:val="000000"/>
                  </w:rPr>
                </w:rPrChange>
              </w:rPr>
            </w:pPr>
            <w:r w:rsidRPr="008C0AF5">
              <w:rPr>
                <w:rFonts w:ascii="Arial" w:hAnsi="Arial" w:cs="Arial"/>
                <w:color w:val="000000"/>
                <w:rPrChange w:author="Mohmmad Modallal" w:date="2025-07-17T17:18:00Z" w16du:dateUtc="2025-07-17T13:18:00Z" w:id="194">
                  <w:rPr>
                    <w:rFonts w:ascii="Aptos Narrow" w:hAnsi="Aptos Narrow"/>
                    <w:color w:val="000000"/>
                  </w:rPr>
                </w:rPrChange>
              </w:rPr>
              <w:t>phc_history</w:t>
            </w:r>
          </w:p>
        </w:tc>
      </w:tr>
      <w:tr w:rsidR="00BE6CE1" w:rsidTr="10657F12" w14:paraId="6255CB24" w14:textId="77777777">
        <w:tc>
          <w:tcPr>
            <w:tcW w:w="3119" w:type="dxa"/>
            <w:vMerge/>
          </w:tcPr>
          <w:p w:rsidR="00C550F2" w:rsidP="00C550F2" w:rsidRDefault="00C550F2" w14:paraId="3331255A" w14:textId="77777777">
            <w:pPr>
              <w:pStyle w:val="ListParagraph"/>
              <w:ind w:left="0"/>
              <w:rPr>
                <w:rFonts w:ascii="Arial" w:hAnsi="Arial" w:cs="Arial"/>
                <w:szCs w:val="22"/>
                <w:lang w:val="en-US"/>
              </w:rPr>
            </w:pPr>
          </w:p>
        </w:tc>
        <w:tc>
          <w:tcPr>
            <w:tcW w:w="2410" w:type="dxa"/>
            <w:vMerge/>
          </w:tcPr>
          <w:p w:rsidR="00C550F2" w:rsidP="00C550F2" w:rsidRDefault="00C550F2" w14:paraId="7F72AE6E"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6D9AAFC3" w14:textId="44FDC7DE">
            <w:pPr>
              <w:pStyle w:val="ListParagraph"/>
              <w:ind w:left="0"/>
              <w:rPr>
                <w:rFonts w:ascii="Arial" w:hAnsi="Arial" w:cs="Arial"/>
                <w:color w:val="000000"/>
                <w:rPrChange w:author="Mohmmad Modallal" w:date="2025-07-17T17:18:00Z" w16du:dateUtc="2025-07-17T13:18:00Z" w:id="195">
                  <w:rPr>
                    <w:rFonts w:ascii="Aptos Narrow" w:hAnsi="Aptos Narrow"/>
                    <w:color w:val="000000"/>
                  </w:rPr>
                </w:rPrChange>
              </w:rPr>
            </w:pPr>
            <w:r w:rsidRPr="008C0AF5">
              <w:rPr>
                <w:rFonts w:ascii="Arial" w:hAnsi="Arial" w:cs="Arial"/>
                <w:color w:val="000000"/>
                <w:rPrChange w:author="Mohmmad Modallal" w:date="2025-07-17T17:18:00Z" w16du:dateUtc="2025-07-17T13:18:00Z" w:id="196">
                  <w:rPr>
                    <w:rFonts w:ascii="Aptos Narrow" w:hAnsi="Aptos Narrow"/>
                    <w:color w:val="000000"/>
                  </w:rPr>
                </w:rPrChange>
              </w:rPr>
              <w:t>phc_notification_delivery</w:t>
            </w:r>
          </w:p>
        </w:tc>
      </w:tr>
      <w:tr w:rsidR="00BE6CE1" w:rsidTr="10657F12" w14:paraId="048D35C5" w14:textId="77777777">
        <w:tc>
          <w:tcPr>
            <w:tcW w:w="3119" w:type="dxa"/>
            <w:vMerge/>
          </w:tcPr>
          <w:p w:rsidR="00C550F2" w:rsidP="00C550F2" w:rsidRDefault="00C550F2" w14:paraId="6684C90F" w14:textId="77777777">
            <w:pPr>
              <w:pStyle w:val="ListParagraph"/>
              <w:ind w:left="0"/>
              <w:rPr>
                <w:rFonts w:ascii="Arial" w:hAnsi="Arial" w:cs="Arial"/>
                <w:szCs w:val="22"/>
                <w:lang w:val="en-US"/>
              </w:rPr>
            </w:pPr>
          </w:p>
        </w:tc>
        <w:tc>
          <w:tcPr>
            <w:tcW w:w="2410" w:type="dxa"/>
            <w:vMerge/>
          </w:tcPr>
          <w:p w:rsidR="00C550F2" w:rsidP="00C550F2" w:rsidRDefault="00C550F2" w14:paraId="0F222CD4"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2D1E7578" w14:textId="5352B426">
            <w:pPr>
              <w:pStyle w:val="ListParagraph"/>
              <w:ind w:left="0"/>
              <w:rPr>
                <w:rFonts w:ascii="Arial" w:hAnsi="Arial" w:cs="Arial"/>
                <w:color w:val="000000"/>
                <w:rPrChange w:author="Mohmmad Modallal" w:date="2025-07-17T17:18:00Z" w16du:dateUtc="2025-07-17T13:18:00Z" w:id="197">
                  <w:rPr>
                    <w:rFonts w:ascii="Aptos Narrow" w:hAnsi="Aptos Narrow"/>
                    <w:color w:val="000000"/>
                  </w:rPr>
                </w:rPrChange>
              </w:rPr>
            </w:pPr>
            <w:r w:rsidRPr="008C0AF5">
              <w:rPr>
                <w:rFonts w:ascii="Arial" w:hAnsi="Arial" w:cs="Arial"/>
                <w:color w:val="000000"/>
                <w:rPrChange w:author="Mohmmad Modallal" w:date="2025-07-17T17:18:00Z" w16du:dateUtc="2025-07-17T13:18:00Z" w:id="198">
                  <w:rPr>
                    <w:rFonts w:ascii="Aptos Narrow" w:hAnsi="Aptos Narrow"/>
                    <w:color w:val="000000"/>
                  </w:rPr>
                </w:rPrChange>
              </w:rPr>
              <w:t>phc_reason</w:t>
            </w:r>
          </w:p>
        </w:tc>
      </w:tr>
      <w:tr w:rsidR="00BE6CE1" w:rsidTr="10657F12" w14:paraId="2985048B" w14:textId="77777777">
        <w:tc>
          <w:tcPr>
            <w:tcW w:w="3119" w:type="dxa"/>
            <w:vMerge/>
          </w:tcPr>
          <w:p w:rsidR="00C550F2" w:rsidP="00C550F2" w:rsidRDefault="00C550F2" w14:paraId="5F9A8797" w14:textId="77777777">
            <w:pPr>
              <w:pStyle w:val="ListParagraph"/>
              <w:ind w:left="0"/>
              <w:rPr>
                <w:rFonts w:ascii="Arial" w:hAnsi="Arial" w:cs="Arial"/>
                <w:szCs w:val="22"/>
                <w:lang w:val="en-US"/>
              </w:rPr>
            </w:pPr>
          </w:p>
        </w:tc>
        <w:tc>
          <w:tcPr>
            <w:tcW w:w="2410" w:type="dxa"/>
            <w:vMerge/>
          </w:tcPr>
          <w:p w:rsidR="00C550F2" w:rsidP="00C550F2" w:rsidRDefault="00C550F2" w14:paraId="46509009"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1BB27D7E" w14:textId="7C67EFCB">
            <w:pPr>
              <w:pStyle w:val="ListParagraph"/>
              <w:ind w:left="0"/>
              <w:rPr>
                <w:rFonts w:ascii="Arial" w:hAnsi="Arial" w:cs="Arial"/>
                <w:color w:val="000000"/>
                <w:rPrChange w:author="Mohmmad Modallal" w:date="2025-07-17T17:18:00Z" w16du:dateUtc="2025-07-17T13:18:00Z" w:id="199">
                  <w:rPr>
                    <w:rFonts w:ascii="Aptos Narrow" w:hAnsi="Aptos Narrow"/>
                    <w:color w:val="000000"/>
                  </w:rPr>
                </w:rPrChange>
              </w:rPr>
            </w:pPr>
            <w:r w:rsidRPr="008C0AF5">
              <w:rPr>
                <w:rFonts w:ascii="Arial" w:hAnsi="Arial" w:cs="Arial"/>
                <w:color w:val="000000"/>
                <w:rPrChange w:author="Mohmmad Modallal" w:date="2025-07-17T17:18:00Z" w16du:dateUtc="2025-07-17T13:18:00Z" w:id="200">
                  <w:rPr>
                    <w:rFonts w:ascii="Aptos Narrow" w:hAnsi="Aptos Narrow"/>
                    <w:color w:val="000000"/>
                  </w:rPr>
                </w:rPrChange>
              </w:rPr>
              <w:t>pilot_patient</w:t>
            </w:r>
          </w:p>
        </w:tc>
      </w:tr>
      <w:tr w:rsidR="00BE6CE1" w:rsidTr="10657F12" w14:paraId="49409F5C" w14:textId="77777777">
        <w:tc>
          <w:tcPr>
            <w:tcW w:w="3119" w:type="dxa"/>
            <w:vMerge/>
          </w:tcPr>
          <w:p w:rsidR="00C550F2" w:rsidP="00C550F2" w:rsidRDefault="00C550F2" w14:paraId="34FC89F0" w14:textId="77777777">
            <w:pPr>
              <w:pStyle w:val="ListParagraph"/>
              <w:ind w:left="0"/>
              <w:rPr>
                <w:rFonts w:ascii="Arial" w:hAnsi="Arial" w:cs="Arial"/>
                <w:szCs w:val="22"/>
                <w:lang w:val="en-US"/>
              </w:rPr>
            </w:pPr>
          </w:p>
        </w:tc>
        <w:tc>
          <w:tcPr>
            <w:tcW w:w="2410" w:type="dxa"/>
            <w:vMerge/>
          </w:tcPr>
          <w:p w:rsidR="00C550F2" w:rsidP="00C550F2" w:rsidRDefault="00C550F2" w14:paraId="574482D8"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7A5C7D52" w14:textId="267C3B4D">
            <w:pPr>
              <w:pStyle w:val="ListParagraph"/>
              <w:ind w:left="0"/>
              <w:rPr>
                <w:rFonts w:ascii="Arial" w:hAnsi="Arial" w:cs="Arial"/>
                <w:color w:val="000000"/>
                <w:rPrChange w:author="Mohmmad Modallal" w:date="2025-07-17T17:18:00Z" w16du:dateUtc="2025-07-17T13:18:00Z" w:id="201">
                  <w:rPr>
                    <w:rFonts w:ascii="Aptos Narrow" w:hAnsi="Aptos Narrow"/>
                    <w:color w:val="000000"/>
                  </w:rPr>
                </w:rPrChange>
              </w:rPr>
            </w:pPr>
            <w:r w:rsidRPr="008C0AF5">
              <w:rPr>
                <w:rFonts w:ascii="Arial" w:hAnsi="Arial" w:cs="Arial"/>
                <w:color w:val="000000"/>
                <w:rPrChange w:author="Mohmmad Modallal" w:date="2025-07-17T17:18:00Z" w16du:dateUtc="2025-07-17T13:18:00Z" w:id="202">
                  <w:rPr>
                    <w:rFonts w:ascii="Aptos Narrow" w:hAnsi="Aptos Narrow"/>
                    <w:color w:val="000000"/>
                  </w:rPr>
                </w:rPrChange>
              </w:rPr>
              <w:t>shared_accounts_association</w:t>
            </w:r>
          </w:p>
        </w:tc>
      </w:tr>
      <w:tr w:rsidR="00BE6CE1" w:rsidTr="10657F12" w14:paraId="219F5442" w14:textId="77777777">
        <w:tc>
          <w:tcPr>
            <w:tcW w:w="3119" w:type="dxa"/>
            <w:vMerge/>
          </w:tcPr>
          <w:p w:rsidR="00C550F2" w:rsidP="00C550F2" w:rsidRDefault="00C550F2" w14:paraId="29CE3910" w14:textId="77777777">
            <w:pPr>
              <w:pStyle w:val="ListParagraph"/>
              <w:ind w:left="0"/>
              <w:rPr>
                <w:rFonts w:ascii="Arial" w:hAnsi="Arial" w:cs="Arial"/>
                <w:szCs w:val="22"/>
                <w:lang w:val="en-US"/>
              </w:rPr>
            </w:pPr>
          </w:p>
        </w:tc>
        <w:tc>
          <w:tcPr>
            <w:tcW w:w="2410" w:type="dxa"/>
            <w:vMerge/>
          </w:tcPr>
          <w:p w:rsidR="00C550F2" w:rsidP="00C550F2" w:rsidRDefault="00C550F2" w14:paraId="676FECEF"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4BE169A9" w14:textId="036F02C9">
            <w:pPr>
              <w:pStyle w:val="ListParagraph"/>
              <w:ind w:left="0"/>
              <w:rPr>
                <w:rFonts w:ascii="Arial" w:hAnsi="Arial" w:cs="Arial"/>
                <w:color w:val="000000"/>
                <w:rPrChange w:author="Mohmmad Modallal" w:date="2025-07-17T17:18:00Z" w16du:dateUtc="2025-07-17T13:18:00Z" w:id="203">
                  <w:rPr>
                    <w:rFonts w:ascii="Aptos Narrow" w:hAnsi="Aptos Narrow"/>
                    <w:color w:val="000000"/>
                  </w:rPr>
                </w:rPrChange>
              </w:rPr>
            </w:pPr>
            <w:r w:rsidRPr="008C0AF5">
              <w:rPr>
                <w:rFonts w:ascii="Arial" w:hAnsi="Arial" w:cs="Arial"/>
                <w:color w:val="000000"/>
                <w:rPrChange w:author="Mohmmad Modallal" w:date="2025-07-17T17:18:00Z" w16du:dateUtc="2025-07-17T13:18:00Z" w:id="204">
                  <w:rPr>
                    <w:rFonts w:ascii="Aptos Narrow" w:hAnsi="Aptos Narrow"/>
                    <w:color w:val="000000"/>
                  </w:rPr>
                </w:rPrChange>
              </w:rPr>
              <w:t>support</w:t>
            </w:r>
          </w:p>
        </w:tc>
      </w:tr>
      <w:tr w:rsidR="00BE6CE1" w:rsidTr="10657F12" w14:paraId="1C53940D" w14:textId="77777777">
        <w:tc>
          <w:tcPr>
            <w:tcW w:w="3119" w:type="dxa"/>
            <w:vMerge/>
          </w:tcPr>
          <w:p w:rsidR="00C550F2" w:rsidP="00C550F2" w:rsidRDefault="00C550F2" w14:paraId="7625B5C2" w14:textId="77777777">
            <w:pPr>
              <w:pStyle w:val="ListParagraph"/>
              <w:ind w:left="0"/>
              <w:rPr>
                <w:rFonts w:ascii="Arial" w:hAnsi="Arial" w:cs="Arial"/>
                <w:szCs w:val="22"/>
                <w:lang w:val="en-US"/>
              </w:rPr>
            </w:pPr>
          </w:p>
        </w:tc>
        <w:tc>
          <w:tcPr>
            <w:tcW w:w="2410" w:type="dxa"/>
            <w:vMerge/>
          </w:tcPr>
          <w:p w:rsidR="00C550F2" w:rsidP="00C550F2" w:rsidRDefault="00C550F2" w14:paraId="1FBACFC9"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5CC212AE" w14:textId="78BC1E78">
            <w:pPr>
              <w:pStyle w:val="ListParagraph"/>
              <w:ind w:left="0"/>
              <w:rPr>
                <w:rFonts w:ascii="Arial" w:hAnsi="Arial" w:cs="Arial"/>
                <w:color w:val="000000"/>
                <w:rPrChange w:author="Mohmmad Modallal" w:date="2025-07-17T17:18:00Z" w16du:dateUtc="2025-07-17T13:18:00Z" w:id="205">
                  <w:rPr>
                    <w:rFonts w:ascii="Aptos Narrow" w:hAnsi="Aptos Narrow"/>
                    <w:color w:val="000000"/>
                  </w:rPr>
                </w:rPrChange>
              </w:rPr>
            </w:pPr>
            <w:r w:rsidRPr="008C0AF5">
              <w:rPr>
                <w:rFonts w:ascii="Arial" w:hAnsi="Arial" w:cs="Arial"/>
                <w:color w:val="000000"/>
                <w:rPrChange w:author="Mohmmad Modallal" w:date="2025-07-17T17:18:00Z" w16du:dateUtc="2025-07-17T13:18:00Z" w:id="206">
                  <w:rPr>
                    <w:rFonts w:ascii="Aptos Narrow" w:hAnsi="Aptos Narrow"/>
                    <w:color w:val="000000"/>
                  </w:rPr>
                </w:rPrChange>
              </w:rPr>
              <w:t>temp_locked_user</w:t>
            </w:r>
          </w:p>
        </w:tc>
      </w:tr>
      <w:tr w:rsidR="00BE6CE1" w:rsidTr="10657F12" w14:paraId="52A426A7" w14:textId="77777777">
        <w:tc>
          <w:tcPr>
            <w:tcW w:w="3119" w:type="dxa"/>
            <w:vMerge/>
          </w:tcPr>
          <w:p w:rsidR="00C550F2" w:rsidP="00C550F2" w:rsidRDefault="00C550F2" w14:paraId="7BCE5ABE" w14:textId="77777777">
            <w:pPr>
              <w:pStyle w:val="ListParagraph"/>
              <w:ind w:left="0"/>
              <w:rPr>
                <w:rFonts w:ascii="Arial" w:hAnsi="Arial" w:cs="Arial"/>
                <w:szCs w:val="22"/>
                <w:lang w:val="en-US"/>
              </w:rPr>
            </w:pPr>
          </w:p>
        </w:tc>
        <w:tc>
          <w:tcPr>
            <w:tcW w:w="2410" w:type="dxa"/>
            <w:vMerge/>
          </w:tcPr>
          <w:p w:rsidR="00C550F2" w:rsidP="00C550F2" w:rsidRDefault="00C550F2" w14:paraId="367C3558" w14:textId="77777777">
            <w:pPr>
              <w:pStyle w:val="ListParagraph"/>
              <w:ind w:left="0"/>
              <w:rPr>
                <w:rFonts w:ascii="Arial" w:hAnsi="Arial" w:cs="Arial"/>
                <w:szCs w:val="22"/>
                <w:lang w:val="en-US"/>
              </w:rPr>
            </w:pPr>
          </w:p>
        </w:tc>
        <w:tc>
          <w:tcPr>
            <w:tcW w:w="4111" w:type="dxa"/>
            <w:vAlign w:val="bottom"/>
          </w:tcPr>
          <w:p w:rsidRPr="008C0AF5" w:rsidR="00C550F2" w:rsidP="00C550F2" w:rsidRDefault="00C550F2" w14:paraId="56173048" w14:textId="1F99347F">
            <w:pPr>
              <w:pStyle w:val="ListParagraph"/>
              <w:ind w:left="0"/>
              <w:rPr>
                <w:rFonts w:ascii="Arial" w:hAnsi="Arial" w:cs="Arial"/>
                <w:color w:val="000000"/>
                <w:rPrChange w:author="Mohmmad Modallal" w:date="2025-07-17T17:18:00Z" w16du:dateUtc="2025-07-17T13:18:00Z" w:id="207">
                  <w:rPr>
                    <w:rFonts w:ascii="Aptos Narrow" w:hAnsi="Aptos Narrow"/>
                    <w:color w:val="000000"/>
                  </w:rPr>
                </w:rPrChange>
              </w:rPr>
            </w:pPr>
            <w:r w:rsidRPr="008C0AF5">
              <w:rPr>
                <w:rFonts w:ascii="Arial" w:hAnsi="Arial" w:cs="Arial"/>
                <w:color w:val="000000"/>
                <w:rPrChange w:author="Mohmmad Modallal" w:date="2025-07-17T17:18:00Z" w16du:dateUtc="2025-07-17T13:18:00Z" w:id="208">
                  <w:rPr>
                    <w:rFonts w:ascii="Aptos Narrow" w:hAnsi="Aptos Narrow"/>
                    <w:color w:val="000000"/>
                  </w:rPr>
                </w:rPrChange>
              </w:rPr>
              <w:t>unlink_dependant_history</w:t>
            </w:r>
          </w:p>
        </w:tc>
      </w:tr>
      <w:tr w:rsidR="00BE6CE1" w:rsidTr="10657F12" w14:paraId="457BEC44" w14:textId="77777777">
        <w:tc>
          <w:tcPr>
            <w:tcW w:w="3119" w:type="dxa"/>
            <w:vMerge w:val="restart"/>
          </w:tcPr>
          <w:p w:rsidR="00E82195" w:rsidP="00E82195" w:rsidRDefault="00E82195" w14:paraId="5F36ACFB" w14:textId="109A2168">
            <w:pPr>
              <w:pStyle w:val="ListParagraph"/>
              <w:ind w:left="0"/>
              <w:rPr>
                <w:rFonts w:ascii="Arial" w:hAnsi="Arial" w:cs="Arial"/>
                <w:szCs w:val="22"/>
                <w:lang w:val="en-US"/>
              </w:rPr>
            </w:pPr>
            <w:r>
              <w:rPr>
                <w:rFonts w:ascii="Arial" w:hAnsi="Arial" w:cs="Arial"/>
                <w:szCs w:val="22"/>
                <w:lang w:val="en-US"/>
              </w:rPr>
              <w:t>Provider Service Module</w:t>
            </w:r>
          </w:p>
        </w:tc>
        <w:tc>
          <w:tcPr>
            <w:tcW w:w="2410" w:type="dxa"/>
            <w:vMerge w:val="restart"/>
          </w:tcPr>
          <w:p w:rsidR="00E82195" w:rsidP="00E82195" w:rsidRDefault="00E82195" w14:paraId="4F97066E" w14:textId="04004A3B">
            <w:pPr>
              <w:pStyle w:val="ListParagraph"/>
              <w:ind w:left="0"/>
              <w:rPr>
                <w:rFonts w:ascii="Arial" w:hAnsi="Arial" w:cs="Arial"/>
                <w:szCs w:val="22"/>
                <w:lang w:val="en-US"/>
              </w:rPr>
            </w:pPr>
            <w:r>
              <w:rPr>
                <w:rFonts w:ascii="Arial" w:hAnsi="Arial" w:cs="Arial"/>
                <w:szCs w:val="22"/>
                <w:lang w:val="en-US"/>
              </w:rPr>
              <w:t>Provider_dbo</w:t>
            </w:r>
          </w:p>
        </w:tc>
        <w:tc>
          <w:tcPr>
            <w:tcW w:w="4111" w:type="dxa"/>
            <w:vAlign w:val="bottom"/>
          </w:tcPr>
          <w:p w:rsidR="00E82195" w:rsidP="00E82195" w:rsidRDefault="00E82195" w14:paraId="6FDE7D5B" w14:textId="73137844">
            <w:pPr>
              <w:pStyle w:val="ListParagraph"/>
              <w:tabs>
                <w:tab w:val="left" w:pos="2699"/>
              </w:tabs>
              <w:ind w:left="0"/>
              <w:rPr>
                <w:rFonts w:ascii="Arial" w:hAnsi="Arial" w:cs="Arial"/>
                <w:szCs w:val="22"/>
                <w:lang w:val="en-US"/>
              </w:rPr>
            </w:pPr>
            <w:r w:rsidRPr="008C0AF5">
              <w:rPr>
                <w:rFonts w:ascii="Arial" w:hAnsi="Arial" w:cs="Arial"/>
                <w:color w:val="000000"/>
                <w:rPrChange w:author="Mohmmad Modallal" w:date="2025-07-17T17:18:00Z" w16du:dateUtc="2025-07-17T13:18:00Z" w:id="209">
                  <w:rPr>
                    <w:rFonts w:ascii="Aptos Narrow" w:hAnsi="Aptos Narrow"/>
                    <w:color w:val="000000"/>
                  </w:rPr>
                </w:rPrChange>
              </w:rPr>
              <w:t>administrator</w:t>
            </w:r>
          </w:p>
        </w:tc>
      </w:tr>
      <w:tr w:rsidR="00BE6CE1" w:rsidTr="10657F12" w14:paraId="6CD41628" w14:textId="77777777">
        <w:tc>
          <w:tcPr>
            <w:tcW w:w="3119" w:type="dxa"/>
            <w:vMerge/>
          </w:tcPr>
          <w:p w:rsidR="00E82195" w:rsidP="00E82195" w:rsidRDefault="00E82195" w14:paraId="1E0CD013" w14:textId="77777777">
            <w:pPr>
              <w:pStyle w:val="ListParagraph"/>
              <w:ind w:left="0"/>
              <w:rPr>
                <w:rFonts w:ascii="Arial" w:hAnsi="Arial" w:cs="Arial"/>
                <w:szCs w:val="22"/>
                <w:lang w:val="en-US"/>
              </w:rPr>
            </w:pPr>
          </w:p>
        </w:tc>
        <w:tc>
          <w:tcPr>
            <w:tcW w:w="2410" w:type="dxa"/>
            <w:vMerge/>
          </w:tcPr>
          <w:p w:rsidR="00E82195" w:rsidP="00E82195" w:rsidRDefault="00E82195" w14:paraId="6C972332" w14:textId="77777777">
            <w:pPr>
              <w:pStyle w:val="ListParagraph"/>
              <w:ind w:left="0"/>
              <w:rPr>
                <w:rFonts w:ascii="Arial" w:hAnsi="Arial" w:cs="Arial"/>
                <w:szCs w:val="22"/>
                <w:lang w:val="en-US"/>
              </w:rPr>
            </w:pPr>
          </w:p>
        </w:tc>
        <w:tc>
          <w:tcPr>
            <w:tcW w:w="4111" w:type="dxa"/>
            <w:vAlign w:val="bottom"/>
          </w:tcPr>
          <w:p w:rsidR="00E82195" w:rsidP="00E82195" w:rsidRDefault="00E82195" w14:paraId="7D2E1B23" w14:textId="24724B7B">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0">
                  <w:rPr>
                    <w:rFonts w:ascii="Aptos Narrow" w:hAnsi="Aptos Narrow"/>
                    <w:color w:val="000000"/>
                  </w:rPr>
                </w:rPrChange>
              </w:rPr>
              <w:t>admins_status_history</w:t>
            </w:r>
          </w:p>
        </w:tc>
      </w:tr>
      <w:tr w:rsidR="00BE6CE1" w:rsidTr="10657F12" w14:paraId="4EE89BF3" w14:textId="77777777">
        <w:tc>
          <w:tcPr>
            <w:tcW w:w="3119" w:type="dxa"/>
            <w:vMerge/>
          </w:tcPr>
          <w:p w:rsidR="00E82195" w:rsidP="00E82195" w:rsidRDefault="00E82195" w14:paraId="3C18AC9F" w14:textId="77777777">
            <w:pPr>
              <w:pStyle w:val="ListParagraph"/>
              <w:ind w:left="0"/>
              <w:rPr>
                <w:rFonts w:ascii="Arial" w:hAnsi="Arial" w:cs="Arial"/>
                <w:szCs w:val="22"/>
                <w:lang w:val="en-US"/>
              </w:rPr>
            </w:pPr>
          </w:p>
        </w:tc>
        <w:tc>
          <w:tcPr>
            <w:tcW w:w="2410" w:type="dxa"/>
            <w:vMerge/>
          </w:tcPr>
          <w:p w:rsidR="00E82195" w:rsidP="00E82195" w:rsidRDefault="00E82195" w14:paraId="19A33524" w14:textId="77777777">
            <w:pPr>
              <w:pStyle w:val="ListParagraph"/>
              <w:ind w:left="0"/>
              <w:rPr>
                <w:rFonts w:ascii="Arial" w:hAnsi="Arial" w:cs="Arial"/>
                <w:szCs w:val="22"/>
                <w:lang w:val="en-US"/>
              </w:rPr>
            </w:pPr>
          </w:p>
        </w:tc>
        <w:tc>
          <w:tcPr>
            <w:tcW w:w="4111" w:type="dxa"/>
            <w:vAlign w:val="bottom"/>
          </w:tcPr>
          <w:p w:rsidR="00E82195" w:rsidP="00E82195" w:rsidRDefault="00E82195" w14:paraId="253A76B4" w14:textId="0A813CF0">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1">
                  <w:rPr>
                    <w:rFonts w:ascii="Aptos Narrow" w:hAnsi="Aptos Narrow"/>
                    <w:color w:val="000000"/>
                  </w:rPr>
                </w:rPrChange>
              </w:rPr>
              <w:t>custom_header</w:t>
            </w:r>
          </w:p>
        </w:tc>
      </w:tr>
      <w:tr w:rsidR="00BE6CE1" w:rsidTr="10657F12" w14:paraId="7368F4E6" w14:textId="77777777">
        <w:tc>
          <w:tcPr>
            <w:tcW w:w="3119" w:type="dxa"/>
            <w:vMerge/>
          </w:tcPr>
          <w:p w:rsidR="00E82195" w:rsidP="00E82195" w:rsidRDefault="00E82195" w14:paraId="64ED13A6" w14:textId="77777777">
            <w:pPr>
              <w:pStyle w:val="ListParagraph"/>
              <w:ind w:left="0"/>
              <w:rPr>
                <w:rFonts w:ascii="Arial" w:hAnsi="Arial" w:cs="Arial"/>
                <w:szCs w:val="22"/>
                <w:lang w:val="en-US"/>
              </w:rPr>
            </w:pPr>
          </w:p>
        </w:tc>
        <w:tc>
          <w:tcPr>
            <w:tcW w:w="2410" w:type="dxa"/>
            <w:vMerge/>
          </w:tcPr>
          <w:p w:rsidR="00E82195" w:rsidP="00E82195" w:rsidRDefault="00E82195" w14:paraId="7617AD0E" w14:textId="77777777">
            <w:pPr>
              <w:pStyle w:val="ListParagraph"/>
              <w:ind w:left="0"/>
              <w:rPr>
                <w:rFonts w:ascii="Arial" w:hAnsi="Arial" w:cs="Arial"/>
                <w:szCs w:val="22"/>
                <w:lang w:val="en-US"/>
              </w:rPr>
            </w:pPr>
          </w:p>
        </w:tc>
        <w:tc>
          <w:tcPr>
            <w:tcW w:w="4111" w:type="dxa"/>
            <w:vAlign w:val="bottom"/>
          </w:tcPr>
          <w:p w:rsidR="00E82195" w:rsidP="00E82195" w:rsidRDefault="00E82195" w14:paraId="0556F105" w14:textId="22EAFCE3">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2">
                  <w:rPr>
                    <w:rFonts w:ascii="Aptos Narrow" w:hAnsi="Aptos Narrow"/>
                    <w:color w:val="000000"/>
                  </w:rPr>
                </w:rPrChange>
              </w:rPr>
              <w:t>doh_facility</w:t>
            </w:r>
          </w:p>
        </w:tc>
      </w:tr>
      <w:tr w:rsidR="00BE6CE1" w:rsidTr="10657F12" w14:paraId="0615D011" w14:textId="77777777">
        <w:tc>
          <w:tcPr>
            <w:tcW w:w="3119" w:type="dxa"/>
            <w:vMerge/>
          </w:tcPr>
          <w:p w:rsidR="00E82195" w:rsidP="00E82195" w:rsidRDefault="00E82195" w14:paraId="38263CFC" w14:textId="77777777">
            <w:pPr>
              <w:pStyle w:val="ListParagraph"/>
              <w:ind w:left="0"/>
              <w:rPr>
                <w:rFonts w:ascii="Arial" w:hAnsi="Arial" w:cs="Arial"/>
                <w:szCs w:val="22"/>
                <w:lang w:val="en-US"/>
              </w:rPr>
            </w:pPr>
          </w:p>
        </w:tc>
        <w:tc>
          <w:tcPr>
            <w:tcW w:w="2410" w:type="dxa"/>
            <w:vMerge/>
          </w:tcPr>
          <w:p w:rsidR="00E82195" w:rsidP="00E82195" w:rsidRDefault="00E82195" w14:paraId="2DFE5276" w14:textId="77777777">
            <w:pPr>
              <w:pStyle w:val="ListParagraph"/>
              <w:ind w:left="0"/>
              <w:rPr>
                <w:rFonts w:ascii="Arial" w:hAnsi="Arial" w:cs="Arial"/>
                <w:szCs w:val="22"/>
                <w:lang w:val="en-US"/>
              </w:rPr>
            </w:pPr>
          </w:p>
        </w:tc>
        <w:tc>
          <w:tcPr>
            <w:tcW w:w="4111" w:type="dxa"/>
            <w:vAlign w:val="bottom"/>
          </w:tcPr>
          <w:p w:rsidR="00E82195" w:rsidP="00E82195" w:rsidRDefault="00E82195" w14:paraId="10AE3437" w14:textId="5823C096">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3">
                  <w:rPr>
                    <w:rFonts w:ascii="Aptos Narrow" w:hAnsi="Aptos Narrow"/>
                    <w:color w:val="000000"/>
                  </w:rPr>
                </w:rPrChange>
              </w:rPr>
              <w:t>doh_history</w:t>
            </w:r>
          </w:p>
        </w:tc>
      </w:tr>
      <w:tr w:rsidR="00BE6CE1" w:rsidTr="10657F12" w14:paraId="7E0DBF25" w14:textId="77777777">
        <w:tc>
          <w:tcPr>
            <w:tcW w:w="3119" w:type="dxa"/>
            <w:vMerge/>
          </w:tcPr>
          <w:p w:rsidR="00E82195" w:rsidP="00E82195" w:rsidRDefault="00E82195" w14:paraId="46807EBC" w14:textId="77777777">
            <w:pPr>
              <w:pStyle w:val="ListParagraph"/>
              <w:ind w:left="0"/>
              <w:rPr>
                <w:rFonts w:ascii="Arial" w:hAnsi="Arial" w:cs="Arial"/>
                <w:szCs w:val="22"/>
                <w:lang w:val="en-US"/>
              </w:rPr>
            </w:pPr>
          </w:p>
        </w:tc>
        <w:tc>
          <w:tcPr>
            <w:tcW w:w="2410" w:type="dxa"/>
            <w:vMerge/>
          </w:tcPr>
          <w:p w:rsidR="00E82195" w:rsidP="00E82195" w:rsidRDefault="00E82195" w14:paraId="4A8AC82A" w14:textId="77777777">
            <w:pPr>
              <w:pStyle w:val="ListParagraph"/>
              <w:ind w:left="0"/>
              <w:rPr>
                <w:rFonts w:ascii="Arial" w:hAnsi="Arial" w:cs="Arial"/>
                <w:szCs w:val="22"/>
                <w:lang w:val="en-US"/>
              </w:rPr>
            </w:pPr>
          </w:p>
        </w:tc>
        <w:tc>
          <w:tcPr>
            <w:tcW w:w="4111" w:type="dxa"/>
            <w:vAlign w:val="bottom"/>
          </w:tcPr>
          <w:p w:rsidR="00E82195" w:rsidP="00E82195" w:rsidRDefault="00E82195" w14:paraId="492DD33E" w14:textId="12690251">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4">
                  <w:rPr>
                    <w:rFonts w:ascii="Aptos Narrow" w:hAnsi="Aptos Narrow"/>
                    <w:color w:val="000000"/>
                  </w:rPr>
                </w:rPrChange>
              </w:rPr>
              <w:t>doh_physician</w:t>
            </w:r>
          </w:p>
        </w:tc>
      </w:tr>
      <w:tr w:rsidR="00BE6CE1" w:rsidTr="10657F12" w14:paraId="5505E5A7" w14:textId="77777777">
        <w:tc>
          <w:tcPr>
            <w:tcW w:w="3119" w:type="dxa"/>
            <w:vMerge/>
          </w:tcPr>
          <w:p w:rsidR="00E82195" w:rsidP="00E82195" w:rsidRDefault="00E82195" w14:paraId="74795759" w14:textId="77777777">
            <w:pPr>
              <w:pStyle w:val="ListParagraph"/>
              <w:ind w:left="0"/>
              <w:rPr>
                <w:rFonts w:ascii="Arial" w:hAnsi="Arial" w:cs="Arial"/>
                <w:szCs w:val="22"/>
                <w:lang w:val="en-US"/>
              </w:rPr>
            </w:pPr>
          </w:p>
        </w:tc>
        <w:tc>
          <w:tcPr>
            <w:tcW w:w="2410" w:type="dxa"/>
            <w:vMerge/>
          </w:tcPr>
          <w:p w:rsidR="00E82195" w:rsidP="00E82195" w:rsidRDefault="00E82195" w14:paraId="6E18EE03" w14:textId="77777777">
            <w:pPr>
              <w:pStyle w:val="ListParagraph"/>
              <w:ind w:left="0"/>
              <w:rPr>
                <w:rFonts w:ascii="Arial" w:hAnsi="Arial" w:cs="Arial"/>
                <w:szCs w:val="22"/>
                <w:lang w:val="en-US"/>
              </w:rPr>
            </w:pPr>
          </w:p>
        </w:tc>
        <w:tc>
          <w:tcPr>
            <w:tcW w:w="4111" w:type="dxa"/>
            <w:vAlign w:val="bottom"/>
          </w:tcPr>
          <w:p w:rsidR="00E82195" w:rsidP="00E82195" w:rsidRDefault="00E82195" w14:paraId="4D6FCC85" w14:textId="1B72C4C4">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5">
                  <w:rPr>
                    <w:rFonts w:ascii="Aptos Narrow" w:hAnsi="Aptos Narrow"/>
                    <w:color w:val="000000"/>
                  </w:rPr>
                </w:rPrChange>
              </w:rPr>
              <w:t>education</w:t>
            </w:r>
          </w:p>
        </w:tc>
      </w:tr>
      <w:tr w:rsidR="00BE6CE1" w:rsidTr="10657F12" w14:paraId="31E32A68" w14:textId="77777777">
        <w:tc>
          <w:tcPr>
            <w:tcW w:w="3119" w:type="dxa"/>
            <w:vMerge/>
          </w:tcPr>
          <w:p w:rsidR="00E82195" w:rsidP="00E82195" w:rsidRDefault="00E82195" w14:paraId="6F3C49B7" w14:textId="77777777">
            <w:pPr>
              <w:pStyle w:val="ListParagraph"/>
              <w:ind w:left="0"/>
              <w:rPr>
                <w:rFonts w:ascii="Arial" w:hAnsi="Arial" w:cs="Arial"/>
                <w:szCs w:val="22"/>
                <w:lang w:val="en-US"/>
              </w:rPr>
            </w:pPr>
          </w:p>
        </w:tc>
        <w:tc>
          <w:tcPr>
            <w:tcW w:w="2410" w:type="dxa"/>
            <w:vMerge/>
          </w:tcPr>
          <w:p w:rsidR="00E82195" w:rsidP="00E82195" w:rsidRDefault="00E82195" w14:paraId="76E4E697" w14:textId="77777777">
            <w:pPr>
              <w:pStyle w:val="ListParagraph"/>
              <w:ind w:left="0"/>
              <w:rPr>
                <w:rFonts w:ascii="Arial" w:hAnsi="Arial" w:cs="Arial"/>
                <w:szCs w:val="22"/>
                <w:lang w:val="en-US"/>
              </w:rPr>
            </w:pPr>
          </w:p>
        </w:tc>
        <w:tc>
          <w:tcPr>
            <w:tcW w:w="4111" w:type="dxa"/>
            <w:vAlign w:val="bottom"/>
          </w:tcPr>
          <w:p w:rsidRPr="00FF7E74" w:rsidR="00E82195" w:rsidP="00E82195" w:rsidRDefault="00E82195" w14:paraId="466F2B76" w14:textId="3D8F0000">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6">
                  <w:rPr>
                    <w:rFonts w:ascii="Aptos Narrow" w:hAnsi="Aptos Narrow"/>
                    <w:color w:val="000000"/>
                  </w:rPr>
                </w:rPrChange>
              </w:rPr>
              <w:t>experience</w:t>
            </w:r>
          </w:p>
        </w:tc>
      </w:tr>
      <w:tr w:rsidR="00BE6CE1" w:rsidTr="10657F12" w14:paraId="25755E53" w14:textId="77777777">
        <w:tc>
          <w:tcPr>
            <w:tcW w:w="3119" w:type="dxa"/>
            <w:vMerge/>
          </w:tcPr>
          <w:p w:rsidR="00E82195" w:rsidP="00E82195" w:rsidRDefault="00E82195" w14:paraId="732726F1" w14:textId="77777777">
            <w:pPr>
              <w:pStyle w:val="ListParagraph"/>
              <w:ind w:left="0"/>
              <w:rPr>
                <w:rFonts w:ascii="Arial" w:hAnsi="Arial" w:cs="Arial"/>
                <w:szCs w:val="22"/>
                <w:lang w:val="en-US"/>
              </w:rPr>
            </w:pPr>
          </w:p>
        </w:tc>
        <w:tc>
          <w:tcPr>
            <w:tcW w:w="2410" w:type="dxa"/>
            <w:vMerge/>
          </w:tcPr>
          <w:p w:rsidR="00E82195" w:rsidP="00E82195" w:rsidRDefault="00E82195" w14:paraId="400DEE60" w14:textId="77777777">
            <w:pPr>
              <w:pStyle w:val="ListParagraph"/>
              <w:ind w:left="0"/>
              <w:rPr>
                <w:rFonts w:ascii="Arial" w:hAnsi="Arial" w:cs="Arial"/>
                <w:szCs w:val="22"/>
                <w:lang w:val="en-US"/>
              </w:rPr>
            </w:pPr>
          </w:p>
        </w:tc>
        <w:tc>
          <w:tcPr>
            <w:tcW w:w="4111" w:type="dxa"/>
            <w:vAlign w:val="bottom"/>
          </w:tcPr>
          <w:p w:rsidRPr="00FF7E74" w:rsidR="00E82195" w:rsidP="00E82195" w:rsidRDefault="00E82195" w14:paraId="717EB868" w14:textId="41154A9A">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7">
                  <w:rPr>
                    <w:rFonts w:ascii="Aptos Narrow" w:hAnsi="Aptos Narrow"/>
                    <w:color w:val="000000"/>
                  </w:rPr>
                </w:rPrChange>
              </w:rPr>
              <w:t>facility</w:t>
            </w:r>
          </w:p>
        </w:tc>
      </w:tr>
      <w:tr w:rsidR="00BE6CE1" w:rsidTr="10657F12" w14:paraId="16F3B0FE" w14:textId="77777777">
        <w:tc>
          <w:tcPr>
            <w:tcW w:w="3119" w:type="dxa"/>
            <w:vMerge/>
          </w:tcPr>
          <w:p w:rsidR="00E82195" w:rsidP="00E82195" w:rsidRDefault="00E82195" w14:paraId="28070677" w14:textId="77777777">
            <w:pPr>
              <w:pStyle w:val="ListParagraph"/>
              <w:ind w:left="0"/>
              <w:rPr>
                <w:rFonts w:ascii="Arial" w:hAnsi="Arial" w:cs="Arial"/>
                <w:szCs w:val="22"/>
                <w:lang w:val="en-US"/>
              </w:rPr>
            </w:pPr>
          </w:p>
        </w:tc>
        <w:tc>
          <w:tcPr>
            <w:tcW w:w="2410" w:type="dxa"/>
            <w:vMerge/>
          </w:tcPr>
          <w:p w:rsidR="00E82195" w:rsidP="00E82195" w:rsidRDefault="00E82195" w14:paraId="308FDC65" w14:textId="77777777">
            <w:pPr>
              <w:pStyle w:val="ListParagraph"/>
              <w:ind w:left="0"/>
              <w:rPr>
                <w:rFonts w:ascii="Arial" w:hAnsi="Arial" w:cs="Arial"/>
                <w:szCs w:val="22"/>
                <w:lang w:val="en-US"/>
              </w:rPr>
            </w:pPr>
          </w:p>
        </w:tc>
        <w:tc>
          <w:tcPr>
            <w:tcW w:w="4111" w:type="dxa"/>
            <w:vAlign w:val="bottom"/>
          </w:tcPr>
          <w:p w:rsidRPr="002D717A" w:rsidR="00E82195" w:rsidP="00E82195" w:rsidRDefault="00E82195" w14:paraId="1A06EE61" w14:textId="5512546E">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8">
                  <w:rPr>
                    <w:rFonts w:ascii="Aptos Narrow" w:hAnsi="Aptos Narrow"/>
                    <w:color w:val="000000"/>
                  </w:rPr>
                </w:rPrChange>
              </w:rPr>
              <w:t>facility_associated_to_provider_admin</w:t>
            </w:r>
          </w:p>
        </w:tc>
      </w:tr>
      <w:tr w:rsidR="00BE6CE1" w:rsidTr="10657F12" w14:paraId="08FF546E" w14:textId="77777777">
        <w:tc>
          <w:tcPr>
            <w:tcW w:w="3119" w:type="dxa"/>
            <w:vMerge/>
          </w:tcPr>
          <w:p w:rsidR="00E82195" w:rsidP="00E82195" w:rsidRDefault="00E82195" w14:paraId="2C52DC94" w14:textId="77777777">
            <w:pPr>
              <w:pStyle w:val="ListParagraph"/>
              <w:ind w:left="0"/>
              <w:rPr>
                <w:rFonts w:ascii="Arial" w:hAnsi="Arial" w:cs="Arial"/>
                <w:szCs w:val="22"/>
                <w:lang w:val="en-US"/>
              </w:rPr>
            </w:pPr>
          </w:p>
        </w:tc>
        <w:tc>
          <w:tcPr>
            <w:tcW w:w="2410" w:type="dxa"/>
            <w:vMerge/>
          </w:tcPr>
          <w:p w:rsidR="00E82195" w:rsidP="00E82195" w:rsidRDefault="00E82195" w14:paraId="01E4DF27" w14:textId="77777777">
            <w:pPr>
              <w:pStyle w:val="ListParagraph"/>
              <w:ind w:left="0"/>
              <w:rPr>
                <w:rFonts w:ascii="Arial" w:hAnsi="Arial" w:cs="Arial"/>
                <w:szCs w:val="22"/>
                <w:lang w:val="en-US"/>
              </w:rPr>
            </w:pPr>
          </w:p>
        </w:tc>
        <w:tc>
          <w:tcPr>
            <w:tcW w:w="4111" w:type="dxa"/>
            <w:vAlign w:val="bottom"/>
          </w:tcPr>
          <w:p w:rsidRPr="002D717A" w:rsidR="00E82195" w:rsidP="00E82195" w:rsidRDefault="00E82195" w14:paraId="44519649" w14:textId="50A54A74">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19">
                  <w:rPr>
                    <w:rFonts w:ascii="Aptos Narrow" w:hAnsi="Aptos Narrow"/>
                    <w:color w:val="000000"/>
                  </w:rPr>
                </w:rPrChange>
              </w:rPr>
              <w:t>facility_payment_method</w:t>
            </w:r>
          </w:p>
        </w:tc>
      </w:tr>
      <w:tr w:rsidR="00BE6CE1" w:rsidTr="10657F12" w14:paraId="71E9D62D" w14:textId="77777777">
        <w:tc>
          <w:tcPr>
            <w:tcW w:w="3119" w:type="dxa"/>
            <w:vMerge/>
          </w:tcPr>
          <w:p w:rsidR="00E82195" w:rsidP="00E82195" w:rsidRDefault="00E82195" w14:paraId="6D96F826" w14:textId="77777777">
            <w:pPr>
              <w:pStyle w:val="ListParagraph"/>
              <w:ind w:left="0"/>
              <w:rPr>
                <w:rFonts w:ascii="Arial" w:hAnsi="Arial" w:cs="Arial"/>
                <w:szCs w:val="22"/>
                <w:lang w:val="en-US"/>
              </w:rPr>
            </w:pPr>
          </w:p>
        </w:tc>
        <w:tc>
          <w:tcPr>
            <w:tcW w:w="2410" w:type="dxa"/>
            <w:vMerge/>
          </w:tcPr>
          <w:p w:rsidR="00E82195" w:rsidP="00E82195" w:rsidRDefault="00E82195" w14:paraId="53BAB16E" w14:textId="77777777">
            <w:pPr>
              <w:pStyle w:val="ListParagraph"/>
              <w:ind w:left="0"/>
              <w:rPr>
                <w:rFonts w:ascii="Arial" w:hAnsi="Arial" w:cs="Arial"/>
                <w:szCs w:val="22"/>
                <w:lang w:val="en-US"/>
              </w:rPr>
            </w:pPr>
          </w:p>
        </w:tc>
        <w:tc>
          <w:tcPr>
            <w:tcW w:w="4111" w:type="dxa"/>
            <w:vAlign w:val="bottom"/>
          </w:tcPr>
          <w:p w:rsidRPr="002D717A" w:rsidR="00E82195" w:rsidP="00E82195" w:rsidRDefault="00E82195" w14:paraId="3C35AAE5" w14:textId="0033C50D">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0">
                  <w:rPr>
                    <w:rFonts w:ascii="Aptos Narrow" w:hAnsi="Aptos Narrow"/>
                    <w:color w:val="000000"/>
                  </w:rPr>
                </w:rPrChange>
              </w:rPr>
              <w:t>facility_physician</w:t>
            </w:r>
          </w:p>
        </w:tc>
      </w:tr>
      <w:tr w:rsidR="00BE6CE1" w:rsidTr="10657F12" w14:paraId="16F3BFF3" w14:textId="77777777">
        <w:tc>
          <w:tcPr>
            <w:tcW w:w="3119" w:type="dxa"/>
            <w:vMerge/>
          </w:tcPr>
          <w:p w:rsidR="00E82195" w:rsidP="00E82195" w:rsidRDefault="00E82195" w14:paraId="0863FE2D" w14:textId="77777777">
            <w:pPr>
              <w:pStyle w:val="ListParagraph"/>
              <w:ind w:left="0"/>
              <w:rPr>
                <w:rFonts w:ascii="Arial" w:hAnsi="Arial" w:cs="Arial"/>
                <w:szCs w:val="22"/>
                <w:lang w:val="en-US"/>
              </w:rPr>
            </w:pPr>
          </w:p>
        </w:tc>
        <w:tc>
          <w:tcPr>
            <w:tcW w:w="2410" w:type="dxa"/>
            <w:vMerge/>
          </w:tcPr>
          <w:p w:rsidR="00E82195" w:rsidP="00E82195" w:rsidRDefault="00E82195" w14:paraId="7F1ABDD0" w14:textId="77777777">
            <w:pPr>
              <w:pStyle w:val="ListParagraph"/>
              <w:ind w:left="0"/>
              <w:rPr>
                <w:rFonts w:ascii="Arial" w:hAnsi="Arial" w:cs="Arial"/>
                <w:szCs w:val="22"/>
                <w:lang w:val="en-US"/>
              </w:rPr>
            </w:pPr>
          </w:p>
        </w:tc>
        <w:tc>
          <w:tcPr>
            <w:tcW w:w="4111" w:type="dxa"/>
            <w:vAlign w:val="bottom"/>
          </w:tcPr>
          <w:p w:rsidRPr="00FF7E74" w:rsidR="00E82195" w:rsidP="00E82195" w:rsidRDefault="00E82195" w14:paraId="3FF0E0FA" w14:textId="77D0F4D2">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1">
                  <w:rPr>
                    <w:rFonts w:ascii="Aptos Narrow" w:hAnsi="Aptos Narrow"/>
                    <w:color w:val="000000"/>
                  </w:rPr>
                </w:rPrChange>
              </w:rPr>
              <w:t>facility_speciality_association</w:t>
            </w:r>
          </w:p>
        </w:tc>
      </w:tr>
      <w:tr w:rsidR="00BE6CE1" w:rsidTr="10657F12" w14:paraId="13AFF5CC" w14:textId="77777777">
        <w:tc>
          <w:tcPr>
            <w:tcW w:w="3119" w:type="dxa"/>
            <w:vMerge/>
          </w:tcPr>
          <w:p w:rsidR="00E82195" w:rsidP="00E82195" w:rsidRDefault="00E82195" w14:paraId="58698B4C" w14:textId="77777777">
            <w:pPr>
              <w:pStyle w:val="ListParagraph"/>
              <w:ind w:left="0"/>
              <w:rPr>
                <w:rFonts w:ascii="Arial" w:hAnsi="Arial" w:cs="Arial"/>
                <w:szCs w:val="22"/>
                <w:lang w:val="en-US"/>
              </w:rPr>
            </w:pPr>
          </w:p>
        </w:tc>
        <w:tc>
          <w:tcPr>
            <w:tcW w:w="2410" w:type="dxa"/>
            <w:vMerge/>
          </w:tcPr>
          <w:p w:rsidR="00E82195" w:rsidP="00E82195" w:rsidRDefault="00E82195" w14:paraId="6411BF72" w14:textId="77777777">
            <w:pPr>
              <w:pStyle w:val="ListParagraph"/>
              <w:ind w:left="0"/>
              <w:rPr>
                <w:rFonts w:ascii="Arial" w:hAnsi="Arial" w:cs="Arial"/>
                <w:szCs w:val="22"/>
                <w:lang w:val="en-US"/>
              </w:rPr>
            </w:pPr>
          </w:p>
        </w:tc>
        <w:tc>
          <w:tcPr>
            <w:tcW w:w="4111" w:type="dxa"/>
            <w:vAlign w:val="bottom"/>
          </w:tcPr>
          <w:p w:rsidRPr="00D869D0" w:rsidR="00E82195" w:rsidP="00E82195" w:rsidRDefault="00E82195" w14:paraId="17EA5447" w14:textId="73AD4929">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2">
                  <w:rPr>
                    <w:rFonts w:ascii="Aptos Narrow" w:hAnsi="Aptos Narrow"/>
                    <w:color w:val="000000"/>
                  </w:rPr>
                </w:rPrChange>
              </w:rPr>
              <w:t>facility_type</w:t>
            </w:r>
          </w:p>
        </w:tc>
      </w:tr>
      <w:tr w:rsidR="00BE6CE1" w:rsidTr="10657F12" w14:paraId="337975CF" w14:textId="77777777">
        <w:tc>
          <w:tcPr>
            <w:tcW w:w="3119" w:type="dxa"/>
            <w:vMerge/>
          </w:tcPr>
          <w:p w:rsidR="00E82195" w:rsidP="00E82195" w:rsidRDefault="00E82195" w14:paraId="16A7579C" w14:textId="77777777">
            <w:pPr>
              <w:pStyle w:val="ListParagraph"/>
              <w:ind w:left="0"/>
              <w:rPr>
                <w:rFonts w:ascii="Arial" w:hAnsi="Arial" w:cs="Arial"/>
                <w:szCs w:val="22"/>
                <w:lang w:val="en-US"/>
              </w:rPr>
            </w:pPr>
          </w:p>
        </w:tc>
        <w:tc>
          <w:tcPr>
            <w:tcW w:w="2410" w:type="dxa"/>
            <w:vMerge/>
          </w:tcPr>
          <w:p w:rsidR="00E82195" w:rsidP="00E82195" w:rsidRDefault="00E82195" w14:paraId="2CD8B332" w14:textId="77777777">
            <w:pPr>
              <w:pStyle w:val="ListParagraph"/>
              <w:ind w:left="0"/>
              <w:rPr>
                <w:rFonts w:ascii="Arial" w:hAnsi="Arial" w:cs="Arial"/>
                <w:szCs w:val="22"/>
                <w:lang w:val="en-US"/>
              </w:rPr>
            </w:pPr>
          </w:p>
        </w:tc>
        <w:tc>
          <w:tcPr>
            <w:tcW w:w="4111" w:type="dxa"/>
            <w:vAlign w:val="bottom"/>
          </w:tcPr>
          <w:p w:rsidRPr="006D0D99" w:rsidR="00E82195" w:rsidP="00E82195" w:rsidRDefault="00E82195" w14:paraId="105F4F7F" w14:textId="0014C2AA">
            <w:pPr>
              <w:rPr>
                <w:rFonts w:ascii="Arial" w:hAnsi="Arial" w:eastAsia="Liberation Serif" w:cs="Arial"/>
                <w:lang w:eastAsia="zh-CN" w:bidi="hi-IN"/>
              </w:rPr>
            </w:pPr>
            <w:r w:rsidRPr="42B7C181">
              <w:rPr>
                <w:rFonts w:ascii="Arial" w:hAnsi="Arial" w:cs="Arial"/>
                <w:color w:val="000000" w:themeColor="text1"/>
                <w:rPrChange w:author="Mohmmad Modallal" w:date="2025-07-17T17:18:00Z" w16du:dateUtc="2025-07-17T13:18:00Z" w:id="223">
                  <w:rPr>
                    <w:rFonts w:ascii="Aptos Narrow" w:hAnsi="Aptos Narrow"/>
                    <w:color w:val="000000"/>
                  </w:rPr>
                </w:rPrChange>
              </w:rPr>
              <w:t>favourite_physician</w:t>
            </w:r>
          </w:p>
        </w:tc>
      </w:tr>
      <w:tr w:rsidR="00BE6CE1" w:rsidTr="10657F12" w14:paraId="4DE6A725" w14:textId="77777777">
        <w:tc>
          <w:tcPr>
            <w:tcW w:w="3119" w:type="dxa"/>
            <w:vMerge/>
          </w:tcPr>
          <w:p w:rsidR="00E82195" w:rsidP="00E82195" w:rsidRDefault="00E82195" w14:paraId="3CCFD028" w14:textId="77777777">
            <w:pPr>
              <w:pStyle w:val="ListParagraph"/>
              <w:ind w:left="0"/>
              <w:rPr>
                <w:rFonts w:ascii="Arial" w:hAnsi="Arial" w:cs="Arial"/>
                <w:szCs w:val="22"/>
                <w:lang w:val="en-US"/>
              </w:rPr>
            </w:pPr>
          </w:p>
        </w:tc>
        <w:tc>
          <w:tcPr>
            <w:tcW w:w="2410" w:type="dxa"/>
            <w:vMerge/>
          </w:tcPr>
          <w:p w:rsidR="00E82195" w:rsidP="00E82195" w:rsidRDefault="00E82195" w14:paraId="0B715FAF" w14:textId="77777777">
            <w:pPr>
              <w:pStyle w:val="ListParagraph"/>
              <w:ind w:left="0"/>
              <w:rPr>
                <w:rFonts w:ascii="Arial" w:hAnsi="Arial" w:cs="Arial"/>
                <w:szCs w:val="22"/>
                <w:lang w:val="en-US"/>
              </w:rPr>
            </w:pPr>
          </w:p>
        </w:tc>
        <w:tc>
          <w:tcPr>
            <w:tcW w:w="4111" w:type="dxa"/>
            <w:vAlign w:val="bottom"/>
          </w:tcPr>
          <w:p w:rsidRPr="00D869D0" w:rsidR="00E82195" w:rsidP="00E82195" w:rsidRDefault="00E82195" w14:paraId="17706530" w14:textId="45508D26">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4">
                  <w:rPr>
                    <w:rFonts w:ascii="Aptos Narrow" w:hAnsi="Aptos Narrow"/>
                    <w:color w:val="000000"/>
                  </w:rPr>
                </w:rPrChange>
              </w:rPr>
              <w:t>flyway_schema_history</w:t>
            </w:r>
          </w:p>
        </w:tc>
      </w:tr>
      <w:tr w:rsidR="00BE6CE1" w:rsidTr="10657F12" w14:paraId="1E6144EE" w14:textId="77777777">
        <w:tc>
          <w:tcPr>
            <w:tcW w:w="3119" w:type="dxa"/>
            <w:vMerge/>
          </w:tcPr>
          <w:p w:rsidR="00E82195" w:rsidP="00E82195" w:rsidRDefault="00E82195" w14:paraId="438F02F5" w14:textId="77777777">
            <w:pPr>
              <w:pStyle w:val="ListParagraph"/>
              <w:ind w:left="0"/>
              <w:rPr>
                <w:rFonts w:ascii="Arial" w:hAnsi="Arial" w:cs="Arial"/>
                <w:szCs w:val="22"/>
                <w:lang w:val="en-US"/>
              </w:rPr>
            </w:pPr>
          </w:p>
        </w:tc>
        <w:tc>
          <w:tcPr>
            <w:tcW w:w="2410" w:type="dxa"/>
            <w:vMerge/>
          </w:tcPr>
          <w:p w:rsidR="00E82195" w:rsidP="00E82195" w:rsidRDefault="00E82195" w14:paraId="6071599A" w14:textId="77777777">
            <w:pPr>
              <w:pStyle w:val="ListParagraph"/>
              <w:ind w:left="0"/>
              <w:rPr>
                <w:rFonts w:ascii="Arial" w:hAnsi="Arial" w:cs="Arial"/>
                <w:szCs w:val="22"/>
                <w:lang w:val="en-US"/>
              </w:rPr>
            </w:pPr>
          </w:p>
        </w:tc>
        <w:tc>
          <w:tcPr>
            <w:tcW w:w="4111" w:type="dxa"/>
            <w:vAlign w:val="bottom"/>
          </w:tcPr>
          <w:p w:rsidRPr="006D0D99" w:rsidR="00E82195" w:rsidP="00E82195" w:rsidRDefault="00E82195" w14:paraId="778758A9" w14:textId="4A76CD1F">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5">
                  <w:rPr>
                    <w:rFonts w:ascii="Aptos Narrow" w:hAnsi="Aptos Narrow"/>
                    <w:color w:val="000000"/>
                  </w:rPr>
                </w:rPrChange>
              </w:rPr>
              <w:t>invitation_link</w:t>
            </w:r>
          </w:p>
        </w:tc>
      </w:tr>
      <w:tr w:rsidR="00BE6CE1" w:rsidTr="10657F12" w14:paraId="19DEBB54" w14:textId="77777777">
        <w:tc>
          <w:tcPr>
            <w:tcW w:w="3119" w:type="dxa"/>
            <w:vMerge/>
          </w:tcPr>
          <w:p w:rsidR="00E82195" w:rsidP="00E82195" w:rsidRDefault="00E82195" w14:paraId="35290924" w14:textId="77777777">
            <w:pPr>
              <w:pStyle w:val="ListParagraph"/>
              <w:ind w:left="0"/>
              <w:rPr>
                <w:rFonts w:ascii="Arial" w:hAnsi="Arial" w:cs="Arial"/>
                <w:szCs w:val="22"/>
                <w:lang w:val="en-US"/>
              </w:rPr>
            </w:pPr>
          </w:p>
        </w:tc>
        <w:tc>
          <w:tcPr>
            <w:tcW w:w="2410" w:type="dxa"/>
            <w:vMerge/>
          </w:tcPr>
          <w:p w:rsidR="00E82195" w:rsidP="00E82195" w:rsidRDefault="00E82195" w14:paraId="02508139" w14:textId="77777777">
            <w:pPr>
              <w:pStyle w:val="ListParagraph"/>
              <w:ind w:left="0"/>
              <w:rPr>
                <w:rFonts w:ascii="Arial" w:hAnsi="Arial" w:cs="Arial"/>
                <w:szCs w:val="22"/>
                <w:lang w:val="en-US"/>
              </w:rPr>
            </w:pPr>
          </w:p>
        </w:tc>
        <w:tc>
          <w:tcPr>
            <w:tcW w:w="4111" w:type="dxa"/>
            <w:vAlign w:val="bottom"/>
          </w:tcPr>
          <w:p w:rsidRPr="006D0D99" w:rsidR="00E82195" w:rsidP="00E82195" w:rsidRDefault="00E82195" w14:paraId="657A24B2" w14:textId="26C0C7D2">
            <w:pPr>
              <w:pStyle w:val="ListParagraph"/>
              <w:ind w:left="0"/>
              <w:rPr>
                <w:rFonts w:ascii="Arial" w:hAnsi="Arial" w:cs="Arial"/>
                <w:szCs w:val="22"/>
                <w:lang w:val="en-US"/>
              </w:rPr>
            </w:pPr>
            <w:r w:rsidRPr="008C0AF5">
              <w:rPr>
                <w:rFonts w:ascii="Arial" w:hAnsi="Arial" w:cs="Arial"/>
                <w:color w:val="000000"/>
                <w:rPrChange w:author="Mohmmad Modallal" w:date="2025-07-17T17:18:00Z" w16du:dateUtc="2025-07-17T13:18:00Z" w:id="226">
                  <w:rPr>
                    <w:rFonts w:ascii="Aptos Narrow" w:hAnsi="Aptos Narrow"/>
                    <w:color w:val="000000"/>
                  </w:rPr>
                </w:rPrChange>
              </w:rPr>
              <w:t>language</w:t>
            </w:r>
          </w:p>
        </w:tc>
      </w:tr>
      <w:tr w:rsidR="00BE6CE1" w:rsidTr="10657F12" w14:paraId="462D2AB6" w14:textId="77777777">
        <w:tc>
          <w:tcPr>
            <w:tcW w:w="3119" w:type="dxa"/>
            <w:vMerge/>
          </w:tcPr>
          <w:p w:rsidR="00E82195" w:rsidP="00E82195" w:rsidRDefault="00E82195" w14:paraId="4759E53C" w14:textId="77777777">
            <w:pPr>
              <w:pStyle w:val="ListParagraph"/>
              <w:ind w:left="0"/>
              <w:rPr>
                <w:rFonts w:ascii="Arial" w:hAnsi="Arial" w:cs="Arial"/>
                <w:szCs w:val="22"/>
                <w:lang w:val="en-US"/>
              </w:rPr>
            </w:pPr>
          </w:p>
        </w:tc>
        <w:tc>
          <w:tcPr>
            <w:tcW w:w="2410" w:type="dxa"/>
            <w:vMerge/>
          </w:tcPr>
          <w:p w:rsidR="00E82195" w:rsidP="00E82195" w:rsidRDefault="00E82195" w14:paraId="5EBC0291" w14:textId="77777777">
            <w:pPr>
              <w:pStyle w:val="ListParagraph"/>
              <w:ind w:left="0"/>
              <w:rPr>
                <w:rFonts w:ascii="Arial" w:hAnsi="Arial" w:cs="Arial"/>
                <w:szCs w:val="22"/>
                <w:lang w:val="en-US"/>
              </w:rPr>
            </w:pPr>
          </w:p>
        </w:tc>
        <w:tc>
          <w:tcPr>
            <w:tcW w:w="4111" w:type="dxa"/>
            <w:vAlign w:val="bottom"/>
          </w:tcPr>
          <w:p w:rsidRPr="008C0AF5" w:rsidR="00E82195" w:rsidP="00E82195" w:rsidRDefault="00E82195" w14:paraId="6DBB515C" w14:textId="4CBE8A2C">
            <w:pPr>
              <w:pStyle w:val="ListParagraph"/>
              <w:ind w:left="0"/>
              <w:rPr>
                <w:rFonts w:ascii="Arial" w:hAnsi="Arial" w:cs="Arial"/>
                <w:color w:val="000000"/>
                <w:rPrChange w:author="Mohmmad Modallal" w:date="2025-07-17T17:18:00Z" w16du:dateUtc="2025-07-17T13:18:00Z" w:id="227">
                  <w:rPr>
                    <w:rFonts w:ascii="Aptos Narrow" w:hAnsi="Aptos Narrow"/>
                    <w:color w:val="000000"/>
                  </w:rPr>
                </w:rPrChange>
              </w:rPr>
            </w:pPr>
            <w:r w:rsidRPr="008C0AF5">
              <w:rPr>
                <w:rFonts w:ascii="Arial" w:hAnsi="Arial" w:cs="Arial"/>
                <w:color w:val="000000"/>
                <w:rPrChange w:author="Mohmmad Modallal" w:date="2025-07-17T17:18:00Z" w16du:dateUtc="2025-07-17T13:18:00Z" w:id="228">
                  <w:rPr>
                    <w:rFonts w:ascii="Aptos Narrow" w:hAnsi="Aptos Narrow"/>
                    <w:color w:val="000000"/>
                  </w:rPr>
                </w:rPrChange>
              </w:rPr>
              <w:t>payment_method</w:t>
            </w:r>
          </w:p>
        </w:tc>
      </w:tr>
      <w:tr w:rsidR="00BE6CE1" w:rsidTr="10657F12" w14:paraId="412AE887" w14:textId="77777777">
        <w:tc>
          <w:tcPr>
            <w:tcW w:w="3119" w:type="dxa"/>
            <w:vMerge/>
          </w:tcPr>
          <w:p w:rsidR="00E82195" w:rsidP="00E82195" w:rsidRDefault="00E82195" w14:paraId="1B4190E9" w14:textId="77777777">
            <w:pPr>
              <w:pStyle w:val="ListParagraph"/>
              <w:ind w:left="0"/>
              <w:rPr>
                <w:rFonts w:ascii="Arial" w:hAnsi="Arial" w:cs="Arial"/>
                <w:szCs w:val="22"/>
                <w:lang w:val="en-US"/>
              </w:rPr>
            </w:pPr>
          </w:p>
        </w:tc>
        <w:tc>
          <w:tcPr>
            <w:tcW w:w="2410" w:type="dxa"/>
            <w:vMerge/>
          </w:tcPr>
          <w:p w:rsidR="00E82195" w:rsidP="00E82195" w:rsidRDefault="00E82195" w14:paraId="3D60F204" w14:textId="77777777">
            <w:pPr>
              <w:pStyle w:val="ListParagraph"/>
              <w:ind w:left="0"/>
              <w:rPr>
                <w:rFonts w:ascii="Arial" w:hAnsi="Arial" w:cs="Arial"/>
                <w:szCs w:val="22"/>
                <w:lang w:val="en-US"/>
              </w:rPr>
            </w:pPr>
          </w:p>
        </w:tc>
        <w:tc>
          <w:tcPr>
            <w:tcW w:w="4111" w:type="dxa"/>
            <w:vAlign w:val="bottom"/>
          </w:tcPr>
          <w:p w:rsidRPr="00F61A71" w:rsidR="00E82195" w:rsidP="00E82195" w:rsidRDefault="00E82195" w14:paraId="4B316635" w14:textId="3687A272">
            <w:pPr>
              <w:pStyle w:val="ListParagraph"/>
              <w:ind w:left="0"/>
              <w:rPr>
                <w:rFonts w:ascii="Arial" w:hAnsi="Arial" w:cs="Arial"/>
                <w:szCs w:val="22"/>
                <w:lang w:val="en-US"/>
              </w:rPr>
            </w:pPr>
            <w:r w:rsidRPr="0044025B">
              <w:rPr>
                <w:rFonts w:ascii="Arial" w:hAnsi="Arial" w:cs="Arial"/>
                <w:color w:val="000000"/>
                <w:rPrChange w:author="Mohmmad Modallal" w:date="2025-07-17T17:18:00Z" w16du:dateUtc="2025-07-17T13:18:00Z" w:id="229">
                  <w:rPr>
                    <w:rFonts w:ascii="Aptos Narrow" w:hAnsi="Aptos Narrow"/>
                    <w:color w:val="000000"/>
                  </w:rPr>
                </w:rPrChange>
              </w:rPr>
              <w:t>physician</w:t>
            </w:r>
          </w:p>
        </w:tc>
      </w:tr>
      <w:tr w:rsidR="00BE6CE1" w:rsidTr="10657F12" w14:paraId="54193DE9" w14:textId="77777777">
        <w:tc>
          <w:tcPr>
            <w:tcW w:w="3119" w:type="dxa"/>
            <w:vMerge/>
          </w:tcPr>
          <w:p w:rsidR="00E82195" w:rsidP="00E82195" w:rsidRDefault="00E82195" w14:paraId="7DCD1F29" w14:textId="77777777">
            <w:pPr>
              <w:pStyle w:val="ListParagraph"/>
              <w:ind w:left="0"/>
              <w:rPr>
                <w:rFonts w:ascii="Arial" w:hAnsi="Arial" w:cs="Arial"/>
                <w:szCs w:val="22"/>
                <w:lang w:val="en-US"/>
              </w:rPr>
            </w:pPr>
          </w:p>
        </w:tc>
        <w:tc>
          <w:tcPr>
            <w:tcW w:w="2410" w:type="dxa"/>
            <w:vMerge/>
          </w:tcPr>
          <w:p w:rsidR="00E82195" w:rsidP="00E82195" w:rsidRDefault="00E82195" w14:paraId="4131756F" w14:textId="77777777">
            <w:pPr>
              <w:pStyle w:val="ListParagraph"/>
              <w:ind w:left="0"/>
              <w:rPr>
                <w:rFonts w:ascii="Arial" w:hAnsi="Arial" w:cs="Arial"/>
                <w:szCs w:val="22"/>
                <w:lang w:val="en-US"/>
              </w:rPr>
            </w:pPr>
          </w:p>
        </w:tc>
        <w:tc>
          <w:tcPr>
            <w:tcW w:w="4111" w:type="dxa"/>
            <w:vAlign w:val="bottom"/>
          </w:tcPr>
          <w:p w:rsidRPr="00F61A71" w:rsidR="00E82195" w:rsidP="00E82195" w:rsidRDefault="00E82195" w14:paraId="217301D0" w14:textId="38D60549">
            <w:pPr>
              <w:pStyle w:val="ListParagraph"/>
              <w:ind w:left="0"/>
              <w:rPr>
                <w:rFonts w:ascii="Arial" w:hAnsi="Arial" w:cs="Arial"/>
                <w:szCs w:val="22"/>
                <w:lang w:val="en-US"/>
              </w:rPr>
            </w:pPr>
            <w:r w:rsidRPr="0044025B">
              <w:rPr>
                <w:rFonts w:ascii="Arial" w:hAnsi="Arial" w:cs="Arial"/>
                <w:color w:val="000000"/>
                <w:rPrChange w:author="Mohmmad Modallal" w:date="2025-07-17T17:18:00Z" w16du:dateUtc="2025-07-17T13:18:00Z" w:id="230">
                  <w:rPr>
                    <w:rFonts w:ascii="Aptos Narrow" w:hAnsi="Aptos Narrow"/>
                    <w:color w:val="000000"/>
                  </w:rPr>
                </w:rPrChange>
              </w:rPr>
              <w:t>physician_language</w:t>
            </w:r>
          </w:p>
        </w:tc>
      </w:tr>
      <w:tr w:rsidR="00BE6CE1" w:rsidTr="10657F12" w14:paraId="6A22F597" w14:textId="77777777">
        <w:tc>
          <w:tcPr>
            <w:tcW w:w="3119" w:type="dxa"/>
            <w:vMerge/>
          </w:tcPr>
          <w:p w:rsidR="00E82195" w:rsidP="00E82195" w:rsidRDefault="00E82195" w14:paraId="33475BF2" w14:textId="77777777">
            <w:pPr>
              <w:pStyle w:val="ListParagraph"/>
              <w:ind w:left="0"/>
              <w:rPr>
                <w:rFonts w:ascii="Arial" w:hAnsi="Arial" w:cs="Arial"/>
                <w:szCs w:val="22"/>
                <w:lang w:val="en-US"/>
              </w:rPr>
            </w:pPr>
          </w:p>
        </w:tc>
        <w:tc>
          <w:tcPr>
            <w:tcW w:w="2410" w:type="dxa"/>
            <w:vMerge/>
          </w:tcPr>
          <w:p w:rsidR="00E82195" w:rsidP="00E82195" w:rsidRDefault="00E82195" w14:paraId="539F21AA" w14:textId="77777777">
            <w:pPr>
              <w:pStyle w:val="ListParagraph"/>
              <w:ind w:left="0"/>
              <w:rPr>
                <w:rFonts w:ascii="Arial" w:hAnsi="Arial" w:cs="Arial"/>
                <w:szCs w:val="22"/>
                <w:lang w:val="en-US"/>
              </w:rPr>
            </w:pPr>
          </w:p>
        </w:tc>
        <w:tc>
          <w:tcPr>
            <w:tcW w:w="4111" w:type="dxa"/>
            <w:vAlign w:val="bottom"/>
          </w:tcPr>
          <w:p w:rsidRPr="00C24174" w:rsidR="00E82195" w:rsidP="00E82195" w:rsidRDefault="00E82195" w14:paraId="1ADB4CEE" w14:textId="54BE4964">
            <w:pPr>
              <w:pStyle w:val="ListParagraph"/>
              <w:ind w:left="0"/>
              <w:rPr>
                <w:rFonts w:ascii="Arial" w:hAnsi="Arial" w:cs="Arial"/>
                <w:szCs w:val="22"/>
                <w:lang w:val="en-US"/>
              </w:rPr>
            </w:pPr>
            <w:r w:rsidRPr="0044025B">
              <w:rPr>
                <w:rFonts w:ascii="Arial" w:hAnsi="Arial" w:cs="Arial"/>
                <w:color w:val="000000"/>
                <w:rPrChange w:author="Mohmmad Modallal" w:date="2025-07-17T17:18:00Z" w16du:dateUtc="2025-07-17T13:18:00Z" w:id="231">
                  <w:rPr>
                    <w:rFonts w:ascii="Aptos Narrow" w:hAnsi="Aptos Narrow"/>
                    <w:color w:val="000000"/>
                  </w:rPr>
                </w:rPrChange>
              </w:rPr>
              <w:t>speciality</w:t>
            </w:r>
          </w:p>
        </w:tc>
      </w:tr>
      <w:tr w:rsidR="00BE6CE1" w:rsidTr="10657F12" w14:paraId="04A2A7F8" w14:textId="77777777">
        <w:tc>
          <w:tcPr>
            <w:tcW w:w="3119" w:type="dxa"/>
            <w:vMerge/>
          </w:tcPr>
          <w:p w:rsidR="00E82195" w:rsidP="00E82195" w:rsidRDefault="00E82195" w14:paraId="1DAFBA71" w14:textId="77777777">
            <w:pPr>
              <w:pStyle w:val="ListParagraph"/>
              <w:ind w:left="0"/>
              <w:rPr>
                <w:rFonts w:ascii="Arial" w:hAnsi="Arial" w:cs="Arial"/>
                <w:szCs w:val="22"/>
                <w:lang w:val="en-US"/>
              </w:rPr>
            </w:pPr>
          </w:p>
        </w:tc>
        <w:tc>
          <w:tcPr>
            <w:tcW w:w="2410" w:type="dxa"/>
            <w:vMerge/>
          </w:tcPr>
          <w:p w:rsidR="00E82195" w:rsidP="00E82195" w:rsidRDefault="00E82195" w14:paraId="799039FE" w14:textId="77777777">
            <w:pPr>
              <w:pStyle w:val="ListParagraph"/>
              <w:ind w:left="0"/>
              <w:rPr>
                <w:rFonts w:ascii="Arial" w:hAnsi="Arial" w:cs="Arial"/>
                <w:szCs w:val="22"/>
                <w:lang w:val="en-US"/>
              </w:rPr>
            </w:pPr>
          </w:p>
        </w:tc>
        <w:tc>
          <w:tcPr>
            <w:tcW w:w="4111" w:type="dxa"/>
            <w:vAlign w:val="bottom"/>
          </w:tcPr>
          <w:p w:rsidRPr="00C24174" w:rsidR="00E82195" w:rsidP="00E82195" w:rsidRDefault="00E82195" w14:paraId="2D0DC747" w14:textId="12295355">
            <w:pPr>
              <w:pStyle w:val="ListParagraph"/>
              <w:ind w:left="0"/>
              <w:rPr>
                <w:rFonts w:ascii="Arial" w:hAnsi="Arial" w:cs="Arial"/>
                <w:szCs w:val="22"/>
                <w:lang w:val="en-US"/>
              </w:rPr>
            </w:pPr>
            <w:r w:rsidRPr="0044025B">
              <w:rPr>
                <w:rFonts w:ascii="Arial" w:hAnsi="Arial" w:cs="Arial"/>
                <w:color w:val="000000"/>
                <w:rPrChange w:author="Mohmmad Modallal" w:date="2025-07-17T17:18:00Z" w16du:dateUtc="2025-07-17T13:18:00Z" w:id="232">
                  <w:rPr>
                    <w:rFonts w:ascii="Aptos Narrow" w:hAnsi="Aptos Narrow"/>
                    <w:color w:val="000000"/>
                  </w:rPr>
                </w:rPrChange>
              </w:rPr>
              <w:t>sub_speciality</w:t>
            </w:r>
          </w:p>
        </w:tc>
      </w:tr>
      <w:tr w:rsidR="00BE6CE1" w:rsidTr="10657F12" w14:paraId="132042F7" w14:textId="77777777">
        <w:tc>
          <w:tcPr>
            <w:tcW w:w="3119" w:type="dxa"/>
            <w:vMerge/>
          </w:tcPr>
          <w:p w:rsidR="00E82195" w:rsidP="00E82195" w:rsidRDefault="00E82195" w14:paraId="544287C9" w14:textId="77777777">
            <w:pPr>
              <w:pStyle w:val="ListParagraph"/>
              <w:ind w:left="0"/>
              <w:rPr>
                <w:rFonts w:ascii="Arial" w:hAnsi="Arial" w:cs="Arial"/>
                <w:szCs w:val="22"/>
                <w:lang w:val="en-US"/>
              </w:rPr>
            </w:pPr>
          </w:p>
        </w:tc>
        <w:tc>
          <w:tcPr>
            <w:tcW w:w="2410" w:type="dxa"/>
            <w:vMerge/>
          </w:tcPr>
          <w:p w:rsidR="00E82195" w:rsidP="00E82195" w:rsidRDefault="00E82195" w14:paraId="175FFB65" w14:textId="77777777">
            <w:pPr>
              <w:pStyle w:val="ListParagraph"/>
              <w:ind w:left="0"/>
              <w:rPr>
                <w:rFonts w:ascii="Arial" w:hAnsi="Arial" w:cs="Arial"/>
                <w:szCs w:val="22"/>
                <w:lang w:val="en-US"/>
              </w:rPr>
            </w:pPr>
          </w:p>
        </w:tc>
        <w:tc>
          <w:tcPr>
            <w:tcW w:w="4111" w:type="dxa"/>
            <w:vAlign w:val="bottom"/>
          </w:tcPr>
          <w:p w:rsidRPr="00584C68" w:rsidR="00E82195" w:rsidP="00E82195" w:rsidRDefault="00E82195" w14:paraId="583C0F35" w14:textId="6AD119D1">
            <w:pPr>
              <w:rPr>
                <w:rFonts w:ascii="Arial" w:hAnsi="Arial" w:eastAsia="Liberation Serif" w:cs="Arial"/>
                <w:lang w:eastAsia="zh-CN" w:bidi="hi-IN"/>
              </w:rPr>
            </w:pPr>
            <w:r w:rsidRPr="42B7C181">
              <w:rPr>
                <w:rFonts w:ascii="Arial" w:hAnsi="Arial" w:cs="Arial"/>
                <w:color w:val="000000" w:themeColor="text1"/>
                <w:rPrChange w:author="Mohmmad Modallal" w:date="2025-07-17T17:18:00Z" w16du:dateUtc="2025-07-17T13:18:00Z" w:id="233">
                  <w:rPr>
                    <w:rFonts w:ascii="Aptos Narrow" w:hAnsi="Aptos Narrow"/>
                    <w:color w:val="000000"/>
                  </w:rPr>
                </w:rPrChange>
              </w:rPr>
              <w:t>working_day</w:t>
            </w:r>
          </w:p>
        </w:tc>
      </w:tr>
      <w:tr w:rsidR="006A0EBF" w:rsidTr="10657F12" w14:paraId="66512FF9" w14:textId="77777777">
        <w:tc>
          <w:tcPr>
            <w:tcW w:w="3119" w:type="dxa"/>
            <w:vMerge w:val="restart"/>
          </w:tcPr>
          <w:p w:rsidR="00C550F2" w:rsidP="00C625F9" w:rsidRDefault="00C550F2" w14:paraId="3C199996" w14:textId="77777777">
            <w:pPr>
              <w:pStyle w:val="ListParagraph"/>
              <w:ind w:left="0"/>
              <w:rPr>
                <w:rFonts w:ascii="Arial" w:hAnsi="Arial" w:cs="Arial"/>
                <w:szCs w:val="22"/>
                <w:lang w:val="en-US"/>
              </w:rPr>
            </w:pPr>
            <w:r>
              <w:rPr>
                <w:rFonts w:ascii="Arial" w:hAnsi="Arial" w:cs="Arial"/>
                <w:szCs w:val="22"/>
                <w:lang w:val="en-US"/>
              </w:rPr>
              <w:t>Teleconsultation Service</w:t>
            </w:r>
          </w:p>
          <w:p w:rsidR="00C550F2" w:rsidP="00C625F9" w:rsidRDefault="00C550F2" w14:paraId="2CB3A120" w14:textId="5C87BA5A">
            <w:pPr>
              <w:pStyle w:val="ListParagraph"/>
              <w:ind w:left="0"/>
              <w:rPr>
                <w:rFonts w:ascii="Arial" w:hAnsi="Arial" w:cs="Arial"/>
                <w:szCs w:val="22"/>
                <w:lang w:val="en-US"/>
              </w:rPr>
            </w:pPr>
            <w:r>
              <w:rPr>
                <w:rFonts w:ascii="Arial" w:hAnsi="Arial" w:cs="Arial"/>
                <w:szCs w:val="22"/>
                <w:lang w:val="en-US"/>
              </w:rPr>
              <w:t>Module</w:t>
            </w:r>
          </w:p>
        </w:tc>
        <w:tc>
          <w:tcPr>
            <w:tcW w:w="2410" w:type="dxa"/>
            <w:vMerge w:val="restart"/>
          </w:tcPr>
          <w:p w:rsidR="00C550F2" w:rsidP="00C625F9" w:rsidRDefault="00C550F2" w14:paraId="023920BF" w14:textId="4141D9AD">
            <w:pPr>
              <w:pStyle w:val="ListParagraph"/>
              <w:ind w:left="0"/>
              <w:rPr>
                <w:rFonts w:ascii="Arial" w:hAnsi="Arial" w:cs="Arial"/>
                <w:szCs w:val="22"/>
                <w:lang w:val="en-US"/>
              </w:rPr>
            </w:pPr>
            <w:r>
              <w:rPr>
                <w:rFonts w:ascii="Arial" w:hAnsi="Arial" w:cs="Arial"/>
                <w:szCs w:val="22"/>
                <w:lang w:val="en-US"/>
              </w:rPr>
              <w:t>Teleconsultation_dbo</w:t>
            </w:r>
          </w:p>
        </w:tc>
        <w:tc>
          <w:tcPr>
            <w:tcW w:w="4111" w:type="dxa"/>
          </w:tcPr>
          <w:p w:rsidR="00C550F2" w:rsidP="00C625F9" w:rsidRDefault="00C550F2" w14:paraId="64A9EF60" w14:textId="2FC5C19C">
            <w:pPr>
              <w:pStyle w:val="ListParagraph"/>
              <w:ind w:left="0"/>
              <w:rPr>
                <w:rFonts w:ascii="Arial" w:hAnsi="Arial" w:cs="Arial"/>
                <w:szCs w:val="22"/>
                <w:lang w:val="en-US"/>
              </w:rPr>
            </w:pPr>
            <w:r w:rsidRPr="0040016C">
              <w:rPr>
                <w:rFonts w:ascii="Arial" w:hAnsi="Arial" w:cs="Arial"/>
                <w:szCs w:val="22"/>
                <w:lang w:val="en-US"/>
              </w:rPr>
              <w:t>flyway_schema_history</w:t>
            </w:r>
          </w:p>
        </w:tc>
      </w:tr>
      <w:tr w:rsidR="006A0EBF" w:rsidTr="10657F12" w14:paraId="749EEC87" w14:textId="77777777">
        <w:tc>
          <w:tcPr>
            <w:tcW w:w="3119" w:type="dxa"/>
            <w:vMerge/>
          </w:tcPr>
          <w:p w:rsidR="00C550F2" w:rsidP="00C625F9" w:rsidRDefault="00C550F2" w14:paraId="1F5B153A" w14:textId="77777777">
            <w:pPr>
              <w:pStyle w:val="ListParagraph"/>
              <w:ind w:left="0"/>
              <w:rPr>
                <w:rFonts w:ascii="Arial" w:hAnsi="Arial" w:cs="Arial"/>
                <w:szCs w:val="22"/>
                <w:lang w:val="en-US"/>
              </w:rPr>
            </w:pPr>
          </w:p>
        </w:tc>
        <w:tc>
          <w:tcPr>
            <w:tcW w:w="2410" w:type="dxa"/>
            <w:vMerge/>
          </w:tcPr>
          <w:p w:rsidR="00C550F2" w:rsidP="00C625F9" w:rsidRDefault="00C550F2" w14:paraId="044A03AD" w14:textId="77777777">
            <w:pPr>
              <w:pStyle w:val="ListParagraph"/>
              <w:ind w:left="0"/>
              <w:rPr>
                <w:rFonts w:ascii="Arial" w:hAnsi="Arial" w:cs="Arial"/>
                <w:szCs w:val="22"/>
                <w:lang w:val="en-US"/>
              </w:rPr>
            </w:pPr>
          </w:p>
        </w:tc>
        <w:tc>
          <w:tcPr>
            <w:tcW w:w="4111" w:type="dxa"/>
          </w:tcPr>
          <w:p w:rsidR="00C550F2" w:rsidP="00C625F9" w:rsidRDefault="00E82195" w14:paraId="267BC0C4" w14:textId="5B4EFC7D">
            <w:pPr>
              <w:pStyle w:val="ListParagraph"/>
              <w:ind w:left="0"/>
              <w:rPr>
                <w:rFonts w:ascii="Arial" w:hAnsi="Arial" w:cs="Arial"/>
                <w:szCs w:val="22"/>
                <w:lang w:val="en-US"/>
              </w:rPr>
            </w:pPr>
            <w:r w:rsidRPr="009F1D79">
              <w:rPr>
                <w:rFonts w:ascii="Arial" w:hAnsi="Arial" w:cs="Arial"/>
                <w:szCs w:val="22"/>
                <w:lang w:val="en-US"/>
              </w:rPr>
              <w:t>C</w:t>
            </w:r>
            <w:r w:rsidRPr="009F1D79" w:rsidR="00C550F2">
              <w:rPr>
                <w:rFonts w:ascii="Arial" w:hAnsi="Arial" w:cs="Arial"/>
                <w:szCs w:val="22"/>
                <w:lang w:val="en-US"/>
              </w:rPr>
              <w:t>all</w:t>
            </w:r>
          </w:p>
        </w:tc>
      </w:tr>
      <w:tr w:rsidR="006A0EBF" w:rsidTr="10657F12" w14:paraId="7B1B7ADA" w14:textId="77777777">
        <w:tc>
          <w:tcPr>
            <w:tcW w:w="3119" w:type="dxa"/>
            <w:vMerge/>
          </w:tcPr>
          <w:p w:rsidR="00C550F2" w:rsidP="00C625F9" w:rsidRDefault="00C550F2" w14:paraId="73CAB814" w14:textId="77777777">
            <w:pPr>
              <w:pStyle w:val="ListParagraph"/>
              <w:ind w:left="0"/>
              <w:rPr>
                <w:rFonts w:ascii="Arial" w:hAnsi="Arial" w:cs="Arial"/>
                <w:szCs w:val="22"/>
                <w:lang w:val="en-US"/>
              </w:rPr>
            </w:pPr>
          </w:p>
        </w:tc>
        <w:tc>
          <w:tcPr>
            <w:tcW w:w="2410" w:type="dxa"/>
            <w:vMerge/>
          </w:tcPr>
          <w:p w:rsidR="00C550F2" w:rsidP="00C625F9" w:rsidRDefault="00C550F2" w14:paraId="4304CD5A" w14:textId="77777777">
            <w:pPr>
              <w:pStyle w:val="ListParagraph"/>
              <w:ind w:left="0"/>
              <w:rPr>
                <w:rFonts w:ascii="Arial" w:hAnsi="Arial" w:cs="Arial"/>
                <w:szCs w:val="22"/>
                <w:lang w:val="en-US"/>
              </w:rPr>
            </w:pPr>
          </w:p>
        </w:tc>
        <w:tc>
          <w:tcPr>
            <w:tcW w:w="4111" w:type="dxa"/>
          </w:tcPr>
          <w:p w:rsidR="00C550F2" w:rsidP="00C625F9" w:rsidRDefault="00C550F2" w14:paraId="2A46D9BA" w14:textId="1BE7402F">
            <w:pPr>
              <w:pStyle w:val="ListParagraph"/>
              <w:ind w:left="0"/>
              <w:rPr>
                <w:rFonts w:ascii="Arial" w:hAnsi="Arial" w:cs="Arial"/>
                <w:szCs w:val="22"/>
                <w:lang w:val="en-US"/>
              </w:rPr>
            </w:pPr>
            <w:r w:rsidRPr="00473C58">
              <w:rPr>
                <w:rFonts w:ascii="Arial" w:hAnsi="Arial" w:cs="Arial"/>
                <w:szCs w:val="22"/>
                <w:lang w:val="en-US"/>
              </w:rPr>
              <w:t>call_session</w:t>
            </w:r>
          </w:p>
        </w:tc>
      </w:tr>
      <w:tr w:rsidR="006A0EBF" w:rsidTr="10657F12" w14:paraId="1AE9DEAD" w14:textId="77777777">
        <w:tc>
          <w:tcPr>
            <w:tcW w:w="3119" w:type="dxa"/>
            <w:vMerge/>
          </w:tcPr>
          <w:p w:rsidR="00C550F2" w:rsidP="00C625F9" w:rsidRDefault="00C550F2" w14:paraId="46B1036C" w14:textId="77777777">
            <w:pPr>
              <w:pStyle w:val="ListParagraph"/>
              <w:ind w:left="0"/>
              <w:rPr>
                <w:rFonts w:ascii="Arial" w:hAnsi="Arial" w:cs="Arial"/>
                <w:szCs w:val="22"/>
                <w:lang w:val="en-US"/>
              </w:rPr>
            </w:pPr>
          </w:p>
        </w:tc>
        <w:tc>
          <w:tcPr>
            <w:tcW w:w="2410" w:type="dxa"/>
            <w:vMerge/>
          </w:tcPr>
          <w:p w:rsidR="00C550F2" w:rsidP="00C625F9" w:rsidRDefault="00C550F2" w14:paraId="0FDD2DDD" w14:textId="77777777">
            <w:pPr>
              <w:pStyle w:val="ListParagraph"/>
              <w:ind w:left="0"/>
              <w:rPr>
                <w:rFonts w:ascii="Arial" w:hAnsi="Arial" w:cs="Arial"/>
                <w:szCs w:val="22"/>
                <w:lang w:val="en-US"/>
              </w:rPr>
            </w:pPr>
          </w:p>
        </w:tc>
        <w:tc>
          <w:tcPr>
            <w:tcW w:w="4111" w:type="dxa"/>
          </w:tcPr>
          <w:p w:rsidRPr="00473C58" w:rsidR="00C550F2" w:rsidP="00C625F9" w:rsidRDefault="00E82195" w14:paraId="333532C8" w14:textId="2DCE229E">
            <w:pPr>
              <w:pStyle w:val="ListParagraph"/>
              <w:ind w:left="0"/>
              <w:rPr>
                <w:rFonts w:ascii="Arial" w:hAnsi="Arial" w:cs="Arial"/>
                <w:szCs w:val="22"/>
                <w:lang w:val="en-US"/>
              </w:rPr>
            </w:pPr>
            <w:r w:rsidRPr="00473C58">
              <w:rPr>
                <w:rFonts w:ascii="Arial" w:hAnsi="Arial" w:cs="Arial"/>
                <w:szCs w:val="22"/>
                <w:lang w:val="en-US"/>
              </w:rPr>
              <w:t>R</w:t>
            </w:r>
            <w:r w:rsidRPr="00473C58" w:rsidR="00C550F2">
              <w:rPr>
                <w:rFonts w:ascii="Arial" w:hAnsi="Arial" w:cs="Arial"/>
                <w:szCs w:val="22"/>
                <w:lang w:val="en-US"/>
              </w:rPr>
              <w:t>ecord</w:t>
            </w:r>
          </w:p>
        </w:tc>
      </w:tr>
      <w:tr w:rsidR="006A0EBF" w:rsidTr="10657F12" w14:paraId="6953046C" w14:textId="77777777">
        <w:tc>
          <w:tcPr>
            <w:tcW w:w="3119" w:type="dxa"/>
            <w:vMerge/>
          </w:tcPr>
          <w:p w:rsidR="00C550F2" w:rsidP="00C625F9" w:rsidRDefault="00C550F2" w14:paraId="35B44ED1" w14:textId="77777777">
            <w:pPr>
              <w:pStyle w:val="ListParagraph"/>
              <w:ind w:left="0"/>
              <w:rPr>
                <w:rFonts w:ascii="Arial" w:hAnsi="Arial" w:cs="Arial"/>
                <w:szCs w:val="22"/>
                <w:lang w:val="en-US"/>
              </w:rPr>
            </w:pPr>
          </w:p>
        </w:tc>
        <w:tc>
          <w:tcPr>
            <w:tcW w:w="2410" w:type="dxa"/>
            <w:vMerge/>
          </w:tcPr>
          <w:p w:rsidR="00C550F2" w:rsidP="00C625F9" w:rsidRDefault="00C550F2" w14:paraId="61406A03" w14:textId="77777777">
            <w:pPr>
              <w:pStyle w:val="ListParagraph"/>
              <w:ind w:left="0"/>
              <w:rPr>
                <w:rFonts w:ascii="Arial" w:hAnsi="Arial" w:cs="Arial"/>
                <w:szCs w:val="22"/>
                <w:lang w:val="en-US"/>
              </w:rPr>
            </w:pPr>
          </w:p>
        </w:tc>
        <w:tc>
          <w:tcPr>
            <w:tcW w:w="4111" w:type="dxa"/>
          </w:tcPr>
          <w:p w:rsidRPr="00473C58" w:rsidR="00C550F2" w:rsidP="00C625F9" w:rsidRDefault="00E82195" w14:paraId="7F2FD6DE" w14:textId="65667797">
            <w:pPr>
              <w:pStyle w:val="ListParagraph"/>
              <w:ind w:left="0"/>
              <w:rPr>
                <w:rFonts w:ascii="Arial" w:hAnsi="Arial" w:cs="Arial"/>
                <w:szCs w:val="22"/>
                <w:lang w:val="en-US"/>
              </w:rPr>
            </w:pPr>
            <w:r w:rsidRPr="007135A5">
              <w:rPr>
                <w:rFonts w:ascii="Arial" w:hAnsi="Arial" w:cs="Arial"/>
                <w:szCs w:val="22"/>
                <w:lang w:val="en-US"/>
              </w:rPr>
              <w:t>F</w:t>
            </w:r>
            <w:r w:rsidRPr="007135A5" w:rsidR="00C550F2">
              <w:rPr>
                <w:rFonts w:ascii="Arial" w:hAnsi="Arial" w:cs="Arial"/>
                <w:szCs w:val="22"/>
                <w:lang w:val="en-US"/>
              </w:rPr>
              <w:t>eedback</w:t>
            </w:r>
          </w:p>
        </w:tc>
      </w:tr>
      <w:tr w:rsidR="006A0EBF" w:rsidTr="10657F12" w14:paraId="2380A8D0" w14:textId="77777777">
        <w:tc>
          <w:tcPr>
            <w:tcW w:w="3119" w:type="dxa"/>
            <w:vMerge/>
          </w:tcPr>
          <w:p w:rsidR="00C550F2" w:rsidP="00C625F9" w:rsidRDefault="00C550F2" w14:paraId="693C5391" w14:textId="77777777">
            <w:pPr>
              <w:pStyle w:val="ListParagraph"/>
              <w:ind w:left="0"/>
              <w:rPr>
                <w:rFonts w:ascii="Arial" w:hAnsi="Arial" w:cs="Arial"/>
                <w:szCs w:val="22"/>
                <w:lang w:val="en-US"/>
              </w:rPr>
            </w:pPr>
          </w:p>
        </w:tc>
        <w:tc>
          <w:tcPr>
            <w:tcW w:w="2410" w:type="dxa"/>
            <w:vMerge/>
          </w:tcPr>
          <w:p w:rsidR="00C550F2" w:rsidP="00C625F9" w:rsidRDefault="00C550F2" w14:paraId="4A5ED60A" w14:textId="77777777">
            <w:pPr>
              <w:pStyle w:val="ListParagraph"/>
              <w:ind w:left="0"/>
              <w:rPr>
                <w:rFonts w:ascii="Arial" w:hAnsi="Arial" w:cs="Arial"/>
                <w:szCs w:val="22"/>
                <w:lang w:val="en-US"/>
              </w:rPr>
            </w:pPr>
          </w:p>
        </w:tc>
        <w:tc>
          <w:tcPr>
            <w:tcW w:w="4111" w:type="dxa"/>
          </w:tcPr>
          <w:p w:rsidRPr="00473C58" w:rsidR="00C550F2" w:rsidP="00C625F9" w:rsidRDefault="00C550F2" w14:paraId="33461AD8" w14:textId="0C79660E">
            <w:pPr>
              <w:pStyle w:val="ListParagraph"/>
              <w:ind w:left="0"/>
              <w:rPr>
                <w:rFonts w:ascii="Arial" w:hAnsi="Arial" w:cs="Arial"/>
                <w:szCs w:val="22"/>
                <w:lang w:val="en-US"/>
              </w:rPr>
            </w:pPr>
            <w:r w:rsidRPr="007135A5">
              <w:rPr>
                <w:rFonts w:ascii="Arial" w:hAnsi="Arial" w:cs="Arial"/>
                <w:szCs w:val="22"/>
                <w:lang w:val="en-US"/>
              </w:rPr>
              <w:t>notification</w:t>
            </w:r>
          </w:p>
        </w:tc>
      </w:tr>
      <w:tr w:rsidR="006A0EBF" w:rsidTr="10657F12" w14:paraId="79ED9ED1" w14:textId="77777777">
        <w:tc>
          <w:tcPr>
            <w:tcW w:w="3119" w:type="dxa"/>
            <w:vMerge/>
          </w:tcPr>
          <w:p w:rsidR="00C550F2" w:rsidP="00C625F9" w:rsidRDefault="00C550F2" w14:paraId="50DF2BE2" w14:textId="77777777">
            <w:pPr>
              <w:pStyle w:val="ListParagraph"/>
              <w:ind w:left="0"/>
              <w:rPr>
                <w:rFonts w:ascii="Arial" w:hAnsi="Arial" w:cs="Arial"/>
                <w:szCs w:val="22"/>
                <w:lang w:val="en-US"/>
              </w:rPr>
            </w:pPr>
          </w:p>
        </w:tc>
        <w:tc>
          <w:tcPr>
            <w:tcW w:w="2410" w:type="dxa"/>
            <w:vMerge/>
          </w:tcPr>
          <w:p w:rsidR="00C550F2" w:rsidP="00C625F9" w:rsidRDefault="00C550F2" w14:paraId="1CA35DFC" w14:textId="77777777">
            <w:pPr>
              <w:pStyle w:val="ListParagraph"/>
              <w:ind w:left="0"/>
              <w:rPr>
                <w:rFonts w:ascii="Arial" w:hAnsi="Arial" w:cs="Arial"/>
                <w:szCs w:val="22"/>
                <w:lang w:val="en-US"/>
              </w:rPr>
            </w:pPr>
          </w:p>
        </w:tc>
        <w:tc>
          <w:tcPr>
            <w:tcW w:w="4111" w:type="dxa"/>
          </w:tcPr>
          <w:p w:rsidRPr="00D70C9A" w:rsidR="00C550F2" w:rsidP="00D70C9A" w:rsidRDefault="00E82195" w14:paraId="42596111" w14:textId="4A0781B8">
            <w:pPr>
              <w:rPr>
                <w:rFonts w:ascii="Arial" w:hAnsi="Arial" w:eastAsia="Liberation Serif" w:cs="Arial"/>
                <w:lang w:eastAsia="zh-CN" w:bidi="hi-IN"/>
              </w:rPr>
            </w:pPr>
            <w:r w:rsidRPr="00D70C9A">
              <w:rPr>
                <w:rFonts w:ascii="Arial" w:hAnsi="Arial" w:cs="Arial"/>
              </w:rPr>
              <w:t>P</w:t>
            </w:r>
            <w:r w:rsidRPr="00D70C9A" w:rsidR="00C550F2">
              <w:rPr>
                <w:rFonts w:ascii="Arial" w:hAnsi="Arial" w:cs="Arial"/>
              </w:rPr>
              <w:t>hysician</w:t>
            </w:r>
          </w:p>
        </w:tc>
      </w:tr>
      <w:tr w:rsidR="006A0EBF" w:rsidTr="10657F12" w14:paraId="18291585" w14:textId="77777777">
        <w:tc>
          <w:tcPr>
            <w:tcW w:w="3119" w:type="dxa"/>
            <w:vMerge/>
          </w:tcPr>
          <w:p w:rsidR="00C550F2" w:rsidP="00C625F9" w:rsidRDefault="00C550F2" w14:paraId="3CB3CD59" w14:textId="77777777">
            <w:pPr>
              <w:pStyle w:val="ListParagraph"/>
              <w:ind w:left="0"/>
              <w:rPr>
                <w:rFonts w:ascii="Arial" w:hAnsi="Arial" w:cs="Arial"/>
                <w:szCs w:val="22"/>
                <w:lang w:val="en-US"/>
              </w:rPr>
            </w:pPr>
          </w:p>
        </w:tc>
        <w:tc>
          <w:tcPr>
            <w:tcW w:w="2410" w:type="dxa"/>
            <w:vMerge/>
          </w:tcPr>
          <w:p w:rsidR="00C550F2" w:rsidP="00C625F9" w:rsidRDefault="00C550F2" w14:paraId="58D9911E" w14:textId="77777777">
            <w:pPr>
              <w:pStyle w:val="ListParagraph"/>
              <w:ind w:left="0"/>
              <w:rPr>
                <w:rFonts w:ascii="Arial" w:hAnsi="Arial" w:cs="Arial"/>
                <w:szCs w:val="22"/>
                <w:lang w:val="en-US"/>
              </w:rPr>
            </w:pPr>
          </w:p>
        </w:tc>
        <w:tc>
          <w:tcPr>
            <w:tcW w:w="4111" w:type="dxa"/>
          </w:tcPr>
          <w:p w:rsidRPr="00D70C9A" w:rsidR="00C550F2" w:rsidP="00D70C9A" w:rsidRDefault="00E82195" w14:paraId="2DA1182C" w14:textId="643B9682">
            <w:pPr>
              <w:rPr>
                <w:rFonts w:ascii="Arial" w:hAnsi="Arial" w:eastAsia="Liberation Serif" w:cs="Arial"/>
                <w:lang w:eastAsia="zh-CN" w:bidi="hi-IN"/>
              </w:rPr>
            </w:pPr>
            <w:r w:rsidRPr="00D70C9A">
              <w:rPr>
                <w:rFonts w:ascii="Arial" w:hAnsi="Arial" w:eastAsia="Liberation Serif" w:cs="Arial"/>
                <w:lang w:eastAsia="zh-CN" w:bidi="hi-IN"/>
              </w:rPr>
              <w:t>R</w:t>
            </w:r>
            <w:r w:rsidRPr="00D70C9A" w:rsidR="00C550F2">
              <w:rPr>
                <w:rFonts w:ascii="Arial" w:hAnsi="Arial" w:eastAsia="Liberation Serif" w:cs="Arial"/>
                <w:lang w:eastAsia="zh-CN" w:bidi="hi-IN"/>
              </w:rPr>
              <w:t>oom</w:t>
            </w:r>
          </w:p>
        </w:tc>
      </w:tr>
      <w:tr w:rsidR="006A0EBF" w:rsidTr="10657F12" w14:paraId="7D5D60E2" w14:textId="77777777">
        <w:tc>
          <w:tcPr>
            <w:tcW w:w="3119" w:type="dxa"/>
            <w:vMerge/>
          </w:tcPr>
          <w:p w:rsidR="00C550F2" w:rsidP="00C625F9" w:rsidRDefault="00C550F2" w14:paraId="78324600" w14:textId="77777777">
            <w:pPr>
              <w:pStyle w:val="ListParagraph"/>
              <w:ind w:left="0"/>
              <w:rPr>
                <w:rFonts w:ascii="Arial" w:hAnsi="Arial" w:cs="Arial"/>
                <w:szCs w:val="22"/>
                <w:lang w:val="en-US"/>
              </w:rPr>
            </w:pPr>
          </w:p>
        </w:tc>
        <w:tc>
          <w:tcPr>
            <w:tcW w:w="2410" w:type="dxa"/>
            <w:vMerge/>
          </w:tcPr>
          <w:p w:rsidR="00C550F2" w:rsidP="00C625F9" w:rsidRDefault="00C550F2" w14:paraId="3BB46D4E" w14:textId="77777777">
            <w:pPr>
              <w:pStyle w:val="ListParagraph"/>
              <w:ind w:left="0"/>
              <w:rPr>
                <w:rFonts w:ascii="Arial" w:hAnsi="Arial" w:cs="Arial"/>
                <w:szCs w:val="22"/>
                <w:lang w:val="en-US"/>
              </w:rPr>
            </w:pPr>
          </w:p>
        </w:tc>
        <w:tc>
          <w:tcPr>
            <w:tcW w:w="4111" w:type="dxa"/>
          </w:tcPr>
          <w:p w:rsidRPr="00D70C9A" w:rsidR="00C550F2" w:rsidP="00D70C9A" w:rsidRDefault="00C550F2" w14:paraId="13D21431" w14:textId="69BC7514">
            <w:pPr>
              <w:rPr>
                <w:rFonts w:ascii="Arial" w:hAnsi="Arial" w:eastAsia="Liberation Serif" w:cs="Arial"/>
                <w:lang w:eastAsia="zh-CN" w:bidi="hi-IN"/>
              </w:rPr>
            </w:pPr>
            <w:r w:rsidRPr="001C5E0D">
              <w:rPr>
                <w:rFonts w:ascii="Arial" w:hAnsi="Arial" w:eastAsia="Liberation Serif" w:cs="Arial"/>
                <w:lang w:eastAsia="zh-CN" w:bidi="hi-IN"/>
              </w:rPr>
              <w:t>appointment</w:t>
            </w:r>
          </w:p>
        </w:tc>
      </w:tr>
      <w:tr w:rsidR="006A0EBF" w:rsidTr="10657F12" w14:paraId="2A33E5D8" w14:textId="77777777">
        <w:tc>
          <w:tcPr>
            <w:tcW w:w="3119" w:type="dxa"/>
            <w:vMerge/>
          </w:tcPr>
          <w:p w:rsidR="00C550F2" w:rsidP="00C625F9" w:rsidRDefault="00C550F2" w14:paraId="2383F11E" w14:textId="77777777">
            <w:pPr>
              <w:pStyle w:val="ListParagraph"/>
              <w:ind w:left="0"/>
              <w:rPr>
                <w:rFonts w:ascii="Arial" w:hAnsi="Arial" w:cs="Arial"/>
                <w:szCs w:val="22"/>
                <w:lang w:val="en-US"/>
              </w:rPr>
            </w:pPr>
          </w:p>
        </w:tc>
        <w:tc>
          <w:tcPr>
            <w:tcW w:w="2410" w:type="dxa"/>
            <w:vMerge/>
          </w:tcPr>
          <w:p w:rsidR="00C550F2" w:rsidP="00C625F9" w:rsidRDefault="00C550F2" w14:paraId="17C5DD20" w14:textId="77777777">
            <w:pPr>
              <w:pStyle w:val="ListParagraph"/>
              <w:ind w:left="0"/>
              <w:rPr>
                <w:rFonts w:ascii="Arial" w:hAnsi="Arial" w:cs="Arial"/>
                <w:szCs w:val="22"/>
                <w:lang w:val="en-US"/>
              </w:rPr>
            </w:pPr>
          </w:p>
        </w:tc>
        <w:tc>
          <w:tcPr>
            <w:tcW w:w="4111" w:type="dxa"/>
          </w:tcPr>
          <w:p w:rsidRPr="001C5E0D" w:rsidR="00C550F2" w:rsidP="00D70C9A" w:rsidRDefault="00C550F2" w14:paraId="1CC0C435" w14:textId="42214D44">
            <w:pPr>
              <w:rPr>
                <w:rFonts w:ascii="Arial" w:hAnsi="Arial" w:eastAsia="Liberation Serif" w:cs="Arial"/>
                <w:lang w:eastAsia="zh-CN" w:bidi="hi-IN"/>
              </w:rPr>
            </w:pPr>
            <w:r w:rsidRPr="001C5E0D">
              <w:rPr>
                <w:rFonts w:ascii="Arial" w:hAnsi="Arial" w:eastAsia="Liberation Serif" w:cs="Arial"/>
                <w:lang w:eastAsia="zh-CN" w:bidi="hi-IN"/>
              </w:rPr>
              <w:t>patient</w:t>
            </w:r>
          </w:p>
        </w:tc>
      </w:tr>
      <w:tr w:rsidR="006A0EBF" w:rsidTr="10657F12" w14:paraId="2DF844B2" w14:textId="77777777">
        <w:tc>
          <w:tcPr>
            <w:tcW w:w="3119" w:type="dxa"/>
            <w:vMerge w:val="restart"/>
          </w:tcPr>
          <w:p w:rsidR="00C550F2" w:rsidP="00C625F9" w:rsidRDefault="00C550F2" w14:paraId="0082C1D0" w14:textId="77777777">
            <w:pPr>
              <w:pStyle w:val="ListParagraph"/>
              <w:ind w:left="0"/>
              <w:rPr>
                <w:rFonts w:ascii="Arial" w:hAnsi="Arial" w:cs="Arial"/>
                <w:szCs w:val="22"/>
                <w:lang w:val="en-US"/>
              </w:rPr>
            </w:pPr>
            <w:r>
              <w:rPr>
                <w:rFonts w:ascii="Arial" w:hAnsi="Arial" w:cs="Arial"/>
                <w:szCs w:val="22"/>
                <w:lang w:val="en-US"/>
              </w:rPr>
              <w:t>Reference Data Service</w:t>
            </w:r>
          </w:p>
          <w:p w:rsidR="00C550F2" w:rsidP="00C625F9" w:rsidRDefault="00C550F2" w14:paraId="4F8534CC" w14:textId="5683C7A8">
            <w:pPr>
              <w:pStyle w:val="ListParagraph"/>
              <w:ind w:left="0"/>
              <w:rPr>
                <w:rFonts w:ascii="Arial" w:hAnsi="Arial" w:cs="Arial"/>
                <w:szCs w:val="22"/>
                <w:lang w:val="en-US"/>
              </w:rPr>
            </w:pPr>
            <w:r>
              <w:rPr>
                <w:rFonts w:ascii="Arial" w:hAnsi="Arial" w:cs="Arial"/>
                <w:szCs w:val="22"/>
                <w:lang w:val="en-US"/>
              </w:rPr>
              <w:t>Module</w:t>
            </w:r>
          </w:p>
        </w:tc>
        <w:tc>
          <w:tcPr>
            <w:tcW w:w="2410" w:type="dxa"/>
            <w:vMerge w:val="restart"/>
          </w:tcPr>
          <w:p w:rsidR="00C550F2" w:rsidP="00C625F9" w:rsidRDefault="00C550F2" w14:paraId="4447563E" w14:textId="3A351FDF">
            <w:pPr>
              <w:pStyle w:val="ListParagraph"/>
              <w:ind w:left="0"/>
              <w:rPr>
                <w:rFonts w:ascii="Arial" w:hAnsi="Arial" w:cs="Arial"/>
                <w:szCs w:val="22"/>
                <w:lang w:val="en-US"/>
              </w:rPr>
            </w:pPr>
            <w:r>
              <w:rPr>
                <w:rFonts w:ascii="Arial" w:hAnsi="Arial" w:cs="Arial"/>
                <w:szCs w:val="22"/>
                <w:lang w:val="en-US"/>
              </w:rPr>
              <w:t>Reference_data_dbo</w:t>
            </w:r>
          </w:p>
        </w:tc>
        <w:tc>
          <w:tcPr>
            <w:tcW w:w="4111" w:type="dxa"/>
          </w:tcPr>
          <w:p w:rsidRPr="001C5E0D" w:rsidR="00C550F2" w:rsidP="00D70C9A" w:rsidRDefault="00C550F2" w14:paraId="7FC46F8C" w14:textId="129E0318">
            <w:pPr>
              <w:rPr>
                <w:rFonts w:ascii="Arial" w:hAnsi="Arial" w:eastAsia="Liberation Serif" w:cs="Arial"/>
                <w:lang w:eastAsia="zh-CN" w:bidi="hi-IN"/>
              </w:rPr>
            </w:pPr>
            <w:r w:rsidRPr="0017727B">
              <w:rPr>
                <w:rFonts w:ascii="Arial" w:hAnsi="Arial" w:eastAsia="Liberation Serif" w:cs="Arial"/>
                <w:lang w:eastAsia="zh-CN" w:bidi="hi-IN"/>
              </w:rPr>
              <w:t>flyway_schema_history</w:t>
            </w:r>
          </w:p>
        </w:tc>
      </w:tr>
      <w:tr w:rsidR="006A0EBF" w:rsidTr="10657F12" w14:paraId="01C7DEF3" w14:textId="77777777">
        <w:tc>
          <w:tcPr>
            <w:tcW w:w="3119" w:type="dxa"/>
            <w:vMerge/>
          </w:tcPr>
          <w:p w:rsidR="00C550F2" w:rsidP="00C625F9" w:rsidRDefault="00C550F2" w14:paraId="168AF8F3" w14:textId="77777777">
            <w:pPr>
              <w:pStyle w:val="ListParagraph"/>
              <w:ind w:left="0"/>
              <w:rPr>
                <w:rFonts w:ascii="Arial" w:hAnsi="Arial" w:cs="Arial"/>
                <w:szCs w:val="22"/>
                <w:lang w:val="en-US"/>
              </w:rPr>
            </w:pPr>
          </w:p>
        </w:tc>
        <w:tc>
          <w:tcPr>
            <w:tcW w:w="2410" w:type="dxa"/>
            <w:vMerge/>
          </w:tcPr>
          <w:p w:rsidR="00C550F2" w:rsidP="00C625F9" w:rsidRDefault="00C550F2" w14:paraId="6C7D4317" w14:textId="77777777">
            <w:pPr>
              <w:pStyle w:val="ListParagraph"/>
              <w:ind w:left="0"/>
              <w:rPr>
                <w:rFonts w:ascii="Arial" w:hAnsi="Arial" w:cs="Arial"/>
                <w:szCs w:val="22"/>
                <w:lang w:val="en-US"/>
              </w:rPr>
            </w:pPr>
          </w:p>
        </w:tc>
        <w:tc>
          <w:tcPr>
            <w:tcW w:w="4111" w:type="dxa"/>
          </w:tcPr>
          <w:p w:rsidRPr="00E82195" w:rsidR="00C550F2" w:rsidP="00E82195" w:rsidRDefault="00C550F2" w14:paraId="1C83A7C5" w14:textId="5D09EA84">
            <w:pPr>
              <w:rPr>
                <w:rFonts w:ascii="Arial" w:hAnsi="Arial" w:eastAsia="Liberation Serif" w:cs="Arial"/>
                <w:lang w:eastAsia="zh-CN" w:bidi="hi-IN"/>
              </w:rPr>
            </w:pPr>
            <w:r w:rsidRPr="007E314C">
              <w:rPr>
                <w:rFonts w:ascii="Arial" w:hAnsi="Arial" w:eastAsia="Liberation Serif" w:cs="Arial"/>
                <w:lang w:eastAsia="zh-CN" w:bidi="hi-IN"/>
              </w:rPr>
              <w:t>country</w:t>
            </w:r>
          </w:p>
        </w:tc>
      </w:tr>
      <w:tr w:rsidR="006A0EBF" w:rsidTr="10657F12" w14:paraId="2D4D37E6" w14:textId="77777777">
        <w:tc>
          <w:tcPr>
            <w:tcW w:w="3119" w:type="dxa"/>
            <w:vMerge/>
          </w:tcPr>
          <w:p w:rsidR="00C550F2" w:rsidP="00C625F9" w:rsidRDefault="00C550F2" w14:paraId="069DCC49" w14:textId="77777777">
            <w:pPr>
              <w:pStyle w:val="ListParagraph"/>
              <w:ind w:left="0"/>
              <w:rPr>
                <w:rFonts w:ascii="Arial" w:hAnsi="Arial" w:cs="Arial"/>
                <w:szCs w:val="22"/>
                <w:lang w:val="en-US"/>
              </w:rPr>
            </w:pPr>
          </w:p>
        </w:tc>
        <w:tc>
          <w:tcPr>
            <w:tcW w:w="2410" w:type="dxa"/>
            <w:vMerge/>
          </w:tcPr>
          <w:p w:rsidR="00C550F2" w:rsidP="00C625F9" w:rsidRDefault="00C550F2" w14:paraId="6EB2BE1F" w14:textId="77777777">
            <w:pPr>
              <w:pStyle w:val="ListParagraph"/>
              <w:ind w:left="0"/>
              <w:rPr>
                <w:rFonts w:ascii="Arial" w:hAnsi="Arial" w:cs="Arial"/>
                <w:szCs w:val="22"/>
                <w:lang w:val="en-US"/>
              </w:rPr>
            </w:pPr>
          </w:p>
        </w:tc>
        <w:tc>
          <w:tcPr>
            <w:tcW w:w="4111" w:type="dxa"/>
          </w:tcPr>
          <w:p w:rsidR="00C550F2" w:rsidP="00C625F9" w:rsidRDefault="00C550F2" w14:paraId="5A348E8A" w14:textId="7DDD13F6">
            <w:pPr>
              <w:pStyle w:val="ListParagraph"/>
              <w:ind w:left="0"/>
              <w:rPr>
                <w:rFonts w:ascii="Arial" w:hAnsi="Arial" w:cs="Arial"/>
                <w:szCs w:val="22"/>
                <w:lang w:val="en-US"/>
              </w:rPr>
            </w:pPr>
            <w:r w:rsidRPr="00920904">
              <w:rPr>
                <w:rFonts w:ascii="Arial" w:hAnsi="Arial" w:cs="Arial"/>
                <w:szCs w:val="22"/>
                <w:lang w:val="en-US"/>
              </w:rPr>
              <w:t>faq_topic</w:t>
            </w:r>
          </w:p>
        </w:tc>
      </w:tr>
      <w:tr w:rsidR="006A0EBF" w:rsidTr="10657F12" w14:paraId="3700F620" w14:textId="77777777">
        <w:tc>
          <w:tcPr>
            <w:tcW w:w="3119" w:type="dxa"/>
            <w:vMerge/>
          </w:tcPr>
          <w:p w:rsidR="00C550F2" w:rsidP="00C625F9" w:rsidRDefault="00C550F2" w14:paraId="0A50FE14" w14:textId="77777777">
            <w:pPr>
              <w:pStyle w:val="ListParagraph"/>
              <w:ind w:left="0"/>
              <w:rPr>
                <w:rFonts w:ascii="Arial" w:hAnsi="Arial" w:cs="Arial"/>
                <w:szCs w:val="22"/>
                <w:lang w:val="en-US"/>
              </w:rPr>
            </w:pPr>
          </w:p>
        </w:tc>
        <w:tc>
          <w:tcPr>
            <w:tcW w:w="2410" w:type="dxa"/>
            <w:vMerge/>
          </w:tcPr>
          <w:p w:rsidR="00C550F2" w:rsidP="00C625F9" w:rsidRDefault="00C550F2" w14:paraId="60300507" w14:textId="77777777">
            <w:pPr>
              <w:pStyle w:val="ListParagraph"/>
              <w:ind w:left="0"/>
              <w:rPr>
                <w:rFonts w:ascii="Arial" w:hAnsi="Arial" w:cs="Arial"/>
                <w:szCs w:val="22"/>
                <w:lang w:val="en-US"/>
              </w:rPr>
            </w:pPr>
          </w:p>
        </w:tc>
        <w:tc>
          <w:tcPr>
            <w:tcW w:w="4111" w:type="dxa"/>
          </w:tcPr>
          <w:p w:rsidR="00C550F2" w:rsidP="00C625F9" w:rsidRDefault="00C550F2" w14:paraId="2D3DCD7D" w14:textId="18DCE6D3">
            <w:pPr>
              <w:pStyle w:val="ListParagraph"/>
              <w:ind w:left="0"/>
              <w:rPr>
                <w:rFonts w:ascii="Arial" w:hAnsi="Arial" w:cs="Arial"/>
                <w:szCs w:val="22"/>
                <w:lang w:val="en-US"/>
              </w:rPr>
            </w:pPr>
            <w:r w:rsidRPr="00920904">
              <w:rPr>
                <w:rFonts w:ascii="Arial" w:hAnsi="Arial" w:cs="Arial"/>
                <w:szCs w:val="22"/>
                <w:lang w:val="en-US"/>
              </w:rPr>
              <w:t>mobile_language</w:t>
            </w:r>
          </w:p>
        </w:tc>
      </w:tr>
      <w:tr w:rsidR="006A0EBF" w:rsidTr="10657F12" w14:paraId="39047DB8" w14:textId="77777777">
        <w:tc>
          <w:tcPr>
            <w:tcW w:w="3119" w:type="dxa"/>
            <w:vMerge/>
          </w:tcPr>
          <w:p w:rsidR="00C550F2" w:rsidP="00C625F9" w:rsidRDefault="00C550F2" w14:paraId="7EA976BA" w14:textId="77777777">
            <w:pPr>
              <w:pStyle w:val="ListParagraph"/>
              <w:ind w:left="0"/>
              <w:rPr>
                <w:rFonts w:ascii="Arial" w:hAnsi="Arial" w:cs="Arial"/>
                <w:szCs w:val="22"/>
                <w:lang w:val="en-US"/>
              </w:rPr>
            </w:pPr>
          </w:p>
        </w:tc>
        <w:tc>
          <w:tcPr>
            <w:tcW w:w="2410" w:type="dxa"/>
            <w:vMerge/>
          </w:tcPr>
          <w:p w:rsidR="00C550F2" w:rsidP="00C625F9" w:rsidRDefault="00C550F2" w14:paraId="463CAD10" w14:textId="77777777">
            <w:pPr>
              <w:pStyle w:val="ListParagraph"/>
              <w:ind w:left="0"/>
              <w:rPr>
                <w:rFonts w:ascii="Arial" w:hAnsi="Arial" w:cs="Arial"/>
                <w:szCs w:val="22"/>
                <w:lang w:val="en-US"/>
              </w:rPr>
            </w:pPr>
          </w:p>
        </w:tc>
        <w:tc>
          <w:tcPr>
            <w:tcW w:w="4111" w:type="dxa"/>
          </w:tcPr>
          <w:p w:rsidRPr="00D61791" w:rsidR="00C550F2" w:rsidP="00C625F9" w:rsidRDefault="00C550F2" w14:paraId="20C82372" w14:textId="44B87699">
            <w:pPr>
              <w:pStyle w:val="ListParagraph"/>
              <w:ind w:left="0"/>
              <w:rPr>
                <w:rFonts w:ascii="Arial" w:hAnsi="Arial" w:cs="Arial"/>
                <w:szCs w:val="22"/>
                <w:lang w:val="en-US"/>
              </w:rPr>
            </w:pPr>
            <w:r w:rsidRPr="00D61791">
              <w:rPr>
                <w:rFonts w:ascii="Arial" w:hAnsi="Arial" w:cs="Arial"/>
                <w:szCs w:val="22"/>
                <w:lang w:val="en-US"/>
              </w:rPr>
              <w:t>state</w:t>
            </w:r>
          </w:p>
        </w:tc>
      </w:tr>
      <w:tr w:rsidR="006A0EBF" w:rsidTr="10657F12" w14:paraId="162BB438" w14:textId="77777777">
        <w:tc>
          <w:tcPr>
            <w:tcW w:w="3119" w:type="dxa"/>
            <w:vMerge/>
          </w:tcPr>
          <w:p w:rsidR="00C550F2" w:rsidP="00C625F9" w:rsidRDefault="00C550F2" w14:paraId="41492749" w14:textId="77777777">
            <w:pPr>
              <w:pStyle w:val="ListParagraph"/>
              <w:ind w:left="0"/>
              <w:rPr>
                <w:rFonts w:ascii="Arial" w:hAnsi="Arial" w:cs="Arial"/>
                <w:szCs w:val="22"/>
                <w:lang w:val="en-US"/>
              </w:rPr>
            </w:pPr>
          </w:p>
        </w:tc>
        <w:tc>
          <w:tcPr>
            <w:tcW w:w="2410" w:type="dxa"/>
            <w:vMerge/>
          </w:tcPr>
          <w:p w:rsidR="00C550F2" w:rsidP="00C625F9" w:rsidRDefault="00C550F2" w14:paraId="2E74F549" w14:textId="77777777">
            <w:pPr>
              <w:pStyle w:val="ListParagraph"/>
              <w:ind w:left="0"/>
              <w:rPr>
                <w:rFonts w:ascii="Arial" w:hAnsi="Arial" w:cs="Arial"/>
                <w:szCs w:val="22"/>
                <w:lang w:val="en-US"/>
              </w:rPr>
            </w:pPr>
          </w:p>
        </w:tc>
        <w:tc>
          <w:tcPr>
            <w:tcW w:w="4111" w:type="dxa"/>
          </w:tcPr>
          <w:p w:rsidR="00C550F2" w:rsidP="00C625F9" w:rsidRDefault="00C550F2" w14:paraId="57F2BC39" w14:textId="7567E898">
            <w:pPr>
              <w:pStyle w:val="ListParagraph"/>
              <w:ind w:left="0"/>
              <w:rPr>
                <w:rFonts w:ascii="Arial" w:hAnsi="Arial" w:cs="Arial"/>
                <w:szCs w:val="22"/>
                <w:lang w:val="en-US"/>
              </w:rPr>
            </w:pPr>
            <w:r w:rsidRPr="00D61791">
              <w:rPr>
                <w:rFonts w:ascii="Arial" w:hAnsi="Arial" w:cs="Arial"/>
                <w:szCs w:val="22"/>
                <w:lang w:val="en-US"/>
              </w:rPr>
              <w:t>faq</w:t>
            </w:r>
          </w:p>
        </w:tc>
      </w:tr>
      <w:tr w:rsidR="006A0EBF" w:rsidTr="10657F12" w14:paraId="45689EB5" w14:textId="77777777">
        <w:tc>
          <w:tcPr>
            <w:tcW w:w="3119" w:type="dxa"/>
            <w:vMerge/>
          </w:tcPr>
          <w:p w:rsidR="00C550F2" w:rsidP="00C625F9" w:rsidRDefault="00C550F2" w14:paraId="647A538E" w14:textId="77777777">
            <w:pPr>
              <w:pStyle w:val="ListParagraph"/>
              <w:ind w:left="0"/>
              <w:rPr>
                <w:rFonts w:ascii="Arial" w:hAnsi="Arial" w:cs="Arial"/>
                <w:szCs w:val="22"/>
                <w:lang w:val="en-US"/>
              </w:rPr>
            </w:pPr>
          </w:p>
        </w:tc>
        <w:tc>
          <w:tcPr>
            <w:tcW w:w="2410" w:type="dxa"/>
            <w:vMerge/>
          </w:tcPr>
          <w:p w:rsidR="00C550F2" w:rsidP="00C625F9" w:rsidRDefault="00C550F2" w14:paraId="43E465B9" w14:textId="77777777">
            <w:pPr>
              <w:pStyle w:val="ListParagraph"/>
              <w:ind w:left="0"/>
              <w:rPr>
                <w:rFonts w:ascii="Arial" w:hAnsi="Arial" w:cs="Arial"/>
                <w:szCs w:val="22"/>
                <w:lang w:val="en-US"/>
              </w:rPr>
            </w:pPr>
          </w:p>
        </w:tc>
        <w:tc>
          <w:tcPr>
            <w:tcW w:w="4111" w:type="dxa"/>
          </w:tcPr>
          <w:p w:rsidR="00C550F2" w:rsidP="00C625F9" w:rsidRDefault="00C550F2" w14:paraId="2C1F3CB4" w14:textId="3F396562">
            <w:pPr>
              <w:pStyle w:val="ListParagraph"/>
              <w:ind w:left="0"/>
              <w:rPr>
                <w:rFonts w:ascii="Arial" w:hAnsi="Arial" w:cs="Arial"/>
                <w:szCs w:val="22"/>
                <w:lang w:val="en-US"/>
              </w:rPr>
            </w:pPr>
            <w:r w:rsidRPr="00C21816">
              <w:rPr>
                <w:rFonts w:ascii="Arial" w:hAnsi="Arial" w:cs="Arial"/>
                <w:szCs w:val="22"/>
                <w:lang w:val="en-US"/>
              </w:rPr>
              <w:t>city</w:t>
            </w:r>
          </w:p>
        </w:tc>
      </w:tr>
      <w:tr w:rsidR="006A0EBF" w:rsidTr="10657F12" w14:paraId="797CA063" w14:textId="77777777">
        <w:tc>
          <w:tcPr>
            <w:tcW w:w="3119" w:type="dxa"/>
            <w:vMerge/>
          </w:tcPr>
          <w:p w:rsidR="00C550F2" w:rsidP="00C625F9" w:rsidRDefault="00C550F2" w14:paraId="37829BBD" w14:textId="77777777">
            <w:pPr>
              <w:pStyle w:val="ListParagraph"/>
              <w:ind w:left="0"/>
              <w:rPr>
                <w:rFonts w:ascii="Arial" w:hAnsi="Arial" w:cs="Arial"/>
                <w:szCs w:val="22"/>
                <w:lang w:val="en-US"/>
              </w:rPr>
            </w:pPr>
          </w:p>
        </w:tc>
        <w:tc>
          <w:tcPr>
            <w:tcW w:w="2410" w:type="dxa"/>
            <w:vMerge/>
          </w:tcPr>
          <w:p w:rsidR="00C550F2" w:rsidP="00C625F9" w:rsidRDefault="00C550F2" w14:paraId="289D6014" w14:textId="77777777">
            <w:pPr>
              <w:pStyle w:val="ListParagraph"/>
              <w:ind w:left="0"/>
              <w:rPr>
                <w:rFonts w:ascii="Arial" w:hAnsi="Arial" w:cs="Arial"/>
                <w:szCs w:val="22"/>
                <w:lang w:val="en-US"/>
              </w:rPr>
            </w:pPr>
          </w:p>
        </w:tc>
        <w:tc>
          <w:tcPr>
            <w:tcW w:w="4111" w:type="dxa"/>
          </w:tcPr>
          <w:p w:rsidR="00C550F2" w:rsidP="00C625F9" w:rsidRDefault="00C550F2" w14:paraId="387B9E82" w14:textId="6A43A524">
            <w:pPr>
              <w:pStyle w:val="ListParagraph"/>
              <w:ind w:left="0"/>
              <w:rPr>
                <w:rFonts w:ascii="Arial" w:hAnsi="Arial" w:cs="Arial"/>
                <w:szCs w:val="22"/>
                <w:lang w:val="en-US"/>
              </w:rPr>
            </w:pPr>
            <w:r w:rsidRPr="00305464">
              <w:rPr>
                <w:rFonts w:ascii="Arial" w:hAnsi="Arial" w:cs="Arial"/>
                <w:szCs w:val="22"/>
                <w:lang w:val="en-US"/>
              </w:rPr>
              <w:t>document_type</w:t>
            </w:r>
          </w:p>
        </w:tc>
      </w:tr>
      <w:tr w:rsidR="006A0EBF" w:rsidTr="10657F12" w14:paraId="4E01DC29" w14:textId="77777777">
        <w:tc>
          <w:tcPr>
            <w:tcW w:w="3119" w:type="dxa"/>
            <w:vMerge/>
          </w:tcPr>
          <w:p w:rsidR="00C550F2" w:rsidP="00C625F9" w:rsidRDefault="00C550F2" w14:paraId="6FCC6F77" w14:textId="77777777">
            <w:pPr>
              <w:pStyle w:val="ListParagraph"/>
              <w:ind w:left="0"/>
              <w:rPr>
                <w:rFonts w:ascii="Arial" w:hAnsi="Arial" w:cs="Arial"/>
                <w:szCs w:val="22"/>
                <w:lang w:val="en-US"/>
              </w:rPr>
            </w:pPr>
          </w:p>
        </w:tc>
        <w:tc>
          <w:tcPr>
            <w:tcW w:w="2410" w:type="dxa"/>
            <w:vMerge/>
          </w:tcPr>
          <w:p w:rsidR="00C550F2" w:rsidP="00C625F9" w:rsidRDefault="00C550F2" w14:paraId="10DD1B53" w14:textId="77777777">
            <w:pPr>
              <w:pStyle w:val="ListParagraph"/>
              <w:ind w:left="0"/>
              <w:rPr>
                <w:rFonts w:ascii="Arial" w:hAnsi="Arial" w:cs="Arial"/>
                <w:szCs w:val="22"/>
                <w:lang w:val="en-US"/>
              </w:rPr>
            </w:pPr>
          </w:p>
        </w:tc>
        <w:tc>
          <w:tcPr>
            <w:tcW w:w="4111" w:type="dxa"/>
          </w:tcPr>
          <w:p w:rsidRPr="00305464" w:rsidR="00C550F2" w:rsidP="00C625F9" w:rsidRDefault="00C550F2" w14:paraId="0D6DF2A2" w14:textId="25058D1A">
            <w:pPr>
              <w:pStyle w:val="ListParagraph"/>
              <w:ind w:left="0"/>
              <w:rPr>
                <w:rFonts w:ascii="Arial" w:hAnsi="Arial" w:cs="Arial"/>
                <w:szCs w:val="22"/>
                <w:lang w:val="en-US"/>
              </w:rPr>
            </w:pPr>
            <w:r w:rsidRPr="00305464">
              <w:rPr>
                <w:rFonts w:ascii="Arial" w:hAnsi="Arial" w:cs="Arial"/>
                <w:szCs w:val="22"/>
                <w:lang w:val="en-US"/>
              </w:rPr>
              <w:t>reason</w:t>
            </w:r>
          </w:p>
        </w:tc>
      </w:tr>
      <w:tr w:rsidR="006A0EBF" w:rsidTr="10657F12" w14:paraId="507F3CB6" w14:textId="77777777">
        <w:tc>
          <w:tcPr>
            <w:tcW w:w="3119" w:type="dxa"/>
            <w:vMerge w:val="restart"/>
          </w:tcPr>
          <w:p w:rsidR="00C550F2" w:rsidP="00C625F9" w:rsidRDefault="00C550F2" w14:paraId="6E6E47E5" w14:textId="0ABA8A8F">
            <w:pPr>
              <w:pStyle w:val="ListParagraph"/>
              <w:ind w:left="0"/>
              <w:rPr>
                <w:rFonts w:ascii="Arial" w:hAnsi="Arial" w:cs="Arial"/>
                <w:szCs w:val="22"/>
                <w:lang w:val="en-US"/>
              </w:rPr>
            </w:pPr>
            <w:r>
              <w:rPr>
                <w:rFonts w:ascii="Arial" w:hAnsi="Arial" w:cs="Arial"/>
                <w:szCs w:val="22"/>
                <w:lang w:val="en-US"/>
              </w:rPr>
              <w:t>Appointment Service Module</w:t>
            </w:r>
          </w:p>
        </w:tc>
        <w:tc>
          <w:tcPr>
            <w:tcW w:w="2410" w:type="dxa"/>
            <w:vMerge w:val="restart"/>
          </w:tcPr>
          <w:p w:rsidR="00C550F2" w:rsidP="00C625F9" w:rsidRDefault="00C550F2" w14:paraId="17C9186D" w14:textId="265F8D6A">
            <w:pPr>
              <w:pStyle w:val="ListParagraph"/>
              <w:ind w:left="0"/>
              <w:rPr>
                <w:rFonts w:ascii="Arial" w:hAnsi="Arial" w:cs="Arial"/>
                <w:szCs w:val="22"/>
                <w:lang w:val="en-US"/>
              </w:rPr>
            </w:pPr>
            <w:r>
              <w:rPr>
                <w:rFonts w:ascii="Arial" w:hAnsi="Arial" w:cs="Arial"/>
                <w:szCs w:val="22"/>
                <w:lang w:val="en-US"/>
              </w:rPr>
              <w:t>Appointment_dbo</w:t>
            </w:r>
          </w:p>
        </w:tc>
        <w:tc>
          <w:tcPr>
            <w:tcW w:w="4111" w:type="dxa"/>
          </w:tcPr>
          <w:p w:rsidR="00C550F2" w:rsidP="00C625F9" w:rsidRDefault="00C550F2" w14:paraId="18BAC75F" w14:textId="44337CCB">
            <w:pPr>
              <w:pStyle w:val="ListParagraph"/>
              <w:ind w:left="0"/>
              <w:rPr>
                <w:rFonts w:ascii="Arial" w:hAnsi="Arial" w:cs="Arial"/>
                <w:szCs w:val="22"/>
                <w:lang w:val="en-US"/>
              </w:rPr>
            </w:pPr>
            <w:r w:rsidRPr="0017727B">
              <w:rPr>
                <w:rFonts w:ascii="Arial" w:hAnsi="Arial" w:cs="Arial"/>
              </w:rPr>
              <w:t>flyway_schema_history</w:t>
            </w:r>
          </w:p>
        </w:tc>
      </w:tr>
      <w:tr w:rsidR="006A0EBF" w:rsidTr="10657F12" w14:paraId="24F8912E" w14:textId="77777777">
        <w:tc>
          <w:tcPr>
            <w:tcW w:w="3119" w:type="dxa"/>
            <w:vMerge/>
          </w:tcPr>
          <w:p w:rsidR="00C550F2" w:rsidP="00C625F9" w:rsidRDefault="00C550F2" w14:paraId="032EEF43" w14:textId="77777777">
            <w:pPr>
              <w:pStyle w:val="ListParagraph"/>
              <w:ind w:left="0"/>
              <w:rPr>
                <w:rFonts w:ascii="Arial" w:hAnsi="Arial" w:cs="Arial"/>
                <w:szCs w:val="22"/>
                <w:lang w:val="en-US"/>
              </w:rPr>
            </w:pPr>
          </w:p>
        </w:tc>
        <w:tc>
          <w:tcPr>
            <w:tcW w:w="2410" w:type="dxa"/>
            <w:vMerge/>
          </w:tcPr>
          <w:p w:rsidR="00C550F2" w:rsidP="00C625F9" w:rsidRDefault="00C550F2" w14:paraId="3A9D94CA" w14:textId="77777777">
            <w:pPr>
              <w:pStyle w:val="ListParagraph"/>
              <w:ind w:left="0"/>
              <w:rPr>
                <w:rFonts w:ascii="Arial" w:hAnsi="Arial" w:cs="Arial"/>
                <w:szCs w:val="22"/>
                <w:lang w:val="en-US"/>
              </w:rPr>
            </w:pPr>
          </w:p>
        </w:tc>
        <w:tc>
          <w:tcPr>
            <w:tcW w:w="4111" w:type="dxa"/>
          </w:tcPr>
          <w:p w:rsidR="00C550F2" w:rsidP="00C625F9" w:rsidRDefault="00C550F2" w14:paraId="4A61CCBF" w14:textId="7ADAC499">
            <w:pPr>
              <w:pStyle w:val="ListParagraph"/>
              <w:ind w:left="0"/>
              <w:rPr>
                <w:rFonts w:ascii="Arial" w:hAnsi="Arial" w:cs="Arial"/>
                <w:szCs w:val="22"/>
                <w:lang w:val="en-US"/>
              </w:rPr>
            </w:pPr>
            <w:r w:rsidRPr="00D34735">
              <w:rPr>
                <w:rFonts w:ascii="Arial" w:hAnsi="Arial" w:cs="Arial"/>
                <w:szCs w:val="22"/>
                <w:lang w:val="en-US"/>
              </w:rPr>
              <w:t>appointment_type</w:t>
            </w:r>
          </w:p>
        </w:tc>
      </w:tr>
      <w:tr w:rsidR="006A0EBF" w:rsidTr="10657F12" w14:paraId="68CB851C" w14:textId="77777777">
        <w:tc>
          <w:tcPr>
            <w:tcW w:w="3119" w:type="dxa"/>
            <w:vMerge/>
          </w:tcPr>
          <w:p w:rsidR="00C550F2" w:rsidP="00C625F9" w:rsidRDefault="00C550F2" w14:paraId="1FBDAAF3" w14:textId="77777777">
            <w:pPr>
              <w:pStyle w:val="ListParagraph"/>
              <w:ind w:left="0"/>
              <w:rPr>
                <w:rFonts w:ascii="Arial" w:hAnsi="Arial" w:cs="Arial"/>
                <w:szCs w:val="22"/>
                <w:lang w:val="en-US"/>
              </w:rPr>
            </w:pPr>
          </w:p>
        </w:tc>
        <w:tc>
          <w:tcPr>
            <w:tcW w:w="2410" w:type="dxa"/>
            <w:vMerge/>
          </w:tcPr>
          <w:p w:rsidR="00C550F2" w:rsidP="00C625F9" w:rsidRDefault="00C550F2" w14:paraId="4A53FD6D" w14:textId="77777777">
            <w:pPr>
              <w:pStyle w:val="ListParagraph"/>
              <w:ind w:left="0"/>
              <w:rPr>
                <w:rFonts w:ascii="Arial" w:hAnsi="Arial" w:cs="Arial"/>
                <w:szCs w:val="22"/>
                <w:lang w:val="en-US"/>
              </w:rPr>
            </w:pPr>
          </w:p>
        </w:tc>
        <w:tc>
          <w:tcPr>
            <w:tcW w:w="4111" w:type="dxa"/>
          </w:tcPr>
          <w:p w:rsidR="00C550F2" w:rsidP="00C625F9" w:rsidRDefault="00C550F2" w14:paraId="132E0D93" w14:textId="0056D3C6">
            <w:pPr>
              <w:pStyle w:val="ListParagraph"/>
              <w:ind w:left="0"/>
              <w:rPr>
                <w:rFonts w:ascii="Arial" w:hAnsi="Arial" w:cs="Arial"/>
                <w:szCs w:val="22"/>
                <w:lang w:val="en-US"/>
              </w:rPr>
            </w:pPr>
            <w:r w:rsidRPr="00D34735">
              <w:rPr>
                <w:rFonts w:ascii="Arial" w:hAnsi="Arial" w:cs="Arial"/>
                <w:szCs w:val="22"/>
                <w:lang w:val="en-US"/>
              </w:rPr>
              <w:t>service_type</w:t>
            </w:r>
          </w:p>
        </w:tc>
      </w:tr>
      <w:tr w:rsidR="006A0EBF" w:rsidTr="10657F12" w14:paraId="0B8B29BD" w14:textId="77777777">
        <w:tc>
          <w:tcPr>
            <w:tcW w:w="3119" w:type="dxa"/>
            <w:vMerge/>
          </w:tcPr>
          <w:p w:rsidR="00E82195" w:rsidP="00C625F9" w:rsidRDefault="00E82195" w14:paraId="268CC913" w14:textId="77777777">
            <w:pPr>
              <w:pStyle w:val="ListParagraph"/>
              <w:ind w:left="0"/>
              <w:rPr>
                <w:rFonts w:ascii="Arial" w:hAnsi="Arial" w:cs="Arial"/>
                <w:szCs w:val="22"/>
                <w:lang w:val="en-US"/>
              </w:rPr>
            </w:pPr>
          </w:p>
        </w:tc>
        <w:tc>
          <w:tcPr>
            <w:tcW w:w="2410" w:type="dxa"/>
            <w:vMerge/>
          </w:tcPr>
          <w:p w:rsidR="00E82195" w:rsidP="00C625F9" w:rsidRDefault="00E82195" w14:paraId="020AA577" w14:textId="77777777">
            <w:pPr>
              <w:pStyle w:val="ListParagraph"/>
              <w:ind w:left="0"/>
              <w:rPr>
                <w:rFonts w:ascii="Arial" w:hAnsi="Arial" w:cs="Arial"/>
                <w:szCs w:val="22"/>
                <w:lang w:val="en-US"/>
              </w:rPr>
            </w:pPr>
          </w:p>
        </w:tc>
        <w:tc>
          <w:tcPr>
            <w:tcW w:w="4111" w:type="dxa"/>
          </w:tcPr>
          <w:p w:rsidRPr="009819FE" w:rsidR="00E82195" w:rsidP="00C625F9" w:rsidRDefault="00E82195" w14:paraId="6D7A6540" w14:textId="73E6F513">
            <w:pPr>
              <w:pStyle w:val="ListParagraph"/>
              <w:ind w:left="0"/>
              <w:rPr>
                <w:rFonts w:ascii="Arial" w:hAnsi="Arial" w:cs="Arial"/>
                <w:szCs w:val="22"/>
                <w:lang w:val="en-US"/>
              </w:rPr>
            </w:pPr>
            <w:r w:rsidRPr="00E82195">
              <w:rPr>
                <w:rFonts w:ascii="Arial" w:hAnsi="Arial" w:cs="Arial"/>
                <w:szCs w:val="22"/>
                <w:lang w:val="en-US"/>
              </w:rPr>
              <w:t>new_slot_associated_to_appointment</w:t>
            </w:r>
          </w:p>
        </w:tc>
      </w:tr>
      <w:tr w:rsidR="006A0EBF" w:rsidTr="10657F12" w14:paraId="7FF98394" w14:textId="77777777">
        <w:tc>
          <w:tcPr>
            <w:tcW w:w="3119" w:type="dxa"/>
            <w:vMerge/>
          </w:tcPr>
          <w:p w:rsidR="00C550F2" w:rsidP="00C625F9" w:rsidRDefault="00C550F2" w14:paraId="38FAD4FA" w14:textId="77777777">
            <w:pPr>
              <w:pStyle w:val="ListParagraph"/>
              <w:ind w:left="0"/>
              <w:rPr>
                <w:rFonts w:ascii="Arial" w:hAnsi="Arial" w:cs="Arial"/>
                <w:szCs w:val="22"/>
                <w:lang w:val="en-US"/>
              </w:rPr>
            </w:pPr>
          </w:p>
        </w:tc>
        <w:tc>
          <w:tcPr>
            <w:tcW w:w="2410" w:type="dxa"/>
            <w:vMerge/>
          </w:tcPr>
          <w:p w:rsidR="00C550F2" w:rsidP="00C625F9" w:rsidRDefault="00C550F2" w14:paraId="09C95556" w14:textId="77777777">
            <w:pPr>
              <w:pStyle w:val="ListParagraph"/>
              <w:ind w:left="0"/>
              <w:rPr>
                <w:rFonts w:ascii="Arial" w:hAnsi="Arial" w:cs="Arial"/>
                <w:szCs w:val="22"/>
                <w:lang w:val="en-US"/>
              </w:rPr>
            </w:pPr>
          </w:p>
        </w:tc>
        <w:tc>
          <w:tcPr>
            <w:tcW w:w="4111" w:type="dxa"/>
          </w:tcPr>
          <w:p w:rsidR="00C550F2" w:rsidP="00C625F9" w:rsidRDefault="00C550F2" w14:paraId="0BDB87E8" w14:textId="0EC43300">
            <w:pPr>
              <w:pStyle w:val="ListParagraph"/>
              <w:ind w:left="0"/>
              <w:rPr>
                <w:rFonts w:ascii="Arial" w:hAnsi="Arial" w:cs="Arial"/>
                <w:szCs w:val="22"/>
                <w:lang w:val="en-US"/>
              </w:rPr>
            </w:pPr>
            <w:r w:rsidRPr="009819FE">
              <w:rPr>
                <w:rFonts w:ascii="Arial" w:hAnsi="Arial" w:cs="Arial"/>
                <w:szCs w:val="22"/>
                <w:lang w:val="en-US"/>
              </w:rPr>
              <w:t>appointment</w:t>
            </w:r>
          </w:p>
        </w:tc>
      </w:tr>
      <w:tr w:rsidR="006A0EBF" w:rsidTr="10657F12" w14:paraId="7B936C5A" w14:textId="77777777">
        <w:tc>
          <w:tcPr>
            <w:tcW w:w="3119" w:type="dxa"/>
            <w:vMerge/>
          </w:tcPr>
          <w:p w:rsidR="00C550F2" w:rsidP="00C625F9" w:rsidRDefault="00C550F2" w14:paraId="01A5E46C" w14:textId="77777777">
            <w:pPr>
              <w:pStyle w:val="ListParagraph"/>
              <w:ind w:left="0"/>
              <w:rPr>
                <w:rFonts w:ascii="Arial" w:hAnsi="Arial" w:cs="Arial"/>
                <w:szCs w:val="22"/>
                <w:lang w:val="en-US"/>
              </w:rPr>
            </w:pPr>
          </w:p>
        </w:tc>
        <w:tc>
          <w:tcPr>
            <w:tcW w:w="2410" w:type="dxa"/>
            <w:vMerge/>
          </w:tcPr>
          <w:p w:rsidR="00C550F2" w:rsidP="00C625F9" w:rsidRDefault="00C550F2" w14:paraId="5438C505" w14:textId="77777777">
            <w:pPr>
              <w:pStyle w:val="ListParagraph"/>
              <w:ind w:left="0"/>
              <w:rPr>
                <w:rFonts w:ascii="Arial" w:hAnsi="Arial" w:cs="Arial"/>
                <w:szCs w:val="22"/>
                <w:lang w:val="en-US"/>
              </w:rPr>
            </w:pPr>
          </w:p>
        </w:tc>
        <w:tc>
          <w:tcPr>
            <w:tcW w:w="4111" w:type="dxa"/>
          </w:tcPr>
          <w:p w:rsidR="00C550F2" w:rsidP="00C625F9" w:rsidRDefault="00C550F2" w14:paraId="20EB3D17" w14:textId="51DB76A7">
            <w:pPr>
              <w:pStyle w:val="ListParagraph"/>
              <w:ind w:left="0"/>
              <w:rPr>
                <w:rFonts w:ascii="Arial" w:hAnsi="Arial" w:cs="Arial"/>
                <w:szCs w:val="22"/>
                <w:lang w:val="en-US"/>
              </w:rPr>
            </w:pPr>
            <w:r w:rsidRPr="009819FE">
              <w:rPr>
                <w:rFonts w:ascii="Arial" w:hAnsi="Arial" w:cs="Arial"/>
                <w:szCs w:val="22"/>
                <w:lang w:val="en-US"/>
              </w:rPr>
              <w:t>appointment_history</w:t>
            </w:r>
          </w:p>
        </w:tc>
      </w:tr>
      <w:tr w:rsidR="006A0EBF" w:rsidTr="10657F12" w14:paraId="46E34FD8" w14:textId="77777777">
        <w:tc>
          <w:tcPr>
            <w:tcW w:w="3119" w:type="dxa"/>
            <w:vMerge/>
          </w:tcPr>
          <w:p w:rsidR="00C550F2" w:rsidP="00C625F9" w:rsidRDefault="00C550F2" w14:paraId="514FB184" w14:textId="77777777">
            <w:pPr>
              <w:pStyle w:val="ListParagraph"/>
              <w:ind w:left="0"/>
              <w:rPr>
                <w:rFonts w:ascii="Arial" w:hAnsi="Arial" w:cs="Arial"/>
                <w:szCs w:val="22"/>
                <w:lang w:val="en-US"/>
              </w:rPr>
            </w:pPr>
          </w:p>
        </w:tc>
        <w:tc>
          <w:tcPr>
            <w:tcW w:w="2410" w:type="dxa"/>
            <w:vMerge/>
          </w:tcPr>
          <w:p w:rsidR="00C550F2" w:rsidP="00C625F9" w:rsidRDefault="00C550F2" w14:paraId="7959E4E6" w14:textId="77777777">
            <w:pPr>
              <w:pStyle w:val="ListParagraph"/>
              <w:ind w:left="0"/>
              <w:rPr>
                <w:rFonts w:ascii="Arial" w:hAnsi="Arial" w:cs="Arial"/>
                <w:szCs w:val="22"/>
                <w:lang w:val="en-US"/>
              </w:rPr>
            </w:pPr>
          </w:p>
        </w:tc>
        <w:tc>
          <w:tcPr>
            <w:tcW w:w="4111" w:type="dxa"/>
          </w:tcPr>
          <w:p w:rsidR="00C550F2" w:rsidP="00C625F9" w:rsidRDefault="00C550F2" w14:paraId="08AF447E" w14:textId="6E146170">
            <w:pPr>
              <w:pStyle w:val="ListParagraph"/>
              <w:ind w:left="0"/>
              <w:rPr>
                <w:rFonts w:ascii="Arial" w:hAnsi="Arial" w:cs="Arial"/>
                <w:szCs w:val="22"/>
                <w:lang w:val="en-US"/>
              </w:rPr>
            </w:pPr>
            <w:r w:rsidRPr="0019018F">
              <w:rPr>
                <w:rFonts w:ascii="Arial" w:hAnsi="Arial" w:cs="Arial"/>
                <w:szCs w:val="22"/>
                <w:lang w:val="en-US"/>
              </w:rPr>
              <w:t>slot_associated_to_appointment</w:t>
            </w:r>
          </w:p>
        </w:tc>
      </w:tr>
      <w:tr w:rsidR="00C550F2" w:rsidTr="10657F12" w14:paraId="362D75F3" w14:textId="77777777">
        <w:tc>
          <w:tcPr>
            <w:tcW w:w="3119" w:type="dxa"/>
          </w:tcPr>
          <w:p w:rsidR="00C550F2" w:rsidP="00C625F9" w:rsidRDefault="00C550F2" w14:paraId="2676CDD2" w14:textId="77777777">
            <w:pPr>
              <w:pStyle w:val="ListParagraph"/>
              <w:ind w:left="0"/>
              <w:rPr>
                <w:rFonts w:ascii="Arial" w:hAnsi="Arial" w:cs="Arial"/>
                <w:szCs w:val="22"/>
                <w:lang w:val="en-US"/>
              </w:rPr>
            </w:pPr>
          </w:p>
        </w:tc>
        <w:tc>
          <w:tcPr>
            <w:tcW w:w="2410" w:type="dxa"/>
          </w:tcPr>
          <w:p w:rsidR="00C550F2" w:rsidP="00C625F9" w:rsidRDefault="00C550F2" w14:paraId="36C2BF5D" w14:textId="77777777">
            <w:pPr>
              <w:pStyle w:val="ListParagraph"/>
              <w:ind w:left="0"/>
              <w:rPr>
                <w:rFonts w:ascii="Arial" w:hAnsi="Arial" w:cs="Arial"/>
                <w:szCs w:val="22"/>
                <w:lang w:val="en-US"/>
              </w:rPr>
            </w:pPr>
          </w:p>
        </w:tc>
        <w:tc>
          <w:tcPr>
            <w:tcW w:w="4111" w:type="dxa"/>
          </w:tcPr>
          <w:p w:rsidRPr="0019018F" w:rsidR="00C550F2" w:rsidP="00C625F9" w:rsidRDefault="00C550F2" w14:paraId="683436F6" w14:textId="0912CB6A">
            <w:pPr>
              <w:pStyle w:val="ListParagraph"/>
              <w:ind w:left="0"/>
              <w:rPr>
                <w:rFonts w:ascii="Arial" w:hAnsi="Arial" w:cs="Arial"/>
                <w:szCs w:val="22"/>
                <w:lang w:val="en-US"/>
              </w:rPr>
            </w:pPr>
            <w:r w:rsidRPr="0019018F">
              <w:rPr>
                <w:rFonts w:ascii="Arial" w:hAnsi="Arial" w:cs="Arial"/>
                <w:szCs w:val="22"/>
                <w:lang w:val="en-US"/>
              </w:rPr>
              <w:t>flyway_schema_history</w:t>
            </w:r>
          </w:p>
        </w:tc>
      </w:tr>
    </w:tbl>
    <w:p w:rsidRPr="0068179D" w:rsidR="0068179D" w:rsidP="00C625F9" w:rsidRDefault="0068179D" w14:paraId="12D353F5" w14:textId="77777777">
      <w:pPr>
        <w:pStyle w:val="ListParagraph"/>
        <w:ind w:left="567"/>
        <w:rPr>
          <w:rFonts w:ascii="Arial" w:hAnsi="Arial" w:cs="Arial"/>
          <w:sz w:val="22"/>
          <w:szCs w:val="22"/>
          <w:lang w:val="en-US"/>
        </w:rPr>
      </w:pPr>
    </w:p>
    <w:p w:rsidR="002F35FC" w:rsidP="001A6C83" w:rsidRDefault="002F35FC" w14:paraId="5038958F" w14:textId="77777777">
      <w:pPr>
        <w:pStyle w:val="ListParagraph"/>
        <w:ind w:left="567"/>
        <w:rPr>
          <w:rFonts w:ascii="Arial" w:hAnsi="Arial" w:cs="Arial"/>
          <w:sz w:val="22"/>
          <w:szCs w:val="22"/>
          <w:lang w:val="en-US"/>
        </w:rPr>
      </w:pPr>
    </w:p>
    <w:p w:rsidR="001A6C83" w:rsidP="001A6C83" w:rsidRDefault="001A6C83" w14:paraId="3EF198D0" w14:textId="26A16788">
      <w:pPr>
        <w:pStyle w:val="ListParagraph"/>
        <w:ind w:left="567"/>
        <w:rPr>
          <w:rFonts w:ascii="Arial" w:hAnsi="Arial" w:cs="Arial"/>
          <w:sz w:val="22"/>
          <w:szCs w:val="22"/>
          <w:lang w:val="en-US"/>
        </w:rPr>
      </w:pPr>
      <w:r>
        <w:rPr>
          <w:rFonts w:ascii="Arial" w:hAnsi="Arial" w:cs="Arial"/>
          <w:sz w:val="22"/>
          <w:szCs w:val="22"/>
          <w:lang w:val="en-US"/>
        </w:rPr>
        <w:t xml:space="preserve">Within the </w:t>
      </w:r>
      <w:r w:rsidR="00072E7B">
        <w:rPr>
          <w:rFonts w:ascii="Arial" w:hAnsi="Arial" w:cs="Arial"/>
          <w:sz w:val="22"/>
          <w:szCs w:val="22"/>
          <w:lang w:val="en-US"/>
        </w:rPr>
        <w:t>Cosmos</w:t>
      </w:r>
      <w:r>
        <w:rPr>
          <w:rFonts w:ascii="Arial" w:hAnsi="Arial" w:cs="Arial"/>
          <w:sz w:val="22"/>
          <w:szCs w:val="22"/>
          <w:lang w:val="en-US"/>
        </w:rPr>
        <w:t xml:space="preserve">DB database instance, the following </w:t>
      </w:r>
      <w:r w:rsidR="00650553">
        <w:rPr>
          <w:rFonts w:ascii="Arial" w:hAnsi="Arial" w:cs="Arial"/>
          <w:sz w:val="22"/>
          <w:szCs w:val="22"/>
          <w:lang w:val="en-US"/>
        </w:rPr>
        <w:t>collections</w:t>
      </w:r>
      <w:r>
        <w:rPr>
          <w:rFonts w:ascii="Arial" w:hAnsi="Arial" w:cs="Arial"/>
          <w:sz w:val="22"/>
          <w:szCs w:val="22"/>
          <w:lang w:val="en-US"/>
        </w:rPr>
        <w:t xml:space="preserve"> will be implemented</w:t>
      </w:r>
      <w:r w:rsidRPr="0068179D">
        <w:rPr>
          <w:rFonts w:ascii="Arial" w:hAnsi="Arial" w:cs="Arial"/>
          <w:sz w:val="22"/>
          <w:szCs w:val="22"/>
          <w:lang w:val="en-US"/>
        </w:rPr>
        <w:t>:</w:t>
      </w:r>
    </w:p>
    <w:p w:rsidR="00982528" w:rsidP="00982528" w:rsidRDefault="00982528" w14:paraId="115AF860" w14:textId="77777777">
      <w:pPr>
        <w:pStyle w:val="ListParagraph"/>
        <w:ind w:left="567"/>
        <w:rPr>
          <w:rFonts w:ascii="Arial" w:hAnsi="Arial" w:cs="Arial"/>
          <w:sz w:val="22"/>
          <w:szCs w:val="22"/>
          <w:lang w:val="en-US"/>
        </w:rPr>
      </w:pPr>
    </w:p>
    <w:tbl>
      <w:tblPr>
        <w:tblStyle w:val="TableGrid"/>
        <w:tblW w:w="9640" w:type="dxa"/>
        <w:tblInd w:w="-147" w:type="dxa"/>
        <w:tblLook w:val="04A0" w:firstRow="1" w:lastRow="0" w:firstColumn="1" w:lastColumn="0" w:noHBand="0" w:noVBand="1"/>
      </w:tblPr>
      <w:tblGrid>
        <w:gridCol w:w="4678"/>
        <w:gridCol w:w="4962"/>
      </w:tblGrid>
      <w:tr w:rsidR="00650553" w:rsidTr="00A148A9" w14:paraId="4F231E57" w14:textId="77777777">
        <w:trPr>
          <w:tblHeader/>
        </w:trPr>
        <w:tc>
          <w:tcPr>
            <w:tcW w:w="4678" w:type="dxa"/>
            <w:shd w:val="clear" w:color="auto" w:fill="BFBFBF" w:themeFill="background1" w:themeFillShade="BF"/>
          </w:tcPr>
          <w:p w:rsidRPr="00415527" w:rsidR="00650553" w:rsidRDefault="00650553" w14:paraId="6137B96F" w14:textId="4B749E0F">
            <w:pPr>
              <w:pStyle w:val="ListParagraph"/>
              <w:ind w:left="0"/>
              <w:jc w:val="center"/>
              <w:rPr>
                <w:rFonts w:ascii="Arial" w:hAnsi="Arial" w:cs="Arial"/>
                <w:b/>
                <w:sz w:val="24"/>
                <w:szCs w:val="24"/>
                <w:lang w:val="en-US"/>
                <w:rPrChange w:author="Mohmmad Modallal" w:date="2025-07-17T17:18:00Z" w16du:dateUtc="2025-07-17T13:18:00Z" w:id="234">
                  <w:rPr>
                    <w:rFonts w:ascii="Arial" w:hAnsi="Arial" w:cs="Arial"/>
                    <w:szCs w:val="22"/>
                    <w:lang w:val="en-US"/>
                  </w:rPr>
                </w:rPrChange>
              </w:rPr>
              <w:pPrChange w:author="Mohmmad Modallal" w:date="2025-07-17T17:18:00Z" w16du:dateUtc="2025-07-17T13:18:00Z" w:id="235">
                <w:pPr>
                  <w:pStyle w:val="ListParagraph"/>
                  <w:ind w:left="0"/>
                </w:pPr>
              </w:pPrChange>
            </w:pPr>
            <w:commentRangeStart w:id="236"/>
            <w:r w:rsidRPr="00415527">
              <w:rPr>
                <w:rFonts w:ascii="Arial" w:hAnsi="Arial" w:cs="Arial"/>
                <w:b/>
                <w:szCs w:val="24"/>
                <w:lang w:val="en-US"/>
                <w:rPrChange w:author="Mohmmad Modallal" w:date="2025-07-17T17:18:00Z" w16du:dateUtc="2025-07-17T13:18:00Z" w:id="237">
                  <w:rPr>
                    <w:rFonts w:ascii="Arial" w:hAnsi="Arial" w:cs="Arial"/>
                    <w:szCs w:val="22"/>
                    <w:lang w:val="en-US"/>
                  </w:rPr>
                </w:rPrChange>
              </w:rPr>
              <w:t>Service Module</w:t>
            </w:r>
            <w:commentRangeEnd w:id="236"/>
            <w:r w:rsidRPr="00415527" w:rsidR="00FB3FDA">
              <w:rPr>
                <w:rStyle w:val="CommentReference"/>
                <w:rFonts w:ascii="Arial" w:hAnsi="Arial" w:cs="Arial"/>
                <w:b/>
                <w:sz w:val="24"/>
                <w:szCs w:val="24"/>
                <w:lang w:val="en-US"/>
                <w:rPrChange w:author="Mohmmad Modallal" w:date="2025-07-17T17:18:00Z" w16du:dateUtc="2025-07-17T13:18:00Z" w:id="238">
                  <w:rPr>
                    <w:rStyle w:val="CommentReference"/>
                    <w:rFonts w:ascii="Arial" w:hAnsi="Arial" w:cs="Arial"/>
                    <w:sz w:val="22"/>
                    <w:szCs w:val="22"/>
                    <w:lang w:val="en-US"/>
                  </w:rPr>
                </w:rPrChange>
              </w:rPr>
              <w:commentReference w:id="236"/>
            </w:r>
          </w:p>
        </w:tc>
        <w:tc>
          <w:tcPr>
            <w:tcW w:w="4962" w:type="dxa"/>
            <w:shd w:val="clear" w:color="auto" w:fill="BFBFBF" w:themeFill="background1" w:themeFillShade="BF"/>
          </w:tcPr>
          <w:p w:rsidRPr="00415527" w:rsidR="00650553" w:rsidRDefault="00650553" w14:paraId="31D1BC7B" w14:textId="4ABFDF80">
            <w:pPr>
              <w:pStyle w:val="ListParagraph"/>
              <w:ind w:left="0"/>
              <w:jc w:val="center"/>
              <w:rPr>
                <w:rFonts w:ascii="Arial" w:hAnsi="Arial" w:cs="Arial"/>
                <w:b/>
                <w:sz w:val="24"/>
                <w:szCs w:val="24"/>
                <w:lang w:val="en-US"/>
                <w:rPrChange w:author="Mohmmad Modallal" w:date="2025-07-17T17:18:00Z" w16du:dateUtc="2025-07-17T13:18:00Z" w:id="239">
                  <w:rPr>
                    <w:rFonts w:ascii="Arial" w:hAnsi="Arial" w:cs="Arial"/>
                    <w:szCs w:val="22"/>
                    <w:lang w:val="en-US"/>
                  </w:rPr>
                </w:rPrChange>
              </w:rPr>
              <w:pPrChange w:author="Mohmmad Modallal" w:date="2025-07-17T17:18:00Z" w16du:dateUtc="2025-07-17T13:18:00Z" w:id="240">
                <w:pPr>
                  <w:pStyle w:val="ListParagraph"/>
                  <w:ind w:left="0"/>
                </w:pPr>
              </w:pPrChange>
            </w:pPr>
            <w:r w:rsidRPr="00415527">
              <w:rPr>
                <w:rFonts w:ascii="Arial" w:hAnsi="Arial" w:cs="Arial"/>
                <w:b/>
                <w:szCs w:val="24"/>
                <w:lang w:val="en-US"/>
                <w:rPrChange w:author="Mohmmad Modallal" w:date="2025-07-17T17:18:00Z" w16du:dateUtc="2025-07-17T13:18:00Z" w:id="241">
                  <w:rPr>
                    <w:rFonts w:ascii="Arial" w:hAnsi="Arial" w:cs="Arial"/>
                    <w:szCs w:val="22"/>
                    <w:lang w:val="en-US"/>
                  </w:rPr>
                </w:rPrChange>
              </w:rPr>
              <w:t>Collection name</w:t>
            </w:r>
          </w:p>
        </w:tc>
      </w:tr>
      <w:tr w:rsidR="00650553" w:rsidTr="00A148A9" w14:paraId="054ECCAD" w14:textId="77777777">
        <w:tc>
          <w:tcPr>
            <w:tcW w:w="4678" w:type="dxa"/>
          </w:tcPr>
          <w:p w:rsidR="00650553" w:rsidP="00982528" w:rsidRDefault="00E00221" w14:paraId="114FD00B" w14:textId="7E5611BB">
            <w:pPr>
              <w:pStyle w:val="ListParagraph"/>
              <w:ind w:left="0"/>
              <w:rPr>
                <w:rFonts w:ascii="Arial" w:hAnsi="Arial" w:cs="Arial"/>
                <w:szCs w:val="22"/>
                <w:lang w:val="en-US"/>
              </w:rPr>
            </w:pPr>
            <w:r>
              <w:rPr>
                <w:rFonts w:ascii="Arial" w:hAnsi="Arial" w:cs="Arial"/>
                <w:szCs w:val="22"/>
                <w:lang w:val="en-US"/>
              </w:rPr>
              <w:t>Appointment Service Module</w:t>
            </w:r>
          </w:p>
        </w:tc>
        <w:tc>
          <w:tcPr>
            <w:tcW w:w="4962" w:type="dxa"/>
          </w:tcPr>
          <w:p w:rsidR="00650553" w:rsidP="00982528" w:rsidRDefault="00E00221" w14:paraId="3DECE0B5" w14:textId="5F38C97D">
            <w:pPr>
              <w:pStyle w:val="ListParagraph"/>
              <w:ind w:left="0"/>
              <w:rPr>
                <w:rFonts w:ascii="Arial" w:hAnsi="Arial" w:cs="Arial"/>
                <w:szCs w:val="22"/>
                <w:lang w:val="en-US"/>
              </w:rPr>
            </w:pPr>
            <w:r>
              <w:rPr>
                <w:rFonts w:ascii="Arial" w:hAnsi="Arial" w:cs="Arial"/>
                <w:szCs w:val="22"/>
                <w:lang w:val="en-US"/>
              </w:rPr>
              <w:t>Appointment</w:t>
            </w:r>
          </w:p>
        </w:tc>
      </w:tr>
      <w:tr w:rsidR="00650553" w:rsidTr="00A148A9" w14:paraId="2D0952FE" w14:textId="77777777">
        <w:tc>
          <w:tcPr>
            <w:tcW w:w="4678" w:type="dxa"/>
          </w:tcPr>
          <w:p w:rsidR="00650553" w:rsidP="00982528" w:rsidRDefault="00E00221" w14:paraId="3B0EAB3E" w14:textId="1A7124B1">
            <w:pPr>
              <w:pStyle w:val="ListParagraph"/>
              <w:ind w:left="0"/>
              <w:rPr>
                <w:rFonts w:ascii="Arial" w:hAnsi="Arial" w:cs="Arial"/>
                <w:szCs w:val="22"/>
                <w:lang w:val="en-US"/>
              </w:rPr>
            </w:pPr>
            <w:r>
              <w:rPr>
                <w:rFonts w:ascii="Arial" w:hAnsi="Arial" w:cs="Arial"/>
                <w:szCs w:val="22"/>
                <w:lang w:val="en-US"/>
              </w:rPr>
              <w:t>Notification Service Module</w:t>
            </w:r>
          </w:p>
        </w:tc>
        <w:tc>
          <w:tcPr>
            <w:tcW w:w="4962" w:type="dxa"/>
          </w:tcPr>
          <w:p w:rsidR="00650553" w:rsidP="00982528" w:rsidRDefault="00E00221" w14:paraId="3CCC2B50" w14:textId="6C421A99">
            <w:pPr>
              <w:pStyle w:val="ListParagraph"/>
              <w:ind w:left="0"/>
              <w:rPr>
                <w:rFonts w:ascii="Arial" w:hAnsi="Arial" w:cs="Arial"/>
                <w:szCs w:val="22"/>
                <w:lang w:val="en-US"/>
              </w:rPr>
            </w:pPr>
            <w:r>
              <w:rPr>
                <w:rFonts w:ascii="Arial" w:hAnsi="Arial" w:cs="Arial"/>
                <w:szCs w:val="22"/>
                <w:lang w:val="en-US"/>
              </w:rPr>
              <w:t>Templates</w:t>
            </w:r>
          </w:p>
        </w:tc>
      </w:tr>
      <w:tr w:rsidR="00906B23" w:rsidTr="00A148A9" w14:paraId="58CD3AD2" w14:textId="77777777">
        <w:tc>
          <w:tcPr>
            <w:tcW w:w="4678" w:type="dxa"/>
            <w:vMerge w:val="restart"/>
          </w:tcPr>
          <w:p w:rsidR="00906B23" w:rsidP="00982528" w:rsidRDefault="00906B23" w14:paraId="59C1A354" w14:textId="789629C2">
            <w:pPr>
              <w:pStyle w:val="ListParagraph"/>
              <w:ind w:left="0"/>
              <w:rPr>
                <w:rFonts w:ascii="Arial" w:hAnsi="Arial" w:cs="Arial"/>
                <w:szCs w:val="22"/>
                <w:lang w:val="en-US"/>
              </w:rPr>
            </w:pPr>
            <w:r>
              <w:rPr>
                <w:rFonts w:ascii="Arial" w:hAnsi="Arial" w:cs="Arial"/>
                <w:szCs w:val="22"/>
                <w:lang w:val="en-US"/>
              </w:rPr>
              <w:t>Symptoms-Checker Service Module</w:t>
            </w:r>
          </w:p>
        </w:tc>
        <w:tc>
          <w:tcPr>
            <w:tcW w:w="4962" w:type="dxa"/>
          </w:tcPr>
          <w:p w:rsidR="00906B23" w:rsidP="00982528" w:rsidRDefault="00906B23" w14:paraId="74A3AB2C" w14:textId="60726DCA">
            <w:pPr>
              <w:pStyle w:val="ListParagraph"/>
              <w:ind w:left="0"/>
              <w:rPr>
                <w:rFonts w:ascii="Arial" w:hAnsi="Arial" w:cs="Arial"/>
                <w:szCs w:val="22"/>
                <w:lang w:val="en-US"/>
              </w:rPr>
            </w:pPr>
            <w:r w:rsidRPr="00637474">
              <w:rPr>
                <w:rFonts w:ascii="Arial" w:hAnsi="Arial" w:cs="Arial"/>
                <w:szCs w:val="22"/>
                <w:lang w:val="en-US"/>
              </w:rPr>
              <w:t>ageGroup</w:t>
            </w:r>
          </w:p>
        </w:tc>
      </w:tr>
      <w:tr w:rsidR="00906B23" w:rsidTr="00A148A9" w14:paraId="09D26F62" w14:textId="77777777">
        <w:tc>
          <w:tcPr>
            <w:tcW w:w="4678" w:type="dxa"/>
            <w:vMerge/>
          </w:tcPr>
          <w:p w:rsidR="00906B23" w:rsidP="00982528" w:rsidRDefault="00906B23" w14:paraId="54567297" w14:textId="77777777">
            <w:pPr>
              <w:pStyle w:val="ListParagraph"/>
              <w:ind w:left="0"/>
              <w:rPr>
                <w:rFonts w:ascii="Arial" w:hAnsi="Arial" w:cs="Arial"/>
                <w:szCs w:val="22"/>
                <w:lang w:val="en-US"/>
              </w:rPr>
            </w:pPr>
          </w:p>
        </w:tc>
        <w:tc>
          <w:tcPr>
            <w:tcW w:w="4962" w:type="dxa"/>
          </w:tcPr>
          <w:p w:rsidR="00906B23" w:rsidP="00982528" w:rsidRDefault="00906B23" w14:paraId="1376DEB4" w14:textId="1235166E">
            <w:pPr>
              <w:pStyle w:val="ListParagraph"/>
              <w:ind w:left="0"/>
              <w:rPr>
                <w:rFonts w:ascii="Arial" w:hAnsi="Arial" w:cs="Arial"/>
                <w:szCs w:val="22"/>
                <w:lang w:val="en-US"/>
              </w:rPr>
            </w:pPr>
            <w:r w:rsidRPr="00637474">
              <w:rPr>
                <w:rFonts w:ascii="Arial" w:hAnsi="Arial" w:cs="Arial"/>
                <w:szCs w:val="22"/>
                <w:lang w:val="en-US"/>
              </w:rPr>
              <w:t>country</w:t>
            </w:r>
          </w:p>
        </w:tc>
      </w:tr>
      <w:tr w:rsidR="00906B23" w:rsidTr="00A148A9" w14:paraId="5E3DF145" w14:textId="77777777">
        <w:tc>
          <w:tcPr>
            <w:tcW w:w="4678" w:type="dxa"/>
            <w:vMerge/>
          </w:tcPr>
          <w:p w:rsidR="00906B23" w:rsidP="00982528" w:rsidRDefault="00906B23" w14:paraId="6907B2DA" w14:textId="77777777">
            <w:pPr>
              <w:pStyle w:val="ListParagraph"/>
              <w:ind w:left="0"/>
              <w:rPr>
                <w:rFonts w:ascii="Arial" w:hAnsi="Arial" w:cs="Arial"/>
                <w:szCs w:val="22"/>
                <w:lang w:val="en-US"/>
              </w:rPr>
            </w:pPr>
          </w:p>
        </w:tc>
        <w:tc>
          <w:tcPr>
            <w:tcW w:w="4962" w:type="dxa"/>
          </w:tcPr>
          <w:p w:rsidR="00906B23" w:rsidP="00982528" w:rsidRDefault="00906B23" w14:paraId="6765547F" w14:textId="2F6065C6">
            <w:pPr>
              <w:pStyle w:val="ListParagraph"/>
              <w:ind w:left="0"/>
              <w:rPr>
                <w:rFonts w:ascii="Arial" w:hAnsi="Arial" w:cs="Arial"/>
                <w:szCs w:val="22"/>
                <w:lang w:val="en-US"/>
              </w:rPr>
            </w:pPr>
            <w:r w:rsidRPr="00637474">
              <w:rPr>
                <w:rFonts w:ascii="Arial" w:hAnsi="Arial" w:cs="Arial"/>
                <w:szCs w:val="22"/>
                <w:lang w:val="en-US"/>
              </w:rPr>
              <w:t>pregnancy</w:t>
            </w:r>
          </w:p>
        </w:tc>
      </w:tr>
      <w:tr w:rsidR="00906B23" w:rsidTr="00A148A9" w14:paraId="7B203D80" w14:textId="77777777">
        <w:tc>
          <w:tcPr>
            <w:tcW w:w="4678" w:type="dxa"/>
            <w:vMerge/>
          </w:tcPr>
          <w:p w:rsidR="00906B23" w:rsidP="00982528" w:rsidRDefault="00906B23" w14:paraId="095DD42A" w14:textId="77777777">
            <w:pPr>
              <w:pStyle w:val="ListParagraph"/>
              <w:ind w:left="0"/>
              <w:rPr>
                <w:rFonts w:ascii="Arial" w:hAnsi="Arial" w:cs="Arial"/>
                <w:szCs w:val="22"/>
                <w:lang w:val="en-US"/>
              </w:rPr>
            </w:pPr>
          </w:p>
        </w:tc>
        <w:tc>
          <w:tcPr>
            <w:tcW w:w="4962" w:type="dxa"/>
          </w:tcPr>
          <w:p w:rsidR="00906B23" w:rsidP="00982528" w:rsidRDefault="00906B23" w14:paraId="6FA0F88A" w14:textId="3EA13610">
            <w:pPr>
              <w:pStyle w:val="ListParagraph"/>
              <w:ind w:left="0"/>
              <w:rPr>
                <w:rFonts w:ascii="Arial" w:hAnsi="Arial" w:cs="Arial"/>
                <w:szCs w:val="22"/>
                <w:lang w:val="en-US"/>
              </w:rPr>
            </w:pPr>
            <w:r w:rsidRPr="00906B23">
              <w:rPr>
                <w:rFonts w:ascii="Arial" w:hAnsi="Arial" w:cs="Arial"/>
                <w:szCs w:val="22"/>
                <w:lang w:val="en-US"/>
              </w:rPr>
              <w:t>predictivetexts</w:t>
            </w:r>
          </w:p>
        </w:tc>
      </w:tr>
    </w:tbl>
    <w:p w:rsidR="00E42B5B" w:rsidP="006F0FFF" w:rsidRDefault="00E42B5B" w14:paraId="6FDB9C47" w14:textId="77777777">
      <w:pPr>
        <w:pStyle w:val="ListParagraph"/>
        <w:ind w:left="567"/>
        <w:rPr>
          <w:rFonts w:ascii="Arial" w:hAnsi="Arial" w:cs="Arial"/>
          <w:sz w:val="22"/>
          <w:szCs w:val="22"/>
          <w:lang w:val="en-US"/>
        </w:rPr>
      </w:pPr>
    </w:p>
    <w:p w:rsidRPr="005A1C8B" w:rsidR="00C02F34" w:rsidP="006F0FFF" w:rsidRDefault="00C02F34" w14:paraId="3DAD0EE9" w14:textId="77777777">
      <w:pPr>
        <w:pStyle w:val="ListParagraph"/>
        <w:ind w:left="567"/>
        <w:rPr>
          <w:rFonts w:ascii="Arial" w:hAnsi="Arial" w:cs="Arial"/>
          <w:sz w:val="22"/>
          <w:szCs w:val="22"/>
          <w:lang w:val="en-US"/>
        </w:rPr>
      </w:pPr>
    </w:p>
    <w:p w:rsidRPr="00B21012" w:rsidR="00F219A1" w:rsidRDefault="221FFCFA" w14:paraId="25B25EBE" w14:textId="241ACC65">
      <w:pPr>
        <w:pStyle w:val="Heading3"/>
        <w:pPrChange w:author="Mohmmad Modallal" w:date="2025-07-17T17:18:00Z" w16du:dateUtc="2025-07-17T13:18:00Z" w:id="242">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696" w:id="243"/>
      <w:bookmarkStart w:name="_Toc1397693136" w:id="244"/>
      <w:r w:rsidRPr="05CC7915">
        <w:rPr>
          <w:lang w:val="ru-RU"/>
        </w:rPr>
        <w:t>Application Layer Description</w:t>
      </w:r>
      <w:bookmarkEnd w:id="243"/>
      <w:bookmarkEnd w:id="244"/>
    </w:p>
    <w:p w:rsidR="00C02F34" w:rsidP="00D65B65" w:rsidRDefault="00C02F34" w14:paraId="44F77151" w14:textId="77777777">
      <w:pPr>
        <w:rPr>
          <w:rFonts w:ascii="Arial" w:hAnsi="Arial" w:cs="Arial"/>
          <w:sz w:val="22"/>
          <w:szCs w:val="22"/>
        </w:rPr>
      </w:pPr>
    </w:p>
    <w:p w:rsidRPr="0055347F" w:rsidR="004E1225" w:rsidP="00143220" w:rsidRDefault="00F219A1" w14:paraId="464BD56D" w14:textId="371B7985">
      <w:pPr>
        <w:pStyle w:val="ListParagraph"/>
        <w:numPr>
          <w:ilvl w:val="3"/>
          <w:numId w:val="7"/>
        </w:numPr>
        <w:ind w:left="709" w:hanging="851"/>
        <w:rPr>
          <w:rFonts w:ascii="Arial" w:hAnsi="Arial" w:cs="Arial"/>
        </w:rPr>
      </w:pPr>
      <w:commentRangeStart w:id="245"/>
      <w:commentRangeStart w:id="246"/>
      <w:r w:rsidRPr="0055347F">
        <w:rPr>
          <w:rFonts w:ascii="Arial" w:hAnsi="Arial" w:cs="Arial"/>
        </w:rPr>
        <w:t>Technological stack description</w:t>
      </w:r>
      <w:commentRangeEnd w:id="245"/>
      <w:r w:rsidRPr="0055347F">
        <w:rPr>
          <w:rStyle w:val="CommentReference"/>
          <w:rFonts w:ascii="Arial" w:hAnsi="Arial" w:cs="Arial"/>
          <w:sz w:val="24"/>
          <w:szCs w:val="21"/>
        </w:rPr>
        <w:commentReference w:id="245"/>
      </w:r>
      <w:commentRangeEnd w:id="246"/>
      <w:r w:rsidRPr="0055347F" w:rsidR="00E25623">
        <w:rPr>
          <w:rStyle w:val="CommentReference"/>
          <w:rFonts w:ascii="Arial" w:hAnsi="Arial" w:cs="Arial"/>
          <w:sz w:val="24"/>
          <w:szCs w:val="21"/>
        </w:rPr>
        <w:commentReference w:id="246"/>
      </w:r>
    </w:p>
    <w:p w:rsidRPr="005A1C8B" w:rsidR="00C02F34" w:rsidP="00D65B65" w:rsidRDefault="00C02F34" w14:paraId="4082D62B" w14:textId="77777777">
      <w:pPr>
        <w:rPr>
          <w:rFonts w:ascii="Arial" w:hAnsi="Arial" w:cs="Arial"/>
          <w:sz w:val="22"/>
          <w:szCs w:val="22"/>
        </w:rPr>
      </w:pPr>
    </w:p>
    <w:tbl>
      <w:tblPr>
        <w:tblStyle w:val="TableGrid"/>
        <w:tblW w:w="9640" w:type="dxa"/>
        <w:tblInd w:w="-147" w:type="dxa"/>
        <w:tblLook w:val="04A0" w:firstRow="1" w:lastRow="0" w:firstColumn="1" w:lastColumn="0" w:noHBand="0" w:noVBand="1"/>
      </w:tblPr>
      <w:tblGrid>
        <w:gridCol w:w="3544"/>
        <w:gridCol w:w="6096"/>
      </w:tblGrid>
      <w:tr w:rsidR="006A3514" w:rsidTr="652C3C1D" w14:paraId="6FB315CB" w14:textId="77777777">
        <w:tc>
          <w:tcPr>
            <w:tcW w:w="3544" w:type="dxa"/>
            <w:shd w:val="clear" w:color="auto" w:fill="BFBFBF" w:themeFill="background1" w:themeFillShade="BF"/>
          </w:tcPr>
          <w:p w:rsidRPr="009C56D9" w:rsidR="004E1225" w:rsidRDefault="004E1225" w14:paraId="55DACFA5" w14:textId="7407A661">
            <w:pPr>
              <w:pStyle w:val="NormalWeb"/>
              <w:spacing w:before="0" w:beforeAutospacing="0" w:after="0" w:afterAutospacing="0"/>
              <w:jc w:val="center"/>
              <w:rPr>
                <w:rFonts w:ascii="Arial" w:hAnsi="Arial" w:cs="Arial"/>
                <w:b/>
                <w:bCs/>
                <w:color w:val="1F1F1F"/>
                <w:sz w:val="24"/>
                <w:szCs w:val="24"/>
                <w:lang w:val="en-US"/>
              </w:rPr>
              <w:pPrChange w:author="Mohmmad Modallal" w:date="2025-07-17T17:18:00Z" w16du:dateUtc="2025-07-17T13:18:00Z" w:id="248">
                <w:pPr>
                  <w:pStyle w:val="NormalWeb"/>
                  <w:spacing w:before="0" w:beforeAutospacing="0" w:after="0" w:afterAutospacing="0"/>
                </w:pPr>
              </w:pPrChange>
            </w:pPr>
            <w:r w:rsidRPr="009C56D9">
              <w:rPr>
                <w:rFonts w:ascii="Arial" w:hAnsi="Arial" w:cs="Arial"/>
                <w:b/>
                <w:bCs/>
                <w:color w:val="1F1F1F"/>
                <w:sz w:val="24"/>
                <w:szCs w:val="24"/>
                <w:lang w:val="en-US"/>
              </w:rPr>
              <w:t>Technology</w:t>
            </w:r>
          </w:p>
        </w:tc>
        <w:tc>
          <w:tcPr>
            <w:tcW w:w="6096" w:type="dxa"/>
            <w:shd w:val="clear" w:color="auto" w:fill="BFBFBF" w:themeFill="background1" w:themeFillShade="BF"/>
          </w:tcPr>
          <w:p w:rsidRPr="009C56D9" w:rsidR="004E1225" w:rsidRDefault="004E1225" w14:paraId="465CC309" w14:textId="6486C3F5">
            <w:pPr>
              <w:pStyle w:val="NormalWeb"/>
              <w:spacing w:before="0" w:beforeAutospacing="0" w:after="0" w:afterAutospacing="0"/>
              <w:jc w:val="center"/>
              <w:rPr>
                <w:rFonts w:ascii="Arial" w:hAnsi="Arial" w:cs="Arial"/>
                <w:b/>
                <w:bCs/>
                <w:color w:val="1F1F1F"/>
                <w:sz w:val="24"/>
                <w:szCs w:val="24"/>
                <w:lang w:val="en-US"/>
              </w:rPr>
              <w:pPrChange w:author="Mohmmad Modallal" w:date="2025-07-17T17:18:00Z" w16du:dateUtc="2025-07-17T13:18:00Z" w:id="249">
                <w:pPr>
                  <w:pStyle w:val="NormalWeb"/>
                  <w:spacing w:before="0" w:beforeAutospacing="0" w:after="0" w:afterAutospacing="0"/>
                </w:pPr>
              </w:pPrChange>
            </w:pPr>
            <w:r w:rsidRPr="009C56D9">
              <w:rPr>
                <w:rFonts w:ascii="Arial" w:hAnsi="Arial" w:cs="Arial"/>
                <w:b/>
                <w:bCs/>
                <w:color w:val="1F1F1F"/>
                <w:sz w:val="24"/>
                <w:szCs w:val="24"/>
                <w:lang w:val="en-US"/>
              </w:rPr>
              <w:t>Description</w:t>
            </w:r>
          </w:p>
        </w:tc>
      </w:tr>
      <w:tr w:rsidR="004E1225" w:rsidTr="652C3C1D" w14:paraId="32A0E4E8" w14:textId="77777777">
        <w:tc>
          <w:tcPr>
            <w:tcW w:w="3544" w:type="dxa"/>
          </w:tcPr>
          <w:p w:rsidRPr="0064371F" w:rsidR="004E1225" w:rsidP="00B21012" w:rsidRDefault="004E1225" w14:paraId="445811AB" w14:textId="77777777">
            <w:pPr>
              <w:pStyle w:val="NormalWeb"/>
              <w:spacing w:before="0" w:beforeAutospacing="0" w:after="0" w:afterAutospacing="0" w:line="276" w:lineRule="auto"/>
              <w:rPr>
                <w:rFonts w:ascii="Arial" w:hAnsi="Arial" w:cs="Arial"/>
                <w:color w:val="1F1F1F"/>
                <w:lang w:val="en-US"/>
              </w:rPr>
            </w:pPr>
            <w:r w:rsidRPr="0064371F">
              <w:rPr>
                <w:rFonts w:ascii="Arial" w:hAnsi="Arial" w:cs="Arial"/>
                <w:color w:val="1F1F1F"/>
                <w:lang w:val="en-US"/>
              </w:rPr>
              <w:t xml:space="preserve">Cloud Platform </w:t>
            </w:r>
          </w:p>
        </w:tc>
        <w:tc>
          <w:tcPr>
            <w:tcW w:w="6096" w:type="dxa"/>
          </w:tcPr>
          <w:p w:rsidRPr="0064371F" w:rsidR="004E1225" w:rsidP="00B21012" w:rsidRDefault="000D4AFF" w14:paraId="0C2CED86" w14:textId="6CB775AD">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 xml:space="preserve">Microsoft </w:t>
            </w:r>
            <w:r w:rsidRPr="0064371F" w:rsidR="004E1225">
              <w:rPr>
                <w:rFonts w:ascii="Arial" w:hAnsi="Arial" w:cs="Arial"/>
                <w:color w:val="1F1F1F"/>
                <w:lang w:val="en-US"/>
              </w:rPr>
              <w:t>Azure</w:t>
            </w:r>
          </w:p>
        </w:tc>
      </w:tr>
      <w:tr w:rsidR="004E1225" w:rsidTr="652C3C1D" w14:paraId="26922A34" w14:textId="77777777">
        <w:tc>
          <w:tcPr>
            <w:tcW w:w="3544" w:type="dxa"/>
          </w:tcPr>
          <w:p w:rsidRPr="0064371F" w:rsidR="004E1225" w:rsidP="00B21012" w:rsidRDefault="004E1225" w14:paraId="617A5DBB" w14:textId="77777777">
            <w:pPr>
              <w:pStyle w:val="NormalWeb"/>
              <w:spacing w:before="0" w:beforeAutospacing="0" w:after="0" w:afterAutospacing="0" w:line="276" w:lineRule="auto"/>
              <w:rPr>
                <w:rFonts w:ascii="Arial" w:hAnsi="Arial" w:cs="Arial"/>
                <w:color w:val="1F1F1F"/>
                <w:lang w:val="en-US"/>
              </w:rPr>
            </w:pPr>
            <w:r w:rsidRPr="0064371F">
              <w:rPr>
                <w:rFonts w:ascii="Arial" w:hAnsi="Arial" w:cs="Arial"/>
                <w:color w:val="1F1F1F"/>
                <w:lang w:val="en-US"/>
              </w:rPr>
              <w:t>Aggregation Platform for Microservices</w:t>
            </w:r>
          </w:p>
        </w:tc>
        <w:tc>
          <w:tcPr>
            <w:tcW w:w="6096" w:type="dxa"/>
          </w:tcPr>
          <w:p w:rsidR="008E77BE" w:rsidP="008E77BE" w:rsidRDefault="008E77BE" w14:paraId="259A15C0" w14:textId="61051B89">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 xml:space="preserve">Kubernetes </w:t>
            </w:r>
          </w:p>
          <w:p w:rsidRPr="0064371F" w:rsidR="004E1225" w:rsidP="00B21012" w:rsidRDefault="000D4AFF" w14:paraId="4CC116BD" w14:textId="750D9856">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Oracle API Gateway 11g</w:t>
            </w:r>
          </w:p>
        </w:tc>
      </w:tr>
      <w:tr w:rsidR="004E1225" w:rsidTr="652C3C1D" w14:paraId="0C20D551" w14:textId="77777777">
        <w:tc>
          <w:tcPr>
            <w:tcW w:w="3544" w:type="dxa"/>
          </w:tcPr>
          <w:p w:rsidRPr="0064371F" w:rsidR="004E1225" w:rsidP="00B21012" w:rsidRDefault="004E1225" w14:paraId="5069C2B0" w14:textId="77777777">
            <w:pPr>
              <w:pStyle w:val="NormalWeb"/>
              <w:spacing w:before="0" w:beforeAutospacing="0" w:after="0" w:afterAutospacing="0" w:line="276" w:lineRule="auto"/>
              <w:rPr>
                <w:rFonts w:ascii="Arial" w:hAnsi="Arial" w:cs="Arial"/>
                <w:color w:val="1F1F1F"/>
                <w:lang w:val="en-US"/>
              </w:rPr>
            </w:pPr>
            <w:r w:rsidRPr="0064371F">
              <w:rPr>
                <w:rFonts w:ascii="Arial" w:hAnsi="Arial" w:cs="Arial"/>
                <w:color w:val="1F1F1F"/>
                <w:lang w:val="en-US"/>
              </w:rPr>
              <w:t>Programming Languages and Frameworks</w:t>
            </w:r>
          </w:p>
        </w:tc>
        <w:tc>
          <w:tcPr>
            <w:tcW w:w="6096" w:type="dxa"/>
          </w:tcPr>
          <w:p w:rsidRPr="0064371F" w:rsidR="004E1225" w:rsidP="00B21012" w:rsidRDefault="004E1225" w14:paraId="045EC3D1" w14:textId="3335FF6D">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005A1C8B">
              <w:rPr>
                <w:rFonts w:ascii="Arial" w:hAnsi="Arial" w:cs="Arial"/>
                <w:color w:val="1F1F1F"/>
                <w:lang w:val="en-US"/>
              </w:rPr>
              <w:t>Back-End:</w:t>
            </w:r>
            <w:r w:rsidR="008D3158">
              <w:rPr>
                <w:rFonts w:ascii="Arial" w:hAnsi="Arial" w:cs="Arial"/>
                <w:color w:val="1F1F1F"/>
                <w:lang w:val="en-US"/>
              </w:rPr>
              <w:t xml:space="preserve"> Java + </w:t>
            </w:r>
            <w:r w:rsidR="005B765F">
              <w:rPr>
                <w:rFonts w:ascii="Arial" w:hAnsi="Arial" w:cs="Arial"/>
                <w:color w:val="1F1F1F"/>
                <w:lang w:val="en-US"/>
              </w:rPr>
              <w:t>Spring boot</w:t>
            </w:r>
            <w:r w:rsidR="008D3158">
              <w:rPr>
                <w:rFonts w:ascii="Arial" w:hAnsi="Arial" w:cs="Arial"/>
                <w:color w:val="1F1F1F"/>
                <w:lang w:val="en-US"/>
              </w:rPr>
              <w:t xml:space="preserve"> + Dapr</w:t>
            </w:r>
          </w:p>
          <w:p w:rsidR="004E1225" w:rsidP="00B21012" w:rsidRDefault="004E1225" w14:paraId="3B45067E" w14:textId="5E3B2703">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0064371F">
              <w:rPr>
                <w:rFonts w:ascii="Arial" w:hAnsi="Arial" w:cs="Arial"/>
                <w:color w:val="1F1F1F"/>
                <w:lang w:val="en-US"/>
              </w:rPr>
              <w:t>Front-End</w:t>
            </w:r>
            <w:r w:rsidR="008D3158">
              <w:rPr>
                <w:rFonts w:ascii="Arial" w:hAnsi="Arial" w:cs="Arial"/>
                <w:color w:val="1F1F1F"/>
                <w:lang w:val="en-US"/>
              </w:rPr>
              <w:t xml:space="preserve"> Web</w:t>
            </w:r>
            <w:r w:rsidRPr="005A1C8B">
              <w:rPr>
                <w:rFonts w:ascii="Arial" w:hAnsi="Arial" w:cs="Arial"/>
                <w:color w:val="1F1F1F"/>
                <w:lang w:val="en-US"/>
              </w:rPr>
              <w:t>:</w:t>
            </w:r>
            <w:r w:rsidR="008D3158">
              <w:rPr>
                <w:rFonts w:ascii="Arial" w:hAnsi="Arial" w:cs="Arial"/>
                <w:color w:val="1F1F1F"/>
                <w:lang w:val="en-US"/>
              </w:rPr>
              <w:t xml:space="preserve"> React JS</w:t>
            </w:r>
          </w:p>
          <w:p w:rsidRPr="004E1225" w:rsidR="004E1225" w:rsidP="00B21012" w:rsidRDefault="5CB43B34" w14:paraId="70C9E346" w14:textId="0AF33B02">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1A83FFE5">
              <w:rPr>
                <w:rFonts w:ascii="Arial" w:hAnsi="Arial" w:cs="Arial"/>
                <w:color w:val="1F1F1F"/>
                <w:lang w:val="en-US"/>
              </w:rPr>
              <w:t>Front-End Mobile: React Native</w:t>
            </w:r>
          </w:p>
        </w:tc>
      </w:tr>
      <w:tr w:rsidRPr="00615E6C" w:rsidR="004E1225" w:rsidTr="652C3C1D" w14:paraId="227D0E69" w14:textId="77777777">
        <w:tc>
          <w:tcPr>
            <w:tcW w:w="3544" w:type="dxa"/>
          </w:tcPr>
          <w:p w:rsidRPr="0064371F" w:rsidR="004E1225" w:rsidP="652C3C1D" w:rsidRDefault="004E1225" w14:paraId="62A432A8" w14:textId="77777777">
            <w:pPr>
              <w:pStyle w:val="NormalWeb"/>
              <w:spacing w:before="0" w:beforeAutospacing="0" w:after="0" w:afterAutospacing="0" w:line="276" w:lineRule="auto"/>
              <w:rPr>
                <w:rFonts w:ascii="Arial" w:hAnsi="Arial" w:cs="Arial"/>
                <w:color w:val="1F1F1F"/>
                <w:lang w:val="en-US"/>
              </w:rPr>
            </w:pPr>
            <w:commentRangeStart w:id="250"/>
            <w:commentRangeStart w:id="251"/>
            <w:r w:rsidRPr="652C3C1D">
              <w:rPr>
                <w:rFonts w:ascii="Arial" w:hAnsi="Arial" w:cs="Arial"/>
                <w:color w:val="1F1F1F"/>
                <w:lang w:val="en-US"/>
              </w:rPr>
              <w:t>Database and Storage</w:t>
            </w:r>
            <w:commentRangeEnd w:id="250"/>
            <w:r w:rsidRPr="0064371F">
              <w:rPr>
                <w:rStyle w:val="CommentReference"/>
                <w:rFonts w:ascii="Arial" w:hAnsi="Arial" w:cs="Arial"/>
                <w:color w:val="1F1F1F"/>
                <w:sz w:val="22"/>
                <w:szCs w:val="22"/>
                <w:lang w:val="en-US"/>
              </w:rPr>
              <w:commentReference w:id="250"/>
            </w:r>
            <w:commentRangeEnd w:id="251"/>
            <w:r w:rsidRPr="0064371F">
              <w:rPr>
                <w:rStyle w:val="CommentReference"/>
                <w:rFonts w:ascii="Arial" w:hAnsi="Arial" w:cs="Arial"/>
                <w:color w:val="1F1F1F"/>
                <w:sz w:val="22"/>
                <w:szCs w:val="22"/>
                <w:lang w:val="en-US"/>
              </w:rPr>
              <w:commentReference w:id="251"/>
            </w:r>
          </w:p>
        </w:tc>
        <w:tc>
          <w:tcPr>
            <w:tcW w:w="6096" w:type="dxa"/>
          </w:tcPr>
          <w:p w:rsidR="008D3158" w:rsidP="00B21012" w:rsidRDefault="008D3158" w14:paraId="048A0449" w14:textId="01348F69">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Cosmos DB – Document Database</w:t>
            </w:r>
          </w:p>
          <w:p w:rsidR="00862EEE" w:rsidP="00B21012" w:rsidRDefault="00862EEE" w14:paraId="3428014F" w14:textId="77777777">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Azure SQL – Structure Data</w:t>
            </w:r>
          </w:p>
          <w:p w:rsidR="004E1225" w:rsidP="00B21012" w:rsidRDefault="00862EEE" w14:paraId="2B580723" w14:textId="77777777">
            <w:pPr>
              <w:pStyle w:val="NormalWeb"/>
              <w:numPr>
                <w:ilvl w:val="0"/>
                <w:numId w:val="8"/>
              </w:numPr>
              <w:spacing w:before="0" w:beforeAutospacing="0" w:after="0" w:afterAutospacing="0" w:line="276" w:lineRule="auto"/>
              <w:ind w:left="461"/>
              <w:jc w:val="both"/>
              <w:rPr>
                <w:rFonts w:ascii="Arial" w:hAnsi="Arial" w:cs="Arial"/>
                <w:color w:val="1F1F1F"/>
                <w:lang w:val="en-US"/>
              </w:rPr>
            </w:pPr>
            <w:r>
              <w:rPr>
                <w:rFonts w:ascii="Arial" w:hAnsi="Arial" w:cs="Arial"/>
                <w:color w:val="1F1F1F"/>
                <w:lang w:val="en-US"/>
              </w:rPr>
              <w:t xml:space="preserve">Azure </w:t>
            </w:r>
            <w:r w:rsidR="005B765F">
              <w:rPr>
                <w:rFonts w:ascii="Arial" w:hAnsi="Arial" w:cs="Arial"/>
                <w:color w:val="1F1F1F"/>
                <w:lang w:val="en-US"/>
              </w:rPr>
              <w:t xml:space="preserve">Cache </w:t>
            </w:r>
            <w:r>
              <w:rPr>
                <w:rFonts w:ascii="Arial" w:hAnsi="Arial" w:cs="Arial"/>
                <w:color w:val="1F1F1F"/>
                <w:lang w:val="en-US"/>
              </w:rPr>
              <w:t xml:space="preserve">for Redis </w:t>
            </w:r>
            <w:r w:rsidR="005B765F">
              <w:rPr>
                <w:rFonts w:ascii="Arial" w:hAnsi="Arial" w:cs="Arial"/>
                <w:color w:val="1F1F1F"/>
                <w:lang w:val="en-US"/>
              </w:rPr>
              <w:t>– In memory Database</w:t>
            </w:r>
          </w:p>
          <w:p w:rsidRPr="0064371F" w:rsidR="004E1225" w:rsidP="652C3C1D" w:rsidRDefault="62A76344" w14:paraId="4027855D" w14:textId="07816097">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652C3C1D">
              <w:rPr>
                <w:rFonts w:ascii="Arial" w:hAnsi="Arial" w:cs="Arial"/>
                <w:color w:val="1F1F1F"/>
                <w:lang w:val="en-US"/>
              </w:rPr>
              <w:t>Log analytics workspace – Log management</w:t>
            </w:r>
          </w:p>
          <w:p w:rsidRPr="0064371F" w:rsidR="004E1225" w:rsidP="652C3C1D" w:rsidRDefault="0F799E02" w14:paraId="3385AAAD" w14:textId="34521BF4">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652C3C1D">
              <w:rPr>
                <w:rFonts w:ascii="Arial" w:hAnsi="Arial" w:cs="Arial"/>
                <w:color w:val="1F1F1F"/>
                <w:lang w:val="en-US"/>
              </w:rPr>
              <w:t>Strapi – Content Management System “CMS” providing dynamic mobile content.</w:t>
            </w:r>
          </w:p>
          <w:p w:rsidRPr="0064371F" w:rsidR="004E1225" w:rsidP="652C3C1D" w:rsidRDefault="0F799E02" w14:paraId="0348FF76" w14:textId="5D407536">
            <w:pPr>
              <w:pStyle w:val="NormalWeb"/>
              <w:numPr>
                <w:ilvl w:val="0"/>
                <w:numId w:val="8"/>
              </w:numPr>
              <w:spacing w:before="0" w:beforeAutospacing="0" w:after="0" w:afterAutospacing="0" w:line="276" w:lineRule="auto"/>
              <w:ind w:left="461"/>
              <w:jc w:val="both"/>
              <w:rPr>
                <w:rFonts w:ascii="Arial" w:hAnsi="Arial" w:cs="Arial"/>
                <w:color w:val="1F1F1F"/>
                <w:lang w:val="en-US"/>
              </w:rPr>
            </w:pPr>
            <w:r w:rsidRPr="652C3C1D">
              <w:rPr>
                <w:rFonts w:ascii="Arial" w:hAnsi="Arial" w:cs="Arial"/>
                <w:color w:val="1F1F1F"/>
                <w:lang w:val="en-US"/>
              </w:rPr>
              <w:t>K8s ConfigMap &amp; Secrets (backed by Azure KeyVault) for application-level configuration</w:t>
            </w:r>
          </w:p>
        </w:tc>
      </w:tr>
    </w:tbl>
    <w:p w:rsidR="004E1225" w:rsidP="00765397" w:rsidRDefault="004E1225" w14:paraId="2D19380E" w14:textId="77777777">
      <w:pPr>
        <w:rPr>
          <w:rFonts w:ascii="Arial" w:hAnsi="Arial" w:cs="Arial"/>
          <w:color w:val="1F1F1F"/>
          <w:lang w:val="en-US"/>
        </w:rPr>
      </w:pPr>
    </w:p>
    <w:p w:rsidRPr="00B21012" w:rsidR="00143220" w:rsidP="00143220" w:rsidRDefault="007A7C35" w14:paraId="7AA3FB41" w14:textId="77796787">
      <w:pPr>
        <w:pStyle w:val="ListParagraph"/>
        <w:numPr>
          <w:ilvl w:val="3"/>
          <w:numId w:val="7"/>
        </w:numPr>
        <w:ind w:left="709" w:hanging="851"/>
      </w:pPr>
      <w:r>
        <w:t xml:space="preserve"> </w:t>
      </w:r>
      <w:commentRangeStart w:id="252"/>
      <w:commentRangeStart w:id="253"/>
      <w:r>
        <w:t>S</w:t>
      </w:r>
      <w:r w:rsidR="00143220">
        <w:t xml:space="preserve">ide Car </w:t>
      </w:r>
      <w:r w:rsidR="0088378C">
        <w:t>software architecture template</w:t>
      </w:r>
      <w:commentRangeStart w:id="254"/>
      <w:commentRangeStart w:id="255"/>
      <w:commentRangeEnd w:id="254"/>
      <w:r w:rsidRPr="00B21012">
        <w:rPr>
          <w:rStyle w:val="CommentReference"/>
          <w:sz w:val="24"/>
          <w:szCs w:val="21"/>
        </w:rPr>
        <w:commentReference w:id="254"/>
      </w:r>
      <w:commentRangeEnd w:id="255"/>
      <w:r w:rsidRPr="00B21012">
        <w:rPr>
          <w:rStyle w:val="CommentReference"/>
          <w:sz w:val="24"/>
          <w:szCs w:val="21"/>
        </w:rPr>
        <w:commentReference w:id="255"/>
      </w:r>
      <w:commentRangeEnd w:id="252"/>
      <w:r w:rsidRPr="00B21012">
        <w:rPr>
          <w:rStyle w:val="CommentReference"/>
          <w:sz w:val="24"/>
          <w:szCs w:val="21"/>
        </w:rPr>
        <w:commentReference w:id="252"/>
      </w:r>
      <w:commentRangeEnd w:id="253"/>
      <w:r w:rsidRPr="00B21012">
        <w:rPr>
          <w:rStyle w:val="CommentReference"/>
          <w:sz w:val="24"/>
          <w:szCs w:val="21"/>
        </w:rPr>
        <w:commentReference w:id="253"/>
      </w:r>
    </w:p>
    <w:p w:rsidR="00143220" w:rsidRDefault="00143220" w14:paraId="22185A8E" w14:textId="77777777">
      <w:pPr>
        <w:spacing w:line="276" w:lineRule="auto"/>
        <w:ind w:firstLine="709"/>
        <w:jc w:val="both"/>
        <w:rPr>
          <w:rFonts w:ascii="Arial" w:hAnsi="Arial" w:cs="Arial"/>
          <w:color w:val="1F1F1F"/>
          <w:lang w:val="en-US"/>
        </w:rPr>
        <w:pPrChange w:author="Mohmmad Modallal" w:date="2025-07-17T17:18:00Z" w16du:dateUtc="2025-07-17T13:18:00Z" w:id="256">
          <w:pPr>
            <w:spacing w:line="276" w:lineRule="auto"/>
            <w:ind w:firstLine="709"/>
          </w:pPr>
        </w:pPrChange>
      </w:pPr>
    </w:p>
    <w:p w:rsidR="000E7547" w:rsidRDefault="00590148" w14:paraId="5EC00013" w14:textId="7C3A4FAB">
      <w:pPr>
        <w:spacing w:line="276" w:lineRule="auto"/>
        <w:ind w:firstLine="709"/>
        <w:jc w:val="both"/>
        <w:rPr>
          <w:rFonts w:ascii="Arial" w:hAnsi="Arial" w:eastAsia="Times New Roman" w:cs="Arial"/>
          <w:lang w:eastAsia="ru-RU"/>
        </w:rPr>
        <w:pPrChange w:author="Mohmmad Modallal" w:date="2025-07-17T17:18:00Z" w16du:dateUtc="2025-07-17T13:18:00Z" w:id="257">
          <w:pPr>
            <w:spacing w:line="276" w:lineRule="auto"/>
            <w:ind w:firstLine="709"/>
          </w:pPr>
        </w:pPrChange>
      </w:pPr>
      <w:r>
        <w:rPr>
          <w:rFonts w:ascii="Arial" w:hAnsi="Arial" w:cs="Arial"/>
          <w:color w:val="1F1F1F"/>
          <w:lang w:val="en-US"/>
        </w:rPr>
        <w:t xml:space="preserve">The microservices architecture </w:t>
      </w:r>
      <w:del w:author="Mohmmad Modallal" w:date="2025-07-17T15:28:00Z" w16du:dateUtc="2025-07-17T11:28:00Z" w:id="258">
        <w:r>
          <w:rPr>
            <w:rFonts w:ascii="Arial" w:hAnsi="Arial" w:cs="Arial"/>
            <w:color w:val="1F1F1F"/>
            <w:lang w:val="en-US"/>
          </w:rPr>
          <w:delText>stile</w:delText>
        </w:r>
      </w:del>
      <w:ins w:author="Mohmmad Modallal" w:date="2025-07-17T15:28:00Z" w16du:dateUtc="2025-07-17T11:28:00Z" w:id="259">
        <w:r w:rsidR="00691869">
          <w:rPr>
            <w:rFonts w:ascii="Arial" w:hAnsi="Arial" w:cs="Arial"/>
            <w:color w:val="1F1F1F"/>
            <w:lang w:val="en-US"/>
          </w:rPr>
          <w:t>style</w:t>
        </w:r>
      </w:ins>
      <w:r>
        <w:rPr>
          <w:rFonts w:ascii="Arial" w:hAnsi="Arial" w:cs="Arial"/>
          <w:color w:val="1F1F1F"/>
          <w:lang w:val="en-US"/>
        </w:rPr>
        <w:t xml:space="preserve"> is </w:t>
      </w:r>
      <w:r w:rsidR="007B6A0E">
        <w:rPr>
          <w:rFonts w:ascii="Arial" w:hAnsi="Arial" w:cs="Arial"/>
          <w:color w:val="1F1F1F"/>
          <w:lang w:val="en-US"/>
        </w:rPr>
        <w:t>implemented within</w:t>
      </w:r>
      <w:ins w:author="Mohmmad Modallal" w:date="2025-07-17T15:29:00Z" w16du:dateUtc="2025-07-17T11:29:00Z" w:id="260">
        <w:r w:rsidR="007B6A0E">
          <w:rPr>
            <w:rFonts w:ascii="Arial" w:hAnsi="Arial" w:cs="Arial"/>
            <w:color w:val="1F1F1F"/>
            <w:lang w:val="en-US"/>
          </w:rPr>
          <w:t xml:space="preserve"> </w:t>
        </w:r>
        <w:r w:rsidR="0043454D">
          <w:rPr>
            <w:rFonts w:ascii="Arial" w:hAnsi="Arial" w:cs="Arial"/>
            <w:color w:val="1F1F1F"/>
            <w:lang w:val="en-US"/>
          </w:rPr>
          <w:t>the</w:t>
        </w:r>
      </w:ins>
      <w:r w:rsidR="007B6A0E">
        <w:rPr>
          <w:rFonts w:ascii="Arial" w:hAnsi="Arial" w:cs="Arial"/>
          <w:color w:val="1F1F1F"/>
          <w:lang w:val="en-US"/>
        </w:rPr>
        <w:t xml:space="preserve"> application design of </w:t>
      </w:r>
      <w:r w:rsidR="007B6A0E">
        <w:rPr>
          <w:rFonts w:ascii="Arial" w:hAnsi="Arial" w:eastAsia="Times New Roman" w:cs="Arial"/>
          <w:lang w:eastAsia="ru-RU"/>
        </w:rPr>
        <w:t>Sahatna Super App.</w:t>
      </w:r>
      <w:r w:rsidR="007B6A0E">
        <w:rPr>
          <w:rFonts w:ascii="Arial" w:hAnsi="Arial" w:cs="Arial"/>
          <w:color w:val="1F1F1F"/>
          <w:lang w:val="en-US"/>
        </w:rPr>
        <w:t xml:space="preserve"> </w:t>
      </w:r>
      <w:r w:rsidR="00252F38">
        <w:rPr>
          <w:rFonts w:ascii="Arial" w:hAnsi="Arial" w:eastAsia="Times New Roman" w:cs="Arial"/>
          <w:lang w:eastAsia="ru-RU"/>
        </w:rPr>
        <w:t>Sahatna Super App consist</w:t>
      </w:r>
      <w:ins w:author="Mohmmad Modallal" w:date="2025-07-17T15:29:00Z" w16du:dateUtc="2025-07-17T11:29:00Z" w:id="261">
        <w:r w:rsidR="0043454D">
          <w:rPr>
            <w:rFonts w:ascii="Arial" w:hAnsi="Arial" w:eastAsia="Times New Roman" w:cs="Arial"/>
            <w:lang w:eastAsia="ru-RU"/>
          </w:rPr>
          <w:t>s</w:t>
        </w:r>
      </w:ins>
      <w:r w:rsidR="00252F38">
        <w:rPr>
          <w:rFonts w:ascii="Arial" w:hAnsi="Arial" w:eastAsia="Times New Roman" w:cs="Arial"/>
          <w:lang w:eastAsia="ru-RU"/>
        </w:rPr>
        <w:t xml:space="preserve"> of containerized service module </w:t>
      </w:r>
      <w:r w:rsidR="00375275">
        <w:rPr>
          <w:rFonts w:ascii="Arial" w:hAnsi="Arial" w:eastAsia="Times New Roman" w:cs="Arial"/>
          <w:lang w:eastAsia="ru-RU"/>
        </w:rPr>
        <w:t xml:space="preserve">responsible for particular functional domain. </w:t>
      </w:r>
    </w:p>
    <w:p w:rsidR="002952E8" w:rsidRDefault="7B5A4B01" w14:paraId="697A12A3" w14:textId="4C23B79D">
      <w:pPr>
        <w:spacing w:line="276" w:lineRule="auto"/>
        <w:ind w:firstLine="709"/>
        <w:jc w:val="both"/>
        <w:rPr>
          <w:rFonts w:ascii="Arial" w:hAnsi="Arial" w:eastAsia="Times New Roman" w:cs="Arial"/>
          <w:lang w:val="en-US" w:eastAsia="ru-RU"/>
        </w:rPr>
        <w:pPrChange w:author="Mohmmad Modallal" w:date="2025-07-17T17:18:00Z" w16du:dateUtc="2025-07-17T13:18:00Z" w:id="262">
          <w:pPr>
            <w:spacing w:line="276" w:lineRule="auto"/>
            <w:ind w:firstLine="709"/>
          </w:pPr>
        </w:pPrChange>
      </w:pPr>
      <w:r w:rsidRPr="45134D4B">
        <w:rPr>
          <w:rFonts w:ascii="Arial" w:hAnsi="Arial" w:eastAsia="Times New Roman" w:cs="Arial"/>
          <w:lang w:val="en-US" w:eastAsia="ru-RU"/>
        </w:rPr>
        <w:t>The side car template</w:t>
      </w:r>
      <w:r w:rsidRPr="45134D4B" w:rsidR="0895F237">
        <w:rPr>
          <w:rFonts w:ascii="Arial" w:hAnsi="Arial" w:eastAsia="Times New Roman" w:cs="Arial"/>
          <w:lang w:val="en-US" w:eastAsia="ru-RU"/>
        </w:rPr>
        <w:t xml:space="preserve"> is implemented within application design of Saha</w:t>
      </w:r>
      <w:r w:rsidRPr="45134D4B" w:rsidR="60040C95">
        <w:rPr>
          <w:rFonts w:ascii="Arial" w:hAnsi="Arial" w:eastAsia="Times New Roman" w:cs="Arial"/>
          <w:lang w:val="en-US" w:eastAsia="ru-RU"/>
        </w:rPr>
        <w:t>tna Super App.</w:t>
      </w:r>
      <w:r w:rsidRPr="45134D4B" w:rsidR="2CDC503F">
        <w:rPr>
          <w:rFonts w:ascii="Arial" w:hAnsi="Arial" w:eastAsia="Times New Roman" w:cs="Arial"/>
          <w:lang w:val="en-US" w:eastAsia="ru-RU"/>
        </w:rPr>
        <w:t xml:space="preserve"> </w:t>
      </w:r>
      <w:r w:rsidRPr="45134D4B" w:rsidR="0880EDBC">
        <w:rPr>
          <w:rFonts w:ascii="Arial" w:hAnsi="Arial" w:eastAsia="Times New Roman" w:cs="Arial"/>
          <w:lang w:val="en-US" w:eastAsia="ru-RU"/>
        </w:rPr>
        <w:t>D</w:t>
      </w:r>
      <w:r w:rsidRPr="45134D4B" w:rsidR="6E411F8E">
        <w:rPr>
          <w:rFonts w:ascii="Arial" w:hAnsi="Arial" w:eastAsia="Times New Roman" w:cs="Arial"/>
          <w:lang w:val="en-US" w:eastAsia="ru-RU"/>
        </w:rPr>
        <w:t>a</w:t>
      </w:r>
      <w:r w:rsidRPr="45134D4B" w:rsidR="09DD949F">
        <w:rPr>
          <w:rFonts w:ascii="Arial" w:hAnsi="Arial" w:eastAsia="Times New Roman" w:cs="Arial"/>
          <w:lang w:val="en-US" w:eastAsia="ru-RU"/>
        </w:rPr>
        <w:t>pr</w:t>
      </w:r>
      <w:r w:rsidRPr="45134D4B" w:rsidR="6E411F8E">
        <w:rPr>
          <w:rFonts w:ascii="Arial" w:hAnsi="Arial" w:eastAsia="Times New Roman" w:cs="Arial"/>
          <w:lang w:val="en-US" w:eastAsia="ru-RU"/>
        </w:rPr>
        <w:t xml:space="preserve"> </w:t>
      </w:r>
      <w:r w:rsidRPr="45134D4B" w:rsidR="71783EA5">
        <w:rPr>
          <w:rFonts w:ascii="Arial" w:hAnsi="Arial" w:eastAsia="Times New Roman" w:cs="Arial"/>
          <w:lang w:val="en-US" w:eastAsia="ru-RU"/>
        </w:rPr>
        <w:t>as</w:t>
      </w:r>
      <w:r w:rsidRPr="45134D4B" w:rsidR="6E411F8E">
        <w:rPr>
          <w:rFonts w:ascii="Arial" w:hAnsi="Arial" w:eastAsia="Times New Roman" w:cs="Arial"/>
          <w:lang w:val="en-US" w:eastAsia="ru-RU"/>
        </w:rPr>
        <w:t xml:space="preserve"> the </w:t>
      </w:r>
      <w:r w:rsidRPr="45134D4B" w:rsidR="0E35B457">
        <w:rPr>
          <w:rFonts w:ascii="Arial" w:hAnsi="Arial" w:eastAsia="Times New Roman" w:cs="Arial"/>
          <w:lang w:val="en-US" w:eastAsia="ru-RU"/>
        </w:rPr>
        <w:t>tech</w:t>
      </w:r>
      <w:del w:author="Mohmmad Modallal" w:date="2025-07-17T15:29:00Z" w16du:dateUtc="2025-07-17T11:29:00Z" w:id="263">
        <w:r w:rsidRPr="45134D4B" w:rsidR="0E35B457">
          <w:rPr>
            <w:rFonts w:ascii="Arial" w:hAnsi="Arial" w:eastAsia="Times New Roman" w:cs="Arial"/>
            <w:lang w:val="en-US" w:eastAsia="ru-RU"/>
          </w:rPr>
          <w:delText>o</w:delText>
        </w:r>
      </w:del>
      <w:r w:rsidRPr="45134D4B" w:rsidR="0E35B457">
        <w:rPr>
          <w:rFonts w:ascii="Arial" w:hAnsi="Arial" w:eastAsia="Times New Roman" w:cs="Arial"/>
          <w:lang w:val="en-US" w:eastAsia="ru-RU"/>
        </w:rPr>
        <w:t xml:space="preserve">nology </w:t>
      </w:r>
      <w:r w:rsidRPr="45134D4B" w:rsidR="2729B869">
        <w:rPr>
          <w:rFonts w:ascii="Arial" w:hAnsi="Arial" w:eastAsia="Times New Roman" w:cs="Arial"/>
          <w:lang w:val="en-US" w:eastAsia="ru-RU"/>
        </w:rPr>
        <w:t xml:space="preserve">example of </w:t>
      </w:r>
      <w:r w:rsidRPr="45134D4B" w:rsidR="0E35B457">
        <w:rPr>
          <w:rFonts w:ascii="Arial" w:hAnsi="Arial" w:eastAsia="Times New Roman" w:cs="Arial"/>
          <w:lang w:val="en-US" w:eastAsia="ru-RU"/>
        </w:rPr>
        <w:t xml:space="preserve">side car template realization </w:t>
      </w:r>
      <w:r w:rsidRPr="45134D4B" w:rsidR="71783EA5">
        <w:rPr>
          <w:rFonts w:ascii="Arial" w:hAnsi="Arial" w:eastAsia="Times New Roman" w:cs="Arial"/>
          <w:lang w:val="en-US" w:eastAsia="ru-RU"/>
        </w:rPr>
        <w:t xml:space="preserve">was </w:t>
      </w:r>
      <w:r w:rsidRPr="45134D4B" w:rsidR="2729B869">
        <w:rPr>
          <w:rFonts w:ascii="Arial" w:hAnsi="Arial" w:eastAsia="Times New Roman" w:cs="Arial"/>
          <w:lang w:val="en-US" w:eastAsia="ru-RU"/>
        </w:rPr>
        <w:t>implemented within Sahatna Super App</w:t>
      </w:r>
      <w:r w:rsidRPr="45134D4B" w:rsidR="71783EA5">
        <w:rPr>
          <w:rFonts w:ascii="Arial" w:hAnsi="Arial" w:eastAsia="Times New Roman" w:cs="Arial"/>
          <w:lang w:val="en-US" w:eastAsia="ru-RU"/>
        </w:rPr>
        <w:t>.</w:t>
      </w:r>
      <w:r w:rsidRPr="45134D4B" w:rsidR="2729B869">
        <w:rPr>
          <w:rFonts w:ascii="Arial" w:hAnsi="Arial" w:eastAsia="Times New Roman" w:cs="Arial"/>
          <w:lang w:val="en-US" w:eastAsia="ru-RU"/>
        </w:rPr>
        <w:t xml:space="preserve"> </w:t>
      </w:r>
      <w:r w:rsidRPr="45134D4B" w:rsidR="3077E0BF">
        <w:rPr>
          <w:rFonts w:ascii="Arial" w:hAnsi="Arial" w:eastAsia="Times New Roman" w:cs="Arial"/>
          <w:lang w:val="en-US" w:eastAsia="ru-RU"/>
        </w:rPr>
        <w:t xml:space="preserve">The schema how </w:t>
      </w:r>
      <w:r w:rsidRPr="45134D4B" w:rsidR="243B7068">
        <w:rPr>
          <w:rFonts w:ascii="Arial" w:hAnsi="Arial" w:eastAsia="Times New Roman" w:cs="Arial"/>
          <w:lang w:val="en-US" w:eastAsia="ru-RU"/>
        </w:rPr>
        <w:t>services are deployed in the Kubernetes with</w:t>
      </w:r>
      <w:r w:rsidRPr="45134D4B" w:rsidR="25FE7740">
        <w:rPr>
          <w:rFonts w:ascii="Arial" w:hAnsi="Arial" w:eastAsia="Times New Roman" w:cs="Arial"/>
          <w:lang w:val="en-US" w:eastAsia="ru-RU"/>
        </w:rPr>
        <w:t xml:space="preserve"> Darp is depicted on picture </w:t>
      </w:r>
      <w:r w:rsidRPr="45134D4B" w:rsidR="2371CB24">
        <w:rPr>
          <w:rFonts w:ascii="Arial" w:hAnsi="Arial" w:eastAsia="Times New Roman" w:cs="Arial"/>
          <w:lang w:val="en-US" w:eastAsia="ru-RU"/>
        </w:rPr>
        <w:t>2</w:t>
      </w:r>
      <w:r w:rsidRPr="45134D4B" w:rsidR="25FE7740">
        <w:rPr>
          <w:rFonts w:ascii="Arial" w:hAnsi="Arial" w:eastAsia="Times New Roman" w:cs="Arial"/>
          <w:lang w:val="en-US" w:eastAsia="ru-RU"/>
        </w:rPr>
        <w:t>.</w:t>
      </w:r>
      <w:r w:rsidRPr="45134D4B" w:rsidR="2371CB24">
        <w:rPr>
          <w:rFonts w:ascii="Arial" w:hAnsi="Arial" w:eastAsia="Times New Roman" w:cs="Arial"/>
          <w:lang w:val="en-US" w:eastAsia="ru-RU"/>
        </w:rPr>
        <w:t>2</w:t>
      </w:r>
      <w:r w:rsidRPr="45134D4B" w:rsidR="25FE7740">
        <w:rPr>
          <w:rFonts w:ascii="Arial" w:hAnsi="Arial" w:eastAsia="Times New Roman" w:cs="Arial"/>
          <w:lang w:val="en-US" w:eastAsia="ru-RU"/>
        </w:rPr>
        <w:t>.</w:t>
      </w:r>
    </w:p>
    <w:p w:rsidRPr="000B48D3" w:rsidR="000B48D3" w:rsidP="00721203" w:rsidRDefault="000B48D3" w14:paraId="0A870A93" w14:textId="2B1BB556">
      <w:pPr>
        <w:jc w:val="center"/>
        <w:rPr>
          <w:rFonts w:ascii="Times New Roman" w:hAnsi="Times New Roman" w:eastAsia="Times New Roman" w:cs="Times New Roman"/>
        </w:rPr>
      </w:pPr>
      <w:r w:rsidRPr="000B48D3">
        <w:rPr>
          <w:rFonts w:ascii="Times New Roman" w:hAnsi="Times New Roman" w:eastAsia="Times New Roman" w:cs="Times New Roman"/>
        </w:rPr>
        <w:fldChar w:fldCharType="begin"/>
      </w:r>
      <w:r w:rsidRPr="000B48D3">
        <w:rPr>
          <w:rFonts w:ascii="Times New Roman" w:hAnsi="Times New Roman" w:eastAsia="Times New Roman" w:cs="Times New Roman"/>
        </w:rPr>
        <w:instrText xml:space="preserve"> INCLUDEPICTURE "https://docs.dapr.io/images/overview-kubernetes.png" \* MERGEFORMATINET </w:instrText>
      </w:r>
      <w:r w:rsidRPr="000B48D3">
        <w:rPr>
          <w:rFonts w:ascii="Times New Roman" w:hAnsi="Times New Roman" w:eastAsia="Times New Roman" w:cs="Times New Roman"/>
        </w:rPr>
        <w:fldChar w:fldCharType="separate"/>
      </w:r>
      <w:r w:rsidRPr="000B48D3">
        <w:rPr>
          <w:rFonts w:ascii="Times New Roman" w:hAnsi="Times New Roman" w:eastAsia="Times New Roman" w:cs="Times New Roman"/>
          <w:noProof/>
        </w:rPr>
        <w:drawing>
          <wp:inline distT="0" distB="0" distL="0" distR="0" wp14:anchorId="78986C7E" wp14:editId="4171A7B6">
            <wp:extent cx="5152792" cy="2882593"/>
            <wp:effectExtent l="0" t="0" r="3810" b="635"/>
            <wp:docPr id="4" name="Picture 4" descr="Architecture diagram of Dapr in Kubernetes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chitecture diagram of Dapr in Kubernetes mod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64765" cy="2889291"/>
                    </a:xfrm>
                    <a:prstGeom prst="rect">
                      <a:avLst/>
                    </a:prstGeom>
                    <a:noFill/>
                    <a:ln>
                      <a:noFill/>
                    </a:ln>
                  </pic:spPr>
                </pic:pic>
              </a:graphicData>
            </a:graphic>
          </wp:inline>
        </w:drawing>
      </w:r>
      <w:r w:rsidRPr="000B48D3">
        <w:rPr>
          <w:rFonts w:ascii="Times New Roman" w:hAnsi="Times New Roman" w:eastAsia="Times New Roman" w:cs="Times New Roman"/>
        </w:rPr>
        <w:fldChar w:fldCharType="end"/>
      </w:r>
    </w:p>
    <w:p w:rsidR="005266D4" w:rsidP="00721203" w:rsidRDefault="005266D4" w14:paraId="05A46B1C" w14:textId="79AD52FC">
      <w:pPr>
        <w:spacing w:line="276" w:lineRule="auto"/>
        <w:ind w:firstLine="709"/>
        <w:jc w:val="center"/>
        <w:rPr>
          <w:rFonts w:ascii="Arial" w:hAnsi="Arial" w:eastAsia="Times New Roman" w:cs="Arial"/>
          <w:lang w:eastAsia="ru-RU"/>
        </w:rPr>
      </w:pPr>
    </w:p>
    <w:p w:rsidRPr="008357F0" w:rsidR="008357F0" w:rsidP="000B48D3" w:rsidRDefault="008357F0" w14:paraId="64764F28" w14:textId="4C761E85">
      <w:pPr>
        <w:spacing w:line="276" w:lineRule="auto"/>
        <w:ind w:firstLine="709"/>
        <w:jc w:val="center"/>
        <w:rPr>
          <w:rFonts w:ascii="Arial" w:hAnsi="Arial" w:eastAsia="Times New Roman" w:cs="Arial"/>
          <w:sz w:val="22"/>
          <w:szCs w:val="22"/>
          <w:lang w:eastAsia="ru-RU"/>
        </w:rPr>
      </w:pPr>
      <w:r w:rsidRPr="008357F0">
        <w:rPr>
          <w:rFonts w:ascii="Arial" w:hAnsi="Arial" w:eastAsia="Times New Roman" w:cs="Arial"/>
          <w:sz w:val="22"/>
          <w:szCs w:val="22"/>
          <w:lang w:eastAsia="ru-RU"/>
        </w:rPr>
        <w:t>Picture</w:t>
      </w:r>
      <w:r>
        <w:rPr>
          <w:rFonts w:ascii="Arial" w:hAnsi="Arial" w:eastAsia="Times New Roman" w:cs="Arial"/>
          <w:sz w:val="22"/>
          <w:szCs w:val="22"/>
          <w:lang w:eastAsia="ru-RU"/>
        </w:rPr>
        <w:t xml:space="preserve"> </w:t>
      </w:r>
      <w:r w:rsidR="002F35FC">
        <w:rPr>
          <w:rFonts w:ascii="Arial" w:hAnsi="Arial" w:eastAsia="Times New Roman" w:cs="Arial"/>
          <w:sz w:val="22"/>
          <w:szCs w:val="22"/>
          <w:lang w:eastAsia="ru-RU"/>
        </w:rPr>
        <w:t>2</w:t>
      </w:r>
      <w:r>
        <w:rPr>
          <w:rFonts w:ascii="Arial" w:hAnsi="Arial" w:eastAsia="Times New Roman" w:cs="Arial"/>
          <w:sz w:val="22"/>
          <w:szCs w:val="22"/>
          <w:lang w:eastAsia="ru-RU"/>
        </w:rPr>
        <w:t>.</w:t>
      </w:r>
      <w:r w:rsidR="002F35FC">
        <w:rPr>
          <w:rFonts w:ascii="Arial" w:hAnsi="Arial" w:eastAsia="Times New Roman" w:cs="Arial"/>
          <w:sz w:val="22"/>
          <w:szCs w:val="22"/>
          <w:lang w:eastAsia="ru-RU"/>
        </w:rPr>
        <w:t>2</w:t>
      </w:r>
    </w:p>
    <w:p w:rsidR="008357F0" w:rsidP="000E7547" w:rsidRDefault="008357F0" w14:paraId="69AD30FD" w14:textId="77777777">
      <w:pPr>
        <w:spacing w:line="276" w:lineRule="auto"/>
        <w:ind w:firstLine="709"/>
        <w:rPr>
          <w:rFonts w:ascii="Arial" w:hAnsi="Arial" w:eastAsia="Times New Roman" w:cs="Arial"/>
          <w:lang w:eastAsia="ru-RU"/>
        </w:rPr>
      </w:pPr>
    </w:p>
    <w:p w:rsidRPr="000E7547" w:rsidR="000E7547" w:rsidP="45134D4B" w:rsidRDefault="60040C95" w14:paraId="7D7137F0" w14:textId="37C82ABD">
      <w:pPr>
        <w:spacing w:line="276" w:lineRule="auto"/>
        <w:ind w:firstLine="709"/>
        <w:jc w:val="both"/>
        <w:rPr>
          <w:rFonts w:ascii="Arial" w:hAnsi="Arial" w:eastAsia="Times New Roman" w:cs="Arial"/>
          <w:lang w:val="en-US" w:eastAsia="ru-RU"/>
        </w:rPr>
      </w:pPr>
      <w:r w:rsidRPr="45134D4B">
        <w:rPr>
          <w:rFonts w:ascii="Arial" w:hAnsi="Arial" w:eastAsia="Times New Roman" w:cs="Arial"/>
          <w:lang w:val="en-US" w:eastAsia="ru-RU"/>
        </w:rPr>
        <w:t>Side car is a reserve proxy component that runs beside</w:t>
      </w:r>
      <w:ins w:author="Mohmmad Modallal" w:date="2025-07-17T15:29:00Z" w16du:dateUtc="2025-07-17T11:29:00Z" w:id="264">
        <w:r w:rsidRPr="45134D4B">
          <w:rPr>
            <w:rFonts w:ascii="Arial" w:hAnsi="Arial" w:eastAsia="Times New Roman" w:cs="Arial"/>
            <w:lang w:val="en-US" w:eastAsia="ru-RU"/>
          </w:rPr>
          <w:t xml:space="preserve"> </w:t>
        </w:r>
        <w:r w:rsidR="001B30F8">
          <w:rPr>
            <w:rFonts w:ascii="Arial" w:hAnsi="Arial" w:eastAsia="Times New Roman" w:cs="Arial"/>
            <w:lang w:val="en-US" w:eastAsia="ru-RU"/>
          </w:rPr>
          <w:t>the</w:t>
        </w:r>
      </w:ins>
      <w:r w:rsidRPr="45134D4B">
        <w:rPr>
          <w:rFonts w:ascii="Arial" w:hAnsi="Arial" w:eastAsia="Times New Roman" w:cs="Arial"/>
          <w:lang w:val="en-US" w:eastAsia="ru-RU"/>
        </w:rPr>
        <w:t xml:space="preserve"> application and facilitate</w:t>
      </w:r>
      <w:ins w:author="Mohmmad Modallal" w:date="2025-07-17T15:30:00Z" w16du:dateUtc="2025-07-17T11:30:00Z" w:id="265">
        <w:r w:rsidR="001B30F8">
          <w:rPr>
            <w:rFonts w:ascii="Arial" w:hAnsi="Arial" w:eastAsia="Times New Roman" w:cs="Arial"/>
            <w:lang w:val="en-US" w:eastAsia="ru-RU"/>
          </w:rPr>
          <w:t>s</w:t>
        </w:r>
      </w:ins>
      <w:r w:rsidRPr="45134D4B">
        <w:rPr>
          <w:rFonts w:ascii="Arial" w:hAnsi="Arial" w:eastAsia="Times New Roman" w:cs="Arial"/>
          <w:lang w:val="en-US" w:eastAsia="ru-RU"/>
        </w:rPr>
        <w:t xml:space="preserve"> communication with </w:t>
      </w:r>
      <w:r w:rsidRPr="45134D4B" w:rsidR="6F2A2A27">
        <w:rPr>
          <w:rFonts w:ascii="Arial" w:hAnsi="Arial" w:eastAsia="Times New Roman" w:cs="Arial"/>
          <w:lang w:val="en-US" w:eastAsia="ru-RU"/>
        </w:rPr>
        <w:t>either other service</w:t>
      </w:r>
      <w:r w:rsidRPr="45134D4B">
        <w:rPr>
          <w:rFonts w:ascii="Arial" w:hAnsi="Arial" w:eastAsia="Times New Roman" w:cs="Arial"/>
          <w:lang w:val="en-US" w:eastAsia="ru-RU"/>
        </w:rPr>
        <w:t xml:space="preserve"> </w:t>
      </w:r>
      <w:del w:author="Mohmmad Modallal" w:date="2025-07-17T15:30:00Z" w16du:dateUtc="2025-07-17T11:30:00Z" w:id="266">
        <w:r w:rsidRPr="45134D4B">
          <w:rPr>
            <w:rFonts w:ascii="Arial" w:hAnsi="Arial" w:eastAsia="Times New Roman" w:cs="Arial"/>
            <w:lang w:val="en-US" w:eastAsia="ru-RU"/>
          </w:rPr>
          <w:delText xml:space="preserve">and </w:delText>
        </w:r>
      </w:del>
      <w:ins w:author="Mohmmad Modallal" w:date="2025-07-17T15:30:00Z" w16du:dateUtc="2025-07-17T11:30:00Z" w:id="267">
        <w:r w:rsidR="00F90221">
          <w:rPr>
            <w:rFonts w:ascii="Arial" w:hAnsi="Arial" w:eastAsia="Times New Roman" w:cs="Arial"/>
            <w:lang w:val="en-US" w:eastAsia="ru-RU"/>
          </w:rPr>
          <w:t>or</w:t>
        </w:r>
        <w:r w:rsidRPr="45134D4B" w:rsidR="00F90221">
          <w:rPr>
            <w:rFonts w:ascii="Arial" w:hAnsi="Arial" w:eastAsia="Times New Roman" w:cs="Arial"/>
            <w:lang w:val="en-US" w:eastAsia="ru-RU"/>
          </w:rPr>
          <w:t xml:space="preserve"> </w:t>
        </w:r>
      </w:ins>
      <w:r w:rsidRPr="45134D4B">
        <w:rPr>
          <w:rFonts w:ascii="Arial" w:hAnsi="Arial" w:eastAsia="Times New Roman" w:cs="Arial"/>
          <w:lang w:val="en-US" w:eastAsia="ru-RU"/>
        </w:rPr>
        <w:t>to outside world. In a containerized application, both containers run beside each other in the same cluster and scale individually.</w:t>
      </w:r>
    </w:p>
    <w:p w:rsidRPr="000E7547" w:rsidR="000E7547" w:rsidP="00244C23" w:rsidRDefault="000E7547" w14:paraId="7B7BE8A5" w14:textId="77777777">
      <w:pPr>
        <w:spacing w:line="276" w:lineRule="auto"/>
        <w:ind w:firstLine="709"/>
        <w:jc w:val="both"/>
        <w:rPr>
          <w:rFonts w:ascii="Arial" w:hAnsi="Arial" w:eastAsia="Times New Roman" w:cs="Arial"/>
          <w:lang w:eastAsia="ru-RU"/>
        </w:rPr>
      </w:pPr>
      <w:r w:rsidRPr="000E7547">
        <w:rPr>
          <w:rFonts w:ascii="Arial" w:hAnsi="Arial" w:eastAsia="Times New Roman" w:cs="Arial"/>
          <w:lang w:eastAsia="ru-RU"/>
        </w:rPr>
        <w:t>Deploy components of an application into a separate process or container to provide isolation and encapsulation. This pattern can also enable applications to be composed of heterogeneous components and technologies.</w:t>
      </w:r>
    </w:p>
    <w:p w:rsidRPr="000E7547" w:rsidR="000E7547" w:rsidP="00244C23" w:rsidRDefault="000E7547" w14:paraId="5B9908E3" w14:textId="77777777">
      <w:pPr>
        <w:spacing w:line="276" w:lineRule="auto"/>
        <w:ind w:firstLine="709"/>
        <w:jc w:val="both"/>
        <w:rPr>
          <w:rFonts w:ascii="Arial" w:hAnsi="Arial" w:eastAsia="Times New Roman" w:cs="Arial"/>
          <w:lang w:eastAsia="ru-RU"/>
        </w:rPr>
      </w:pPr>
      <w:r w:rsidRPr="000E7547">
        <w:rPr>
          <w:rFonts w:ascii="Arial" w:hAnsi="Arial" w:eastAsia="Times New Roman" w:cs="Arial"/>
          <w:lang w:eastAsia="ru-RU"/>
        </w:rPr>
        <w:t>This pattern is named Sidecar because it resembles a sidecar attached to a motorcycle. In the pattern, the sidecar is attached to a parent application and provides supporting features for the application. The sidecar also shares the same lifecycle as the parent application, being created and retired alongside the parent. The sidecar pattern is sometimes referred to as the sidekick pattern and is a decomposition pattern.</w:t>
      </w:r>
    </w:p>
    <w:p w:rsidR="00244C23" w:rsidP="00244C23" w:rsidRDefault="000E7547" w14:paraId="7392B5FD" w14:textId="77777777">
      <w:pPr>
        <w:spacing w:line="276" w:lineRule="auto"/>
        <w:ind w:firstLine="709"/>
        <w:jc w:val="both"/>
      </w:pPr>
      <w:r w:rsidRPr="000E7547">
        <w:rPr>
          <w:rFonts w:ascii="Arial" w:hAnsi="Arial" w:eastAsia="Times New Roman" w:cs="Arial"/>
          <w:lang w:eastAsia="ru-RU"/>
        </w:rPr>
        <w:t>Applications and services often require related functionality, such as monitoring, logging, configuration, and networking services. These peripheral tasks can be implemented as separate components or services.</w:t>
      </w:r>
      <w:r w:rsidRPr="00244C23" w:rsidR="00244C23">
        <w:t xml:space="preserve"> </w:t>
      </w:r>
    </w:p>
    <w:p w:rsidRPr="00244C23" w:rsidR="00244C23" w:rsidP="00244C23" w:rsidRDefault="00244C23" w14:paraId="479E6244" w14:textId="1A882225">
      <w:pPr>
        <w:spacing w:line="276" w:lineRule="auto"/>
        <w:ind w:firstLine="709"/>
        <w:jc w:val="both"/>
        <w:rPr>
          <w:rFonts w:ascii="Arial" w:hAnsi="Arial" w:eastAsia="Times New Roman" w:cs="Arial"/>
          <w:lang w:eastAsia="ru-RU"/>
        </w:rPr>
      </w:pPr>
      <w:r w:rsidRPr="00244C23">
        <w:rPr>
          <w:rFonts w:ascii="Arial" w:hAnsi="Arial" w:eastAsia="Times New Roman" w:cs="Arial"/>
          <w:lang w:eastAsia="ru-RU"/>
        </w:rPr>
        <w:t>Advantages of using a sidecar pattern include:</w:t>
      </w:r>
    </w:p>
    <w:p w:rsidRPr="00244C23" w:rsidR="00244C23" w:rsidRDefault="00244C23" w14:paraId="222CB52E" w14:textId="494C2303">
      <w:pPr>
        <w:pStyle w:val="ListParagraph"/>
        <w:numPr>
          <w:ilvl w:val="0"/>
          <w:numId w:val="24"/>
        </w:numPr>
        <w:spacing w:line="276" w:lineRule="auto"/>
        <w:jc w:val="both"/>
        <w:rPr>
          <w:rFonts w:ascii="Arial" w:hAnsi="Arial" w:cs="Arial"/>
          <w:lang w:val="en-US"/>
        </w:rPr>
        <w:pPrChange w:author="Mohmmad Modallal" w:date="2025-07-17T17:18:00Z" w16du:dateUtc="2025-07-17T13:18:00Z" w:id="268">
          <w:pPr>
            <w:pStyle w:val="ListParagraph"/>
            <w:numPr>
              <w:numId w:val="24"/>
            </w:numPr>
            <w:spacing w:line="276" w:lineRule="auto"/>
            <w:ind w:left="1429" w:hanging="360"/>
          </w:pPr>
        </w:pPrChange>
      </w:pPr>
      <w:r w:rsidRPr="00244C23">
        <w:rPr>
          <w:rFonts w:ascii="Arial" w:hAnsi="Arial" w:cs="Arial"/>
          <w:lang w:val="en-US"/>
        </w:rPr>
        <w:t>A sidecar is independent from its primary application in terms of runtime environment and programming language, so you don't need to develop one sidecar per language.</w:t>
      </w:r>
    </w:p>
    <w:p w:rsidRPr="00244C23" w:rsidR="00244C23" w:rsidRDefault="00244C23" w14:paraId="282F6B19" w14:textId="458A2E8D">
      <w:pPr>
        <w:pStyle w:val="ListParagraph"/>
        <w:numPr>
          <w:ilvl w:val="0"/>
          <w:numId w:val="24"/>
        </w:numPr>
        <w:spacing w:line="276" w:lineRule="auto"/>
        <w:jc w:val="both"/>
        <w:rPr>
          <w:rFonts w:ascii="Arial" w:hAnsi="Arial" w:cs="Arial"/>
          <w:lang w:val="en-US"/>
        </w:rPr>
        <w:pPrChange w:author="Mohmmad Modallal" w:date="2025-07-17T17:18:00Z" w16du:dateUtc="2025-07-17T13:18:00Z" w:id="269">
          <w:pPr>
            <w:pStyle w:val="ListParagraph"/>
            <w:numPr>
              <w:numId w:val="24"/>
            </w:numPr>
            <w:spacing w:line="276" w:lineRule="auto"/>
            <w:ind w:left="1429" w:hanging="360"/>
          </w:pPr>
        </w:pPrChange>
      </w:pPr>
      <w:r w:rsidRPr="00244C23">
        <w:rPr>
          <w:rFonts w:ascii="Arial" w:hAnsi="Arial" w:cs="Arial"/>
          <w:lang w:val="en-US"/>
        </w:rPr>
        <w:t>The sidecar can access the same resources as the primary application. For example, a sidecar can monitor system resources used by both the sidecar and the primary application.</w:t>
      </w:r>
    </w:p>
    <w:p w:rsidRPr="00244C23" w:rsidR="00244C23" w:rsidRDefault="00244C23" w14:paraId="3E2C5933" w14:textId="6FBED442">
      <w:pPr>
        <w:pStyle w:val="ListParagraph"/>
        <w:numPr>
          <w:ilvl w:val="0"/>
          <w:numId w:val="24"/>
        </w:numPr>
        <w:spacing w:line="276" w:lineRule="auto"/>
        <w:jc w:val="both"/>
        <w:rPr>
          <w:rFonts w:ascii="Arial" w:hAnsi="Arial" w:cs="Arial"/>
          <w:lang w:val="en-US"/>
        </w:rPr>
        <w:pPrChange w:author="Mohmmad Modallal" w:date="2025-07-17T17:18:00Z" w16du:dateUtc="2025-07-17T13:18:00Z" w:id="270">
          <w:pPr>
            <w:pStyle w:val="ListParagraph"/>
            <w:numPr>
              <w:numId w:val="24"/>
            </w:numPr>
            <w:spacing w:line="276" w:lineRule="auto"/>
            <w:ind w:left="1429" w:hanging="360"/>
          </w:pPr>
        </w:pPrChange>
      </w:pPr>
      <w:r w:rsidRPr="00244C23">
        <w:rPr>
          <w:rFonts w:ascii="Arial" w:hAnsi="Arial" w:cs="Arial"/>
          <w:lang w:val="en-US"/>
        </w:rPr>
        <w:t>Because of its proximity to the primary application, there's no significant latency when communicating between them.</w:t>
      </w:r>
    </w:p>
    <w:p w:rsidRPr="00244C23" w:rsidR="000E7547" w:rsidRDefault="00244C23" w14:paraId="18F6CB8D" w14:textId="499B8C87">
      <w:pPr>
        <w:pStyle w:val="ListParagraph"/>
        <w:numPr>
          <w:ilvl w:val="0"/>
          <w:numId w:val="24"/>
        </w:numPr>
        <w:spacing w:line="276" w:lineRule="auto"/>
        <w:jc w:val="both"/>
        <w:rPr>
          <w:rFonts w:ascii="Arial" w:hAnsi="Arial" w:cs="Arial"/>
          <w:lang w:val="en-US"/>
        </w:rPr>
        <w:pPrChange w:author="Mohmmad Modallal" w:date="2025-07-17T17:18:00Z" w16du:dateUtc="2025-07-17T13:18:00Z" w:id="271">
          <w:pPr>
            <w:pStyle w:val="ListParagraph"/>
            <w:numPr>
              <w:numId w:val="24"/>
            </w:numPr>
            <w:spacing w:line="276" w:lineRule="auto"/>
            <w:ind w:left="1429" w:hanging="360"/>
          </w:pPr>
        </w:pPrChange>
      </w:pPr>
      <w:r w:rsidRPr="00244C23">
        <w:rPr>
          <w:rFonts w:ascii="Arial" w:hAnsi="Arial" w:cs="Arial"/>
          <w:lang w:val="en-US"/>
        </w:rPr>
        <w:t>Even for applications that don't provide an extensibility mechanism, you can use a sidecar to extend functionality by attaching it as its own process in the same host or sub-container as the primary application</w:t>
      </w:r>
      <w:r w:rsidR="00957ED5">
        <w:rPr>
          <w:rFonts w:ascii="Arial" w:hAnsi="Arial" w:cs="Arial"/>
          <w:lang w:val="en-US"/>
        </w:rPr>
        <w:t xml:space="preserve"> (Picture 2.3)</w:t>
      </w:r>
      <w:r w:rsidR="0018338F">
        <w:rPr>
          <w:rFonts w:ascii="Arial" w:hAnsi="Arial" w:cs="Arial"/>
          <w:lang w:val="en-US"/>
        </w:rPr>
        <w:t>.</w:t>
      </w:r>
    </w:p>
    <w:p w:rsidR="000E7547" w:rsidP="007B6A0E" w:rsidRDefault="000E7547" w14:paraId="6C89CC58" w14:textId="77777777">
      <w:pPr>
        <w:ind w:firstLine="709"/>
        <w:rPr>
          <w:rFonts w:ascii="Arial" w:hAnsi="Arial" w:cs="Arial"/>
          <w:color w:val="1F1F1F"/>
          <w:lang w:val="en-US"/>
        </w:rPr>
      </w:pPr>
    </w:p>
    <w:p w:rsidRPr="003D7483" w:rsidR="003D7483" w:rsidP="00721203" w:rsidRDefault="003D7483" w14:paraId="17D2A45E" w14:textId="6A7DC049">
      <w:pPr>
        <w:jc w:val="center"/>
        <w:rPr>
          <w:rFonts w:ascii="Times New Roman" w:hAnsi="Times New Roman" w:eastAsia="Times New Roman" w:cs="Times New Roman"/>
        </w:rPr>
      </w:pPr>
      <w:r w:rsidRPr="003D7483">
        <w:rPr>
          <w:rFonts w:ascii="Times New Roman" w:hAnsi="Times New Roman" w:eastAsia="Times New Roman" w:cs="Times New Roman"/>
        </w:rPr>
        <w:fldChar w:fldCharType="begin"/>
      </w:r>
      <w:r w:rsidRPr="003D7483">
        <w:rPr>
          <w:rFonts w:ascii="Times New Roman" w:hAnsi="Times New Roman" w:eastAsia="Times New Roman" w:cs="Times New Roman"/>
        </w:rPr>
        <w:instrText xml:space="preserve"> INCLUDEPICTURE "https://docs.dapr.io/images/overview-sidecar-model.png" \* MERGEFORMATINET </w:instrText>
      </w:r>
      <w:r w:rsidRPr="003D7483">
        <w:rPr>
          <w:rFonts w:ascii="Times New Roman" w:hAnsi="Times New Roman" w:eastAsia="Times New Roman" w:cs="Times New Roman"/>
        </w:rPr>
        <w:fldChar w:fldCharType="separate"/>
      </w:r>
      <w:r w:rsidRPr="003D7483">
        <w:rPr>
          <w:rFonts w:ascii="Times New Roman" w:hAnsi="Times New Roman" w:eastAsia="Times New Roman" w:cs="Times New Roman"/>
          <w:noProof/>
        </w:rPr>
        <w:drawing>
          <wp:inline distT="0" distB="0" distL="0" distR="0" wp14:anchorId="734E2447" wp14:editId="62CAFF89">
            <wp:extent cx="3663906" cy="2093544"/>
            <wp:effectExtent l="0" t="0" r="0" b="2540"/>
            <wp:docPr id="3" name="Picture 3" descr="A diagram of a ap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api&#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3031" cy="2104472"/>
                    </a:xfrm>
                    <a:prstGeom prst="rect">
                      <a:avLst/>
                    </a:prstGeom>
                    <a:noFill/>
                    <a:ln>
                      <a:noFill/>
                    </a:ln>
                  </pic:spPr>
                </pic:pic>
              </a:graphicData>
            </a:graphic>
          </wp:inline>
        </w:drawing>
      </w:r>
      <w:r w:rsidRPr="003D7483">
        <w:rPr>
          <w:rFonts w:ascii="Times New Roman" w:hAnsi="Times New Roman" w:eastAsia="Times New Roman" w:cs="Times New Roman"/>
        </w:rPr>
        <w:fldChar w:fldCharType="end"/>
      </w:r>
    </w:p>
    <w:p w:rsidR="00136875" w:rsidP="00B91F54" w:rsidRDefault="00136875" w14:paraId="31FA9A86" w14:textId="06F86545">
      <w:pPr>
        <w:ind w:firstLine="426"/>
        <w:rPr>
          <w:rFonts w:ascii="Arial" w:hAnsi="Arial" w:cs="Arial"/>
          <w:color w:val="1F1F1F"/>
          <w:lang w:val="en-US"/>
        </w:rPr>
      </w:pPr>
    </w:p>
    <w:p w:rsidR="00136875" w:rsidP="00957ED5" w:rsidRDefault="00957ED5" w14:paraId="1808A507" w14:textId="51E05D92">
      <w:pPr>
        <w:ind w:firstLine="426"/>
        <w:jc w:val="center"/>
        <w:rPr>
          <w:rFonts w:ascii="Arial" w:hAnsi="Arial" w:cs="Arial"/>
          <w:color w:val="1F1F1F"/>
          <w:sz w:val="22"/>
          <w:szCs w:val="22"/>
          <w:lang w:val="en-US"/>
        </w:rPr>
      </w:pPr>
      <w:r w:rsidRPr="00957ED5">
        <w:rPr>
          <w:rFonts w:ascii="Arial" w:hAnsi="Arial" w:cs="Arial"/>
          <w:color w:val="1F1F1F"/>
          <w:sz w:val="22"/>
          <w:szCs w:val="22"/>
          <w:lang w:val="en-US"/>
        </w:rPr>
        <w:t>Picture 2.3.</w:t>
      </w:r>
    </w:p>
    <w:p w:rsidR="00957ED5" w:rsidP="00957ED5" w:rsidRDefault="00957ED5" w14:paraId="0CFEAC25" w14:textId="77777777">
      <w:pPr>
        <w:ind w:firstLine="426"/>
        <w:jc w:val="center"/>
        <w:rPr>
          <w:rFonts w:ascii="Arial" w:hAnsi="Arial" w:cs="Arial"/>
          <w:color w:val="1F1F1F"/>
          <w:sz w:val="22"/>
          <w:szCs w:val="22"/>
          <w:lang w:val="en-US"/>
        </w:rPr>
      </w:pPr>
    </w:p>
    <w:p w:rsidRPr="00957ED5" w:rsidR="00957ED5" w:rsidP="0018338F" w:rsidRDefault="00957ED5" w14:paraId="335D1663" w14:textId="49B7614A">
      <w:pPr>
        <w:spacing w:line="276" w:lineRule="auto"/>
        <w:ind w:firstLine="720"/>
        <w:jc w:val="both"/>
        <w:rPr>
          <w:rFonts w:ascii="Arial" w:hAnsi="Arial" w:cs="Arial"/>
          <w:color w:val="1F1F1F"/>
          <w:sz w:val="22"/>
          <w:szCs w:val="22"/>
          <w:lang w:val="en-US"/>
        </w:rPr>
      </w:pPr>
      <w:r>
        <w:rPr>
          <w:rFonts w:ascii="Arial" w:hAnsi="Arial" w:cs="Arial"/>
          <w:color w:val="1F1F1F"/>
          <w:sz w:val="22"/>
          <w:szCs w:val="22"/>
          <w:lang w:val="en-US"/>
        </w:rPr>
        <w:t>Schema of Service-to</w:t>
      </w:r>
      <w:r w:rsidR="00841E83">
        <w:rPr>
          <w:rFonts w:ascii="Arial" w:hAnsi="Arial" w:cs="Arial"/>
          <w:color w:val="1F1F1F"/>
          <w:sz w:val="22"/>
          <w:szCs w:val="22"/>
          <w:lang w:val="en-US"/>
        </w:rPr>
        <w:t xml:space="preserve">-Service </w:t>
      </w:r>
      <w:r w:rsidR="007957D9">
        <w:rPr>
          <w:rFonts w:ascii="Arial" w:hAnsi="Arial" w:cs="Arial"/>
          <w:color w:val="1F1F1F"/>
          <w:sz w:val="22"/>
          <w:szCs w:val="22"/>
          <w:lang w:val="en-US"/>
        </w:rPr>
        <w:t xml:space="preserve">communication within Sidecar template implementation is </w:t>
      </w:r>
      <w:r w:rsidR="0018338F">
        <w:rPr>
          <w:rFonts w:ascii="Arial" w:hAnsi="Arial" w:cs="Arial"/>
          <w:color w:val="1F1F1F"/>
          <w:sz w:val="22"/>
          <w:szCs w:val="22"/>
          <w:lang w:val="en-US"/>
        </w:rPr>
        <w:t>depicted on the Picture 2.4.</w:t>
      </w:r>
    </w:p>
    <w:p w:rsidRPr="0014372F" w:rsidR="0014372F" w:rsidP="00721203" w:rsidRDefault="0014372F" w14:paraId="0523EB3F" w14:textId="25BD394A">
      <w:pPr>
        <w:jc w:val="center"/>
        <w:rPr>
          <w:rFonts w:ascii="Times New Roman" w:hAnsi="Times New Roman" w:eastAsia="Times New Roman" w:cs="Times New Roman"/>
        </w:rPr>
      </w:pPr>
      <w:r w:rsidRPr="0014372F">
        <w:rPr>
          <w:rFonts w:ascii="Times New Roman" w:hAnsi="Times New Roman" w:eastAsia="Times New Roman" w:cs="Times New Roman"/>
        </w:rPr>
        <w:fldChar w:fldCharType="begin"/>
      </w:r>
      <w:r w:rsidRPr="0014372F">
        <w:rPr>
          <w:rFonts w:ascii="Times New Roman" w:hAnsi="Times New Roman" w:eastAsia="Times New Roman" w:cs="Times New Roman"/>
        </w:rPr>
        <w:instrText xml:space="preserve"> INCLUDEPICTURE "https://docs.dapr.io/images/overview-sidecar-apis.png" \* MERGEFORMATINET </w:instrText>
      </w:r>
      <w:r w:rsidRPr="0014372F">
        <w:rPr>
          <w:rFonts w:ascii="Times New Roman" w:hAnsi="Times New Roman" w:eastAsia="Times New Roman" w:cs="Times New Roman"/>
        </w:rPr>
        <w:fldChar w:fldCharType="separate"/>
      </w:r>
      <w:r w:rsidRPr="0014372F">
        <w:rPr>
          <w:rFonts w:ascii="Times New Roman" w:hAnsi="Times New Roman" w:eastAsia="Times New Roman" w:cs="Times New Roman"/>
          <w:noProof/>
        </w:rPr>
        <w:drawing>
          <wp:inline distT="0" distB="0" distL="0" distR="0" wp14:anchorId="756D8212" wp14:editId="1D0C5E2D">
            <wp:extent cx="3186299" cy="1449024"/>
            <wp:effectExtent l="0" t="0" r="1905" b="0"/>
            <wp:docPr id="2" name="Picture 2" descr="A hexago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exagon with blue tex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21738" cy="1465141"/>
                    </a:xfrm>
                    <a:prstGeom prst="rect">
                      <a:avLst/>
                    </a:prstGeom>
                    <a:noFill/>
                    <a:ln>
                      <a:noFill/>
                    </a:ln>
                  </pic:spPr>
                </pic:pic>
              </a:graphicData>
            </a:graphic>
          </wp:inline>
        </w:drawing>
      </w:r>
      <w:r w:rsidRPr="0014372F">
        <w:rPr>
          <w:rFonts w:ascii="Times New Roman" w:hAnsi="Times New Roman" w:eastAsia="Times New Roman" w:cs="Times New Roman"/>
        </w:rPr>
        <w:fldChar w:fldCharType="end"/>
      </w:r>
    </w:p>
    <w:p w:rsidR="009306CB" w:rsidP="00721203" w:rsidRDefault="009306CB" w14:paraId="1C26392E" w14:textId="4E04895B">
      <w:pPr>
        <w:pStyle w:val="NormalWeb"/>
        <w:shd w:val="clear" w:color="auto" w:fill="FFFFFF"/>
        <w:spacing w:before="0" w:beforeAutospacing="0" w:after="0" w:afterAutospacing="0"/>
        <w:jc w:val="center"/>
        <w:rPr>
          <w:rFonts w:ascii="Arial" w:hAnsi="Arial" w:cs="Arial"/>
          <w:color w:val="1F1F1F"/>
          <w:lang w:val="en-US"/>
        </w:rPr>
      </w:pPr>
    </w:p>
    <w:p w:rsidRPr="0018338F" w:rsidR="00957ED5" w:rsidP="0018338F" w:rsidRDefault="0018338F" w14:paraId="686F922C" w14:textId="2FE4EC4D">
      <w:pPr>
        <w:pStyle w:val="NormalWeb"/>
        <w:shd w:val="clear" w:color="auto" w:fill="FFFFFF"/>
        <w:spacing w:before="0" w:beforeAutospacing="0" w:after="0" w:afterAutospacing="0"/>
        <w:jc w:val="center"/>
        <w:rPr>
          <w:rFonts w:ascii="Arial" w:hAnsi="Arial" w:cs="Arial"/>
          <w:color w:val="1F1F1F"/>
          <w:sz w:val="22"/>
          <w:szCs w:val="22"/>
          <w:lang w:val="en-US"/>
        </w:rPr>
      </w:pPr>
      <w:r w:rsidRPr="0018338F">
        <w:rPr>
          <w:rFonts w:ascii="Arial" w:hAnsi="Arial" w:cs="Arial"/>
          <w:color w:val="1F1F1F"/>
          <w:sz w:val="22"/>
          <w:szCs w:val="22"/>
          <w:lang w:val="en-US"/>
        </w:rPr>
        <w:t>Picture 2.4.</w:t>
      </w:r>
    </w:p>
    <w:p w:rsidRPr="006F2024" w:rsidR="001D2501" w:rsidP="29E07CA3" w:rsidRDefault="00A83CFC" w14:paraId="60724742" w14:textId="50C88B09">
      <w:pPr>
        <w:pStyle w:val="NormalWeb"/>
        <w:numPr>
          <w:ilvl w:val="3"/>
          <w:numId w:val="7"/>
        </w:numPr>
        <w:shd w:val="clear" w:color="auto" w:fill="FFFFFF" w:themeFill="background1"/>
        <w:spacing w:before="0" w:beforeAutospacing="0" w:after="0" w:afterAutospacing="0"/>
        <w:rPr>
          <w:color w:val="1F1F1F"/>
        </w:rPr>
      </w:pPr>
      <w:commentRangeStart w:id="272"/>
      <w:commentRangeStart w:id="273"/>
      <w:r>
        <w:t>Resil</w:t>
      </w:r>
      <w:r w:rsidR="006F2024">
        <w:t xml:space="preserve">iency </w:t>
      </w:r>
      <w:commentRangeStart w:id="274"/>
      <w:commentRangeStart w:id="275"/>
      <w:commentRangeEnd w:id="274"/>
      <w:r w:rsidRPr="006F2024" w:rsidR="007A7C35">
        <w:rPr>
          <w:rStyle w:val="CommentReference"/>
          <w:color w:val="1F1F1F"/>
          <w:sz w:val="24"/>
          <w:szCs w:val="24"/>
        </w:rPr>
        <w:commentReference w:id="274"/>
      </w:r>
      <w:commentRangeEnd w:id="275"/>
      <w:r w:rsidRPr="006F2024" w:rsidR="007A7C35">
        <w:rPr>
          <w:rStyle w:val="CommentReference"/>
          <w:color w:val="1F1F1F"/>
          <w:sz w:val="24"/>
          <w:szCs w:val="24"/>
        </w:rPr>
        <w:commentReference w:id="275"/>
      </w:r>
      <w:commentRangeEnd w:id="272"/>
      <w:r w:rsidRPr="006F2024" w:rsidR="0039586F">
        <w:rPr>
          <w:rStyle w:val="CommentReference"/>
          <w:color w:val="1F1F1F"/>
          <w:sz w:val="24"/>
          <w:szCs w:val="24"/>
        </w:rPr>
        <w:commentReference w:id="272"/>
      </w:r>
      <w:commentRangeEnd w:id="273"/>
      <w:r w:rsidRPr="006F2024">
        <w:rPr>
          <w:rStyle w:val="CommentReference"/>
          <w:color w:val="1F1F1F"/>
          <w:sz w:val="24"/>
          <w:szCs w:val="24"/>
        </w:rPr>
        <w:commentReference w:id="273"/>
      </w:r>
    </w:p>
    <w:p w:rsidR="006F2024" w:rsidP="006F2024" w:rsidRDefault="006F2024" w14:paraId="3C4FC8CD" w14:textId="77777777">
      <w:pPr>
        <w:pStyle w:val="NormalWeb"/>
        <w:shd w:val="clear" w:color="auto" w:fill="FFFFFF"/>
        <w:spacing w:before="0" w:beforeAutospacing="0" w:after="0" w:afterAutospacing="0"/>
        <w:ind w:left="1080"/>
        <w:rPr>
          <w:rFonts w:ascii="Arial" w:hAnsi="Arial" w:cs="Arial"/>
          <w:lang w:val="en-US"/>
        </w:rPr>
      </w:pPr>
    </w:p>
    <w:p w:rsidR="006F2024" w:rsidP="45134D4B" w:rsidRDefault="0C93D9EE" w14:paraId="69BCCE0D" w14:textId="6539281F">
      <w:pPr>
        <w:spacing w:line="276" w:lineRule="auto"/>
        <w:ind w:firstLine="709"/>
        <w:jc w:val="both"/>
        <w:rPr>
          <w:rFonts w:ascii="Arial" w:hAnsi="Arial" w:eastAsia="Times New Roman" w:cs="Arial"/>
          <w:lang w:val="en-US" w:eastAsia="ru-RU"/>
        </w:rPr>
      </w:pPr>
      <w:r w:rsidRPr="45134D4B">
        <w:rPr>
          <w:rFonts w:ascii="Arial" w:hAnsi="Arial" w:eastAsia="Times New Roman" w:cs="Arial"/>
          <w:lang w:val="en-US" w:eastAsia="ru-RU"/>
        </w:rPr>
        <w:t>Distributed applications are commonly comprised of many microservices, with dozens - sometimes hundreds - of instances scaling across underlying infrastructure. As these distributed solutions grow in size and complexity, the potential for system failures inevitably increases. Service instances can fail or become unresponsive due to any number of issues, including hardware failures, unexpected throughput, or application lifecycle events, such as scaling out and application restarts. Designing and implementing a self-healing solution with the ability to detect, mitigate, and respond to failure is critical</w:t>
      </w:r>
      <w:r w:rsidRPr="45134D4B" w:rsidR="46E323F1">
        <w:rPr>
          <w:rFonts w:ascii="Arial" w:hAnsi="Arial" w:eastAsia="Times New Roman" w:cs="Arial"/>
          <w:lang w:val="en-US" w:eastAsia="ru-RU"/>
        </w:rPr>
        <w:t xml:space="preserve"> (Picture 2.5.)</w:t>
      </w:r>
    </w:p>
    <w:p w:rsidRPr="00A008A9" w:rsidR="00A008A9" w:rsidP="00721203" w:rsidRDefault="00A008A9" w14:paraId="56BC8D69" w14:textId="367A5906">
      <w:pPr>
        <w:jc w:val="center"/>
        <w:rPr>
          <w:rFonts w:ascii="Times New Roman" w:hAnsi="Times New Roman" w:eastAsia="Times New Roman" w:cs="Times New Roman"/>
        </w:rPr>
      </w:pPr>
      <w:r w:rsidRPr="00A008A9">
        <w:rPr>
          <w:rFonts w:ascii="Times New Roman" w:hAnsi="Times New Roman" w:eastAsia="Times New Roman" w:cs="Times New Roman"/>
        </w:rPr>
        <w:fldChar w:fldCharType="begin"/>
      </w:r>
      <w:r w:rsidRPr="00A008A9">
        <w:rPr>
          <w:rFonts w:ascii="Times New Roman" w:hAnsi="Times New Roman" w:eastAsia="Times New Roman" w:cs="Times New Roman"/>
        </w:rPr>
        <w:instrText xml:space="preserve"> INCLUDEPICTURE "https://docs.dapr.io/images/resiliency_diagram.png" \* MERGEFORMATINET </w:instrText>
      </w:r>
      <w:r w:rsidRPr="00A008A9">
        <w:rPr>
          <w:rFonts w:ascii="Times New Roman" w:hAnsi="Times New Roman" w:eastAsia="Times New Roman" w:cs="Times New Roman"/>
        </w:rPr>
        <w:fldChar w:fldCharType="separate"/>
      </w:r>
      <w:r w:rsidRPr="00A008A9">
        <w:rPr>
          <w:rFonts w:ascii="Times New Roman" w:hAnsi="Times New Roman" w:eastAsia="Times New Roman" w:cs="Times New Roman"/>
          <w:noProof/>
        </w:rPr>
        <w:drawing>
          <wp:inline distT="0" distB="0" distL="0" distR="0" wp14:anchorId="5D2E5D42" wp14:editId="53EAEC86">
            <wp:extent cx="5727700" cy="3214370"/>
            <wp:effectExtent l="0" t="0" r="0" b="0"/>
            <wp:docPr id="5" name="Picture 5" descr="Diagram showing the resiliency applied to Dapr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showing the resiliency applied to Dapr API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3214370"/>
                    </a:xfrm>
                    <a:prstGeom prst="rect">
                      <a:avLst/>
                    </a:prstGeom>
                    <a:noFill/>
                    <a:ln>
                      <a:noFill/>
                    </a:ln>
                  </pic:spPr>
                </pic:pic>
              </a:graphicData>
            </a:graphic>
          </wp:inline>
        </w:drawing>
      </w:r>
      <w:r w:rsidRPr="00A008A9">
        <w:rPr>
          <w:rFonts w:ascii="Times New Roman" w:hAnsi="Times New Roman" w:eastAsia="Times New Roman" w:cs="Times New Roman"/>
        </w:rPr>
        <w:fldChar w:fldCharType="end"/>
      </w:r>
    </w:p>
    <w:p w:rsidRPr="002E5A5A" w:rsidR="002E5A5A" w:rsidP="00721203" w:rsidRDefault="002E5A5A" w14:paraId="34C81443" w14:textId="1A89C638">
      <w:pPr>
        <w:spacing w:line="276" w:lineRule="auto"/>
        <w:ind w:firstLine="709"/>
        <w:jc w:val="center"/>
        <w:rPr>
          <w:rFonts w:ascii="Arial" w:hAnsi="Arial" w:eastAsia="Times New Roman" w:cs="Arial"/>
          <w:lang w:eastAsia="ru-RU"/>
        </w:rPr>
      </w:pPr>
    </w:p>
    <w:p w:rsidR="001D2501" w:rsidP="009306CB" w:rsidRDefault="001D2501" w14:paraId="647EE1A3" w14:textId="77777777">
      <w:pPr>
        <w:pStyle w:val="NormalWeb"/>
        <w:shd w:val="clear" w:color="auto" w:fill="FFFFFF"/>
        <w:spacing w:before="0" w:beforeAutospacing="0" w:after="0" w:afterAutospacing="0"/>
        <w:rPr>
          <w:rFonts w:ascii="Arial" w:hAnsi="Arial" w:cs="Arial"/>
          <w:color w:val="1F1F1F"/>
          <w:lang w:val="en-US"/>
        </w:rPr>
      </w:pPr>
    </w:p>
    <w:p w:rsidRPr="0018338F" w:rsidR="00F43074" w:rsidP="0018338F" w:rsidRDefault="0018338F" w14:paraId="319BCDA7" w14:textId="31B0EB6E">
      <w:pPr>
        <w:pStyle w:val="NormalWeb"/>
        <w:shd w:val="clear" w:color="auto" w:fill="FFFFFF"/>
        <w:spacing w:before="0" w:beforeAutospacing="0" w:after="0" w:afterAutospacing="0"/>
        <w:jc w:val="center"/>
        <w:rPr>
          <w:rFonts w:ascii="Arial" w:hAnsi="Arial" w:cs="Arial"/>
          <w:color w:val="1F1F1F"/>
          <w:sz w:val="22"/>
          <w:szCs w:val="22"/>
          <w:lang w:val="en-US"/>
        </w:rPr>
      </w:pPr>
      <w:r w:rsidRPr="0018338F">
        <w:rPr>
          <w:rFonts w:ascii="Arial" w:hAnsi="Arial" w:cs="Arial"/>
          <w:color w:val="1F1F1F"/>
          <w:sz w:val="22"/>
          <w:szCs w:val="22"/>
          <w:lang w:val="en-US"/>
        </w:rPr>
        <w:t>Picture 2.5.</w:t>
      </w:r>
    </w:p>
    <w:p w:rsidRPr="00374EBB" w:rsidR="00374EBB" w:rsidRDefault="00374EBB" w14:paraId="364E7015" w14:textId="63A29D14">
      <w:pPr>
        <w:pStyle w:val="NormalWeb"/>
        <w:shd w:val="clear" w:color="auto" w:fill="FFFFFF"/>
        <w:ind w:firstLine="720"/>
        <w:jc w:val="both"/>
        <w:rPr>
          <w:rFonts w:ascii="Arial" w:hAnsi="Arial" w:cs="Arial"/>
          <w:color w:val="1F1F1F"/>
          <w:lang w:val="en-US"/>
        </w:rPr>
        <w:pPrChange w:author="Mohmmad Modallal" w:date="2025-07-17T17:18:00Z" w16du:dateUtc="2025-07-17T13:18:00Z" w:id="276">
          <w:pPr>
            <w:pStyle w:val="NormalWeb"/>
            <w:shd w:val="clear" w:color="auto" w:fill="FFFFFF"/>
            <w:ind w:firstLine="720"/>
          </w:pPr>
        </w:pPrChange>
      </w:pPr>
      <w:r w:rsidRPr="00374EBB">
        <w:rPr>
          <w:rFonts w:ascii="Arial" w:hAnsi="Arial" w:cs="Arial"/>
          <w:color w:val="1F1F1F"/>
          <w:lang w:val="en-US"/>
        </w:rPr>
        <w:t xml:space="preserve">Dapr provides a capability for defining and applying fault tolerance resiliency policies to your application. You can define policies for </w:t>
      </w:r>
      <w:r w:rsidR="0024614F">
        <w:rPr>
          <w:rFonts w:ascii="Arial" w:hAnsi="Arial" w:cs="Arial"/>
          <w:color w:val="1F1F1F"/>
          <w:lang w:val="en-US"/>
        </w:rPr>
        <w:t xml:space="preserve">the </w:t>
      </w:r>
      <w:r w:rsidRPr="00374EBB">
        <w:rPr>
          <w:rFonts w:ascii="Arial" w:hAnsi="Arial" w:cs="Arial"/>
          <w:color w:val="1F1F1F"/>
          <w:lang w:val="en-US"/>
        </w:rPr>
        <w:t>following resiliency patterns:</w:t>
      </w:r>
    </w:p>
    <w:p w:rsidRPr="00374EBB" w:rsidR="00374EBB" w:rsidP="00374EBB" w:rsidRDefault="00374EBB" w14:paraId="68BB868B" w14:textId="517A6E20">
      <w:pPr>
        <w:pStyle w:val="ListParagraph"/>
        <w:numPr>
          <w:ilvl w:val="0"/>
          <w:numId w:val="24"/>
        </w:numPr>
        <w:spacing w:line="276" w:lineRule="auto"/>
        <w:rPr>
          <w:rFonts w:ascii="Arial" w:hAnsi="Arial" w:cs="Arial"/>
          <w:lang w:val="en-US"/>
        </w:rPr>
      </w:pPr>
      <w:r w:rsidRPr="00374EBB">
        <w:rPr>
          <w:rFonts w:ascii="Arial" w:hAnsi="Arial" w:cs="Arial"/>
          <w:lang w:val="en-US"/>
        </w:rPr>
        <w:t>Timeouts</w:t>
      </w:r>
    </w:p>
    <w:p w:rsidRPr="00374EBB" w:rsidR="00374EBB" w:rsidP="00374EBB" w:rsidRDefault="00374EBB" w14:paraId="7D257A9A" w14:textId="00DE42A4">
      <w:pPr>
        <w:pStyle w:val="ListParagraph"/>
        <w:numPr>
          <w:ilvl w:val="0"/>
          <w:numId w:val="24"/>
        </w:numPr>
        <w:spacing w:line="276" w:lineRule="auto"/>
        <w:rPr>
          <w:rFonts w:ascii="Arial" w:hAnsi="Arial" w:cs="Arial"/>
          <w:lang w:val="en-US"/>
        </w:rPr>
      </w:pPr>
      <w:r w:rsidRPr="00374EBB">
        <w:rPr>
          <w:rFonts w:ascii="Arial" w:hAnsi="Arial" w:cs="Arial"/>
          <w:lang w:val="en-US"/>
        </w:rPr>
        <w:t>Retries/back-offs</w:t>
      </w:r>
    </w:p>
    <w:p w:rsidRPr="00374EBB" w:rsidR="00374EBB" w:rsidP="003721FB" w:rsidRDefault="00374EBB" w14:paraId="21DD6CAB" w14:textId="06320320">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Enable an application to handle transient failures when it tries to connect to a service or network resource, by transparently retrying a failed operation. This can improve the stability of the application.</w:t>
      </w:r>
    </w:p>
    <w:p w:rsidRPr="00374EBB" w:rsidR="00374EBB" w:rsidP="003721FB" w:rsidRDefault="00374EBB" w14:paraId="469EA660" w14:textId="47AE8B89">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An application that communicates with elements running in the cloud has to be sensitive to the transient faults that can occur in this environment. Faults include the momentary loss of network connectivity to components and services, the temporary unavailability of a service, or timeouts that occur when a service is busy.</w:t>
      </w:r>
    </w:p>
    <w:p w:rsidRPr="00374EBB" w:rsidR="00374EBB" w:rsidP="003721FB" w:rsidRDefault="00374EBB" w14:paraId="4F618AF0" w14:textId="0E2BE75B">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These faults are typically self-correcting, and if the action that triggered a fault is repeated after a suitable delay it's likely to be successful. For example, a database service that's processing a large number of concurrent requests can implement a throttling strategy that temporarily rejects any further requests until its workload has eased. An application trying to access the database might fail to connect, but if it tries again after a delay it might succeed.</w:t>
      </w:r>
    </w:p>
    <w:p w:rsidRPr="007D7108" w:rsidR="00374EBB" w:rsidP="003721FB" w:rsidRDefault="00374EBB" w14:paraId="092FCF3C" w14:textId="2AA4FB62">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In the cloud, transient faults aren't uncommon and an application should be designed to handle them elegantly and transparently. This minimizes the effects faults can have on the business tasks the application is performing.</w:t>
      </w:r>
      <w:r w:rsidR="007D7108">
        <w:rPr>
          <w:rFonts w:ascii="Arial" w:hAnsi="Arial" w:cs="Arial"/>
          <w:color w:val="1F1F1F"/>
          <w:lang w:val="en-US"/>
        </w:rPr>
        <w:t xml:space="preserve"> </w:t>
      </w:r>
      <w:r w:rsidRPr="007D7108">
        <w:rPr>
          <w:rFonts w:ascii="Arial" w:hAnsi="Arial" w:cs="Arial"/>
          <w:color w:val="1F1F1F"/>
          <w:lang w:val="en-US"/>
        </w:rPr>
        <w:t>If an application detects a failure when it tries to send a request to a remote service, it can handle the failure using the following strategies:</w:t>
      </w:r>
    </w:p>
    <w:p w:rsidRPr="00374EBB" w:rsidR="00374EBB" w:rsidP="003721FB" w:rsidRDefault="00374EBB" w14:paraId="0A2DD9C9" w14:textId="1BAB759B">
      <w:pPr>
        <w:pStyle w:val="NormalWeb"/>
        <w:numPr>
          <w:ilvl w:val="0"/>
          <w:numId w:val="26"/>
        </w:numPr>
        <w:shd w:val="clear" w:color="auto" w:fill="FFFFFF"/>
        <w:spacing w:line="276" w:lineRule="auto"/>
        <w:jc w:val="both"/>
        <w:rPr>
          <w:rFonts w:ascii="Arial" w:hAnsi="Arial" w:cs="Arial"/>
          <w:color w:val="1F1F1F"/>
          <w:lang w:val="en-US"/>
        </w:rPr>
      </w:pPr>
      <w:r w:rsidRPr="00CA08C0">
        <w:rPr>
          <w:rFonts w:ascii="Arial" w:hAnsi="Arial" w:cs="Arial"/>
          <w:b/>
          <w:bCs/>
          <w:color w:val="1F1F1F"/>
          <w:lang w:val="en-US"/>
        </w:rPr>
        <w:t>Cancel.</w:t>
      </w:r>
      <w:r w:rsidRPr="00374EBB">
        <w:rPr>
          <w:rFonts w:ascii="Arial" w:hAnsi="Arial" w:cs="Arial"/>
          <w:color w:val="1F1F1F"/>
          <w:lang w:val="en-US"/>
        </w:rPr>
        <w:t xml:space="preserve"> If the fault indicates that the failure isn't transient or is unlikely to be successful if repeated, the application should cancel the operation and report an exception. For example, an authentication failure caused by providing invalid credentials is not likely to succeed no matter how many times it's attempted.</w:t>
      </w:r>
    </w:p>
    <w:p w:rsidRPr="00374EBB" w:rsidR="00374EBB" w:rsidP="003721FB" w:rsidRDefault="00374EBB" w14:paraId="1C08B536" w14:textId="6A317AFA">
      <w:pPr>
        <w:pStyle w:val="NormalWeb"/>
        <w:numPr>
          <w:ilvl w:val="0"/>
          <w:numId w:val="26"/>
        </w:numPr>
        <w:shd w:val="clear" w:color="auto" w:fill="FFFFFF"/>
        <w:spacing w:line="276" w:lineRule="auto"/>
        <w:jc w:val="both"/>
        <w:rPr>
          <w:rFonts w:ascii="Arial" w:hAnsi="Arial" w:cs="Arial"/>
          <w:color w:val="1F1F1F"/>
          <w:lang w:val="en-US"/>
        </w:rPr>
      </w:pPr>
      <w:r w:rsidRPr="007D7108">
        <w:rPr>
          <w:rFonts w:ascii="Arial" w:hAnsi="Arial" w:cs="Arial"/>
          <w:b/>
          <w:bCs/>
          <w:color w:val="1F1F1F"/>
          <w:lang w:val="en-US"/>
        </w:rPr>
        <w:t>Retry.</w:t>
      </w:r>
      <w:r w:rsidRPr="00374EBB">
        <w:rPr>
          <w:rFonts w:ascii="Arial" w:hAnsi="Arial" w:cs="Arial"/>
          <w:color w:val="1F1F1F"/>
          <w:lang w:val="en-US"/>
        </w:rPr>
        <w:t xml:space="preserve"> If the specific fault reported is unusual or rare, it might have been caused by unusual circumstances such as a network packet becoming corrupted while it was being transmitted. In this case, the application could retry the failing request again immediately because the same failure is unlikely to be repeated and the request will probably be successful.</w:t>
      </w:r>
    </w:p>
    <w:p w:rsidRPr="00374EBB" w:rsidR="00374EBB" w:rsidP="003721FB" w:rsidRDefault="00374EBB" w14:paraId="151C8D25" w14:textId="6620520F">
      <w:pPr>
        <w:pStyle w:val="NormalWeb"/>
        <w:numPr>
          <w:ilvl w:val="0"/>
          <w:numId w:val="26"/>
        </w:numPr>
        <w:shd w:val="clear" w:color="auto" w:fill="FFFFFF"/>
        <w:spacing w:line="276" w:lineRule="auto"/>
        <w:jc w:val="both"/>
        <w:rPr>
          <w:rFonts w:ascii="Arial" w:hAnsi="Arial" w:cs="Arial"/>
          <w:color w:val="1F1F1F"/>
          <w:lang w:val="en-US"/>
        </w:rPr>
      </w:pPr>
      <w:r w:rsidRPr="007D7108">
        <w:rPr>
          <w:rFonts w:ascii="Arial" w:hAnsi="Arial" w:cs="Arial"/>
          <w:b/>
          <w:bCs/>
          <w:color w:val="1F1F1F"/>
          <w:lang w:val="en-US"/>
        </w:rPr>
        <w:t>Retry after delay.</w:t>
      </w:r>
      <w:r w:rsidRPr="00374EBB">
        <w:rPr>
          <w:rFonts w:ascii="Arial" w:hAnsi="Arial" w:cs="Arial"/>
          <w:color w:val="1F1F1F"/>
          <w:lang w:val="en-US"/>
        </w:rPr>
        <w:t xml:space="preserve"> If the fault is caused by one of the more commonplace connectivity or busy failures, the network or service might need a short period while the connectivity issues are corrected or the backlog of work is cleared. The application should wait for a suitable time before retrying the request.</w:t>
      </w:r>
    </w:p>
    <w:p w:rsidRPr="00EE6ACB" w:rsidR="00374EBB" w:rsidRDefault="00374EBB" w14:paraId="035F8496" w14:textId="1B82CC98">
      <w:pPr>
        <w:pStyle w:val="ListParagraph"/>
        <w:numPr>
          <w:ilvl w:val="0"/>
          <w:numId w:val="24"/>
        </w:numPr>
        <w:spacing w:line="276" w:lineRule="auto"/>
        <w:jc w:val="both"/>
        <w:rPr>
          <w:rFonts w:ascii="Arial" w:hAnsi="Arial" w:cs="Arial"/>
          <w:lang w:val="en-US"/>
        </w:rPr>
        <w:pPrChange w:author="Mohmmad Modallal" w:date="2025-07-17T17:18:00Z" w16du:dateUtc="2025-07-17T13:18:00Z" w:id="277">
          <w:pPr>
            <w:pStyle w:val="ListParagraph"/>
            <w:numPr>
              <w:numId w:val="24"/>
            </w:numPr>
            <w:spacing w:line="276" w:lineRule="auto"/>
            <w:ind w:left="1429" w:hanging="360"/>
          </w:pPr>
        </w:pPrChange>
      </w:pPr>
      <w:r w:rsidRPr="00EE6ACB">
        <w:rPr>
          <w:rFonts w:ascii="Arial" w:hAnsi="Arial" w:cs="Arial"/>
          <w:lang w:val="en-US"/>
        </w:rPr>
        <w:t>Circuit breakers</w:t>
      </w:r>
    </w:p>
    <w:p w:rsidRPr="00374EBB" w:rsidR="00374EBB" w:rsidP="00EE6ACB" w:rsidRDefault="00374EBB" w14:paraId="026E0E31" w14:textId="7D5DB930">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Handle faults that might take a variable amount of time to recover from, when connecting to a remote service or resource. This can improve the stability and resiliency of an application.</w:t>
      </w:r>
    </w:p>
    <w:p w:rsidRPr="00374EBB" w:rsidR="00374EBB" w:rsidP="00EE6ACB" w:rsidRDefault="00374EBB" w14:paraId="53231AE8" w14:textId="168DC31B">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In a distributed environment, calls to remote resources and services can fail due to transient faults, such as slow network connections, timeouts, or the resources being overcommitted or temporarily unavailable. These faults typically correct themselves after a short period of time, and a robust cloud application should be prepared to handle them by using a strategy such as the retry patten.</w:t>
      </w:r>
    </w:p>
    <w:p w:rsidRPr="00374EBB" w:rsidR="00374EBB" w:rsidP="00EE6ACB" w:rsidRDefault="00374EBB" w14:paraId="04CC1D77" w14:textId="42BAAF31">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 xml:space="preserve">However, there can also be situations where faults are due to unanticipated events, and that might take much longer to fix. These faults can range in severity from a partial loss of connectivity to the complete failure of a service. In these </w:t>
      </w:r>
      <w:r w:rsidRPr="00374EBB" w:rsidR="00793661">
        <w:rPr>
          <w:rFonts w:ascii="Arial" w:hAnsi="Arial" w:cs="Arial"/>
          <w:color w:val="1F1F1F"/>
          <w:lang w:val="en-US"/>
        </w:rPr>
        <w:t>situations,</w:t>
      </w:r>
      <w:r w:rsidRPr="00374EBB">
        <w:rPr>
          <w:rFonts w:ascii="Arial" w:hAnsi="Arial" w:cs="Arial"/>
          <w:color w:val="1F1F1F"/>
          <w:lang w:val="en-US"/>
        </w:rPr>
        <w:t xml:space="preserve"> it might be pointless for an application to continually retry an operation that is unlikely to succeed, and instead the application should quickly accept that the operation has failed and handle this failure accordingly.</w:t>
      </w:r>
    </w:p>
    <w:p w:rsidRPr="00374EBB" w:rsidR="00374EBB" w:rsidP="00EE6ACB" w:rsidRDefault="00374EBB" w14:paraId="259306EB" w14:textId="7D8EB361">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Additionally, if a service is very busy, failure in one part of the system might lead to cascading failures. For example, an operation that invokes a service could be configured to implement a timeout, and reply with a failure message if the service fails to respond within this period. However, this strategy could cause many concurrent requests to the same operation to be blocked until the timeout period expires. These blocked requests might hold critical system resources such as memory, threads, database connections, and so on. Consequently, these resources could become exhausted, causing failure of other possibly unrelated parts of the system that need to use the same resources. In these situations, it would be preferable for the operation to fail immediately, and only attempt to invoke the service if it's likely to succeed. Note that setting a shorter timeout might help to resolve this problem, but the timeout shouldn't be so short that the operation fails most of the time, even if the</w:t>
      </w:r>
      <w:r w:rsidR="00EE6ACB">
        <w:rPr>
          <w:rFonts w:ascii="Arial" w:hAnsi="Arial" w:cs="Arial"/>
          <w:color w:val="1F1F1F"/>
          <w:lang w:val="en-US"/>
        </w:rPr>
        <w:t xml:space="preserve"> </w:t>
      </w:r>
      <w:r w:rsidRPr="00374EBB">
        <w:rPr>
          <w:rFonts w:ascii="Arial" w:hAnsi="Arial" w:cs="Arial"/>
          <w:color w:val="1F1F1F"/>
          <w:lang w:val="en-US"/>
        </w:rPr>
        <w:t>request to the service would eventually succeed.</w:t>
      </w:r>
    </w:p>
    <w:p w:rsidRPr="00836F7E" w:rsidR="00374EBB" w:rsidP="00374EBB" w:rsidRDefault="00374EBB" w14:paraId="21CF84BC" w14:textId="645AB874">
      <w:pPr>
        <w:pStyle w:val="NormalWeb"/>
        <w:numPr>
          <w:ilvl w:val="0"/>
          <w:numId w:val="25"/>
        </w:numPr>
        <w:shd w:val="clear" w:color="auto" w:fill="FFFFFF"/>
        <w:spacing w:line="276" w:lineRule="auto"/>
        <w:ind w:left="1843" w:hanging="284"/>
        <w:jc w:val="both"/>
        <w:rPr>
          <w:rFonts w:ascii="Arial" w:hAnsi="Arial" w:cs="Arial"/>
          <w:color w:val="1F1F1F"/>
          <w:lang w:val="en-US"/>
        </w:rPr>
      </w:pPr>
      <w:r w:rsidRPr="00374EBB">
        <w:rPr>
          <w:rFonts w:ascii="Arial" w:hAnsi="Arial" w:cs="Arial"/>
          <w:color w:val="1F1F1F"/>
          <w:lang w:val="en-US"/>
        </w:rPr>
        <w:t>A circuit breaker acts as a proxy for operations that might fail. The proxy should monitor the number of recent failures that have occurred, and use this information to decide whether to allow the operation to proceed, or simply return an exception immediately.</w:t>
      </w:r>
      <w:r w:rsidR="00836F7E">
        <w:rPr>
          <w:rFonts w:ascii="Arial" w:hAnsi="Arial" w:cs="Arial"/>
          <w:color w:val="1F1F1F"/>
          <w:lang w:val="en-US"/>
        </w:rPr>
        <w:t xml:space="preserve"> </w:t>
      </w:r>
      <w:r w:rsidRPr="00836F7E">
        <w:rPr>
          <w:rFonts w:ascii="Arial" w:hAnsi="Arial" w:cs="Arial"/>
          <w:color w:val="1F1F1F"/>
          <w:lang w:val="en-US"/>
        </w:rPr>
        <w:t>The proxy can be implemented as a state machine with the following states that mimic the functionality of an electrical circuit breaker:</w:t>
      </w:r>
    </w:p>
    <w:p w:rsidR="00374EBB" w:rsidP="00836F7E" w:rsidRDefault="00374EBB" w14:paraId="3123DEF0" w14:textId="781BC60C">
      <w:pPr>
        <w:pStyle w:val="NormalWeb"/>
        <w:numPr>
          <w:ilvl w:val="0"/>
          <w:numId w:val="26"/>
        </w:numPr>
        <w:shd w:val="clear" w:color="auto" w:fill="FFFFFF"/>
        <w:jc w:val="both"/>
        <w:rPr>
          <w:rFonts w:ascii="Arial" w:hAnsi="Arial" w:cs="Arial"/>
          <w:color w:val="1F1F1F"/>
          <w:lang w:val="en-US"/>
        </w:rPr>
      </w:pPr>
      <w:r w:rsidRPr="00836F7E">
        <w:rPr>
          <w:rFonts w:ascii="Arial" w:hAnsi="Arial" w:cs="Arial"/>
          <w:b/>
          <w:bCs/>
          <w:color w:val="1F1F1F"/>
          <w:lang w:val="en-US"/>
        </w:rPr>
        <w:t>Closed:</w:t>
      </w:r>
      <w:r w:rsidRPr="00374EBB">
        <w:rPr>
          <w:rFonts w:ascii="Arial" w:hAnsi="Arial" w:cs="Arial"/>
          <w:color w:val="1F1F1F"/>
          <w:lang w:val="en-US"/>
        </w:rPr>
        <w:t xml:space="preserve"> The request from the application is routed to the operation. The proxy maintains a count of the number of recent failures, and if the call to the operation is unsuccessful the proxy increments this count. If the number of recent failures exceeds a specified threshold within a given time period, the proxy is placed into the </w:t>
      </w:r>
      <w:r w:rsidRPr="00727CBF">
        <w:rPr>
          <w:rFonts w:ascii="Arial" w:hAnsi="Arial" w:cs="Arial"/>
          <w:b/>
          <w:bCs/>
          <w:color w:val="1F1F1F"/>
          <w:lang w:val="en-US"/>
        </w:rPr>
        <w:t>Open</w:t>
      </w:r>
      <w:r w:rsidRPr="00374EBB">
        <w:rPr>
          <w:rFonts w:ascii="Arial" w:hAnsi="Arial" w:cs="Arial"/>
          <w:color w:val="1F1F1F"/>
          <w:lang w:val="en-US"/>
        </w:rPr>
        <w:t xml:space="preserve"> state. At this point the proxy starts a timeout timer, and when this timer expires the proxy is placed into the </w:t>
      </w:r>
      <w:r w:rsidRPr="00727CBF">
        <w:rPr>
          <w:rFonts w:ascii="Arial" w:hAnsi="Arial" w:cs="Arial"/>
          <w:b/>
          <w:bCs/>
          <w:color w:val="1F1F1F"/>
          <w:lang w:val="en-US"/>
        </w:rPr>
        <w:t>Half-Open</w:t>
      </w:r>
      <w:r w:rsidRPr="00374EBB">
        <w:rPr>
          <w:rFonts w:ascii="Arial" w:hAnsi="Arial" w:cs="Arial"/>
          <w:color w:val="1F1F1F"/>
          <w:lang w:val="en-US"/>
        </w:rPr>
        <w:t xml:space="preserve"> state.</w:t>
      </w:r>
    </w:p>
    <w:p w:rsidRPr="00374EBB" w:rsidR="00374EBB" w:rsidP="003456A4" w:rsidRDefault="00374EBB" w14:paraId="482C7155" w14:textId="77777777">
      <w:pPr>
        <w:pStyle w:val="NormalWeb"/>
        <w:shd w:val="clear" w:color="auto" w:fill="FFFFFF"/>
        <w:ind w:left="2203"/>
        <w:jc w:val="both"/>
        <w:rPr>
          <w:rFonts w:ascii="Arial" w:hAnsi="Arial" w:cs="Arial"/>
          <w:color w:val="1F1F1F"/>
          <w:lang w:val="en-US"/>
        </w:rPr>
      </w:pPr>
      <w:r w:rsidRPr="00374EBB">
        <w:rPr>
          <w:rFonts w:ascii="Arial" w:hAnsi="Arial" w:cs="Arial"/>
          <w:color w:val="1F1F1F"/>
          <w:lang w:val="en-US"/>
        </w:rPr>
        <w:t>The purpose of the timeout timer is to give the system time to fix the problem that caused the failure before allowing the application to try to perform the operation again.</w:t>
      </w:r>
    </w:p>
    <w:p w:rsidRPr="00374EBB" w:rsidR="00374EBB" w:rsidP="00836F7E" w:rsidRDefault="00374EBB" w14:paraId="6C04A30B" w14:textId="00B3DD61">
      <w:pPr>
        <w:pStyle w:val="NormalWeb"/>
        <w:numPr>
          <w:ilvl w:val="0"/>
          <w:numId w:val="26"/>
        </w:numPr>
        <w:shd w:val="clear" w:color="auto" w:fill="FFFFFF"/>
        <w:jc w:val="both"/>
        <w:rPr>
          <w:rFonts w:ascii="Arial" w:hAnsi="Arial" w:cs="Arial"/>
          <w:color w:val="1F1F1F"/>
          <w:lang w:val="en-US"/>
        </w:rPr>
      </w:pPr>
      <w:r w:rsidRPr="003456A4">
        <w:rPr>
          <w:rFonts w:ascii="Arial" w:hAnsi="Arial" w:cs="Arial"/>
          <w:b/>
          <w:bCs/>
          <w:color w:val="1F1F1F"/>
          <w:lang w:val="en-US"/>
        </w:rPr>
        <w:t>Open</w:t>
      </w:r>
      <w:r w:rsidRPr="00374EBB">
        <w:rPr>
          <w:rFonts w:ascii="Arial" w:hAnsi="Arial" w:cs="Arial"/>
          <w:color w:val="1F1F1F"/>
          <w:lang w:val="en-US"/>
        </w:rPr>
        <w:t>: The request from the application fails immediately and an exception is returned to the application.</w:t>
      </w:r>
    </w:p>
    <w:p w:rsidRPr="00374EBB" w:rsidR="00374EBB" w:rsidP="00836F7E" w:rsidRDefault="00374EBB" w14:paraId="08EFBCAF" w14:textId="3881D8B9">
      <w:pPr>
        <w:pStyle w:val="NormalWeb"/>
        <w:numPr>
          <w:ilvl w:val="0"/>
          <w:numId w:val="26"/>
        </w:numPr>
        <w:shd w:val="clear" w:color="auto" w:fill="FFFFFF"/>
        <w:jc w:val="both"/>
        <w:rPr>
          <w:rFonts w:ascii="Arial" w:hAnsi="Arial" w:cs="Arial"/>
          <w:color w:val="1F1F1F"/>
          <w:lang w:val="en-US"/>
        </w:rPr>
      </w:pPr>
      <w:r w:rsidRPr="003456A4">
        <w:rPr>
          <w:rFonts w:ascii="Arial" w:hAnsi="Arial" w:cs="Arial"/>
          <w:b/>
          <w:bCs/>
          <w:color w:val="1F1F1F"/>
          <w:lang w:val="en-US"/>
        </w:rPr>
        <w:t>Half-Open</w:t>
      </w:r>
      <w:r w:rsidRPr="00374EBB">
        <w:rPr>
          <w:rFonts w:ascii="Arial" w:hAnsi="Arial" w:cs="Arial"/>
          <w:color w:val="1F1F1F"/>
          <w:lang w:val="en-US"/>
        </w:rPr>
        <w:t xml:space="preserve">: A limited number of requests from the application are allowed to pass through and invoke the operation. If these requests are successful, it's assumed that the fault that was previously causing the failure has been fixed and the circuit breaker switches to the </w:t>
      </w:r>
      <w:r w:rsidRPr="003456A4">
        <w:rPr>
          <w:rFonts w:ascii="Arial" w:hAnsi="Arial" w:cs="Arial"/>
          <w:b/>
          <w:bCs/>
          <w:color w:val="1F1F1F"/>
          <w:lang w:val="en-US"/>
        </w:rPr>
        <w:t>Closed</w:t>
      </w:r>
      <w:r w:rsidRPr="00374EBB">
        <w:rPr>
          <w:rFonts w:ascii="Arial" w:hAnsi="Arial" w:cs="Arial"/>
          <w:color w:val="1F1F1F"/>
          <w:lang w:val="en-US"/>
        </w:rPr>
        <w:t xml:space="preserve"> state (the failure counter is reset). If any request fails, the circuit breaker assumes that the fault is still present so it reverts back to the </w:t>
      </w:r>
      <w:r w:rsidRPr="003456A4">
        <w:rPr>
          <w:rFonts w:ascii="Arial" w:hAnsi="Arial" w:cs="Arial"/>
          <w:b/>
          <w:bCs/>
          <w:color w:val="1F1F1F"/>
          <w:lang w:val="en-US"/>
        </w:rPr>
        <w:t>Open</w:t>
      </w:r>
      <w:r w:rsidRPr="00374EBB">
        <w:rPr>
          <w:rFonts w:ascii="Arial" w:hAnsi="Arial" w:cs="Arial"/>
          <w:color w:val="1F1F1F"/>
          <w:lang w:val="en-US"/>
        </w:rPr>
        <w:t xml:space="preserve"> state and restarts the timeout timer to give the system a further period of time to recover from the failure.</w:t>
      </w:r>
    </w:p>
    <w:p w:rsidR="00F43074" w:rsidP="00836F7E" w:rsidRDefault="00374EBB" w14:paraId="025432F9" w14:textId="70263766">
      <w:pPr>
        <w:pStyle w:val="NormalWeb"/>
        <w:numPr>
          <w:ilvl w:val="0"/>
          <w:numId w:val="26"/>
        </w:numPr>
        <w:shd w:val="clear" w:color="auto" w:fill="FFFFFF"/>
        <w:jc w:val="both"/>
        <w:rPr>
          <w:rFonts w:ascii="Arial" w:hAnsi="Arial" w:cs="Arial"/>
          <w:color w:val="1F1F1F"/>
          <w:lang w:val="en-US"/>
        </w:rPr>
      </w:pPr>
      <w:r w:rsidRPr="00374EBB">
        <w:rPr>
          <w:rFonts w:ascii="Arial" w:hAnsi="Arial" w:cs="Arial"/>
          <w:color w:val="1F1F1F"/>
          <w:lang w:val="en-US"/>
        </w:rPr>
        <w:t xml:space="preserve">The </w:t>
      </w:r>
      <w:r w:rsidRPr="003456A4">
        <w:rPr>
          <w:rFonts w:ascii="Arial" w:hAnsi="Arial" w:cs="Arial"/>
          <w:b/>
          <w:bCs/>
          <w:color w:val="1F1F1F"/>
          <w:lang w:val="en-US"/>
        </w:rPr>
        <w:t>Half-Open</w:t>
      </w:r>
      <w:r w:rsidRPr="00374EBB">
        <w:rPr>
          <w:rFonts w:ascii="Arial" w:hAnsi="Arial" w:cs="Arial"/>
          <w:color w:val="1F1F1F"/>
          <w:lang w:val="en-US"/>
        </w:rPr>
        <w:t xml:space="preserve"> state is useful to prevent a recovering service from suddenly being flooded with requests. As a service recovers, it might be able to support a limited volume of requests until the recovery is complete, but while recovery is in progress a flood of work can cause the service to time out or fail again.</w:t>
      </w:r>
    </w:p>
    <w:p w:rsidRPr="00807A60" w:rsidR="00807A60" w:rsidP="00807A60" w:rsidRDefault="00807A60" w14:paraId="48062C34" w14:textId="7D4AB09A">
      <w:pPr>
        <w:pStyle w:val="NormalWeb"/>
        <w:numPr>
          <w:ilvl w:val="3"/>
          <w:numId w:val="7"/>
        </w:numPr>
        <w:shd w:val="clear" w:color="auto" w:fill="FFFFFF"/>
        <w:jc w:val="both"/>
      </w:pPr>
      <w:r>
        <w:t xml:space="preserve">Application healthcheck </w:t>
      </w:r>
    </w:p>
    <w:p w:rsidRPr="00807A60" w:rsidR="00807A60" w:rsidP="005B70E5" w:rsidRDefault="00807A60" w14:paraId="4DC84BFF" w14:textId="38BE8ED7">
      <w:pPr>
        <w:spacing w:line="276" w:lineRule="auto"/>
        <w:ind w:firstLine="709"/>
        <w:jc w:val="both"/>
        <w:rPr>
          <w:rFonts w:ascii="Arial" w:hAnsi="Arial" w:eastAsia="Times New Roman" w:cs="Arial"/>
          <w:lang w:eastAsia="ru-RU"/>
        </w:rPr>
      </w:pPr>
      <w:r w:rsidRPr="00807A60">
        <w:rPr>
          <w:rFonts w:ascii="Arial" w:hAnsi="Arial" w:eastAsia="Times New Roman" w:cs="Arial"/>
          <w:lang w:eastAsia="ru-RU"/>
        </w:rPr>
        <w:t xml:space="preserve">Applications can become unresponsive for a variety of reasons. For example, they are too busy to accept new work, could have crashed, or be in a deadlock state. </w:t>
      </w:r>
    </w:p>
    <w:p w:rsidR="00807A60" w:rsidP="45134D4B" w:rsidRDefault="4BF89171" w14:paraId="18184C55" w14:textId="214D125C">
      <w:pPr>
        <w:spacing w:line="276" w:lineRule="auto"/>
        <w:ind w:firstLine="709"/>
        <w:jc w:val="both"/>
        <w:rPr>
          <w:rFonts w:ascii="Arial" w:hAnsi="Arial" w:eastAsia="Times New Roman" w:cs="Arial"/>
          <w:lang w:val="en-US" w:eastAsia="ru-RU"/>
        </w:rPr>
      </w:pPr>
      <w:r w:rsidRPr="45134D4B">
        <w:rPr>
          <w:rFonts w:ascii="Arial" w:hAnsi="Arial" w:eastAsia="Times New Roman" w:cs="Arial"/>
          <w:lang w:val="en-US" w:eastAsia="ru-RU"/>
        </w:rPr>
        <w:t>Dapr provides a capability for monitoring app health through probes that check the health of your application and react to status changes. When an unhealthy app is detected, Dapr stops accepting new work on behalf of the application</w:t>
      </w:r>
      <w:r w:rsidRPr="45134D4B" w:rsidR="46E323F1">
        <w:rPr>
          <w:rFonts w:ascii="Arial" w:hAnsi="Arial" w:eastAsia="Times New Roman" w:cs="Arial"/>
          <w:lang w:val="en-US" w:eastAsia="ru-RU"/>
        </w:rPr>
        <w:t xml:space="preserve"> (Picture 2.</w:t>
      </w:r>
      <w:r w:rsidRPr="45134D4B" w:rsidR="4830D149">
        <w:rPr>
          <w:rFonts w:ascii="Arial" w:hAnsi="Arial" w:eastAsia="Times New Roman" w:cs="Arial"/>
          <w:lang w:val="en-US" w:eastAsia="ru-RU"/>
        </w:rPr>
        <w:t>6).</w:t>
      </w:r>
    </w:p>
    <w:p w:rsidRPr="00721203" w:rsidR="00807A60" w:rsidP="00721203" w:rsidRDefault="00132685" w14:paraId="4684E2D9" w14:textId="0EDFC564">
      <w:pPr>
        <w:jc w:val="center"/>
        <w:rPr>
          <w:rFonts w:ascii="Times New Roman" w:hAnsi="Times New Roman" w:eastAsia="Times New Roman" w:cs="Times New Roman"/>
        </w:rPr>
      </w:pPr>
      <w:r w:rsidRPr="00132685">
        <w:rPr>
          <w:rFonts w:ascii="Times New Roman" w:hAnsi="Times New Roman" w:eastAsia="Times New Roman" w:cs="Times New Roman"/>
        </w:rPr>
        <w:fldChar w:fldCharType="begin"/>
      </w:r>
      <w:r w:rsidRPr="00132685">
        <w:rPr>
          <w:rFonts w:ascii="Times New Roman" w:hAnsi="Times New Roman" w:eastAsia="Times New Roman" w:cs="Times New Roman"/>
        </w:rPr>
        <w:instrText xml:space="preserve"> INCLUDEPICTURE "https://docs.dapr.io/images/observability-app-health.webp" \* MERGEFORMATINET </w:instrText>
      </w:r>
      <w:r w:rsidRPr="00132685">
        <w:rPr>
          <w:rFonts w:ascii="Times New Roman" w:hAnsi="Times New Roman" w:eastAsia="Times New Roman" w:cs="Times New Roman"/>
        </w:rPr>
        <w:fldChar w:fldCharType="separate"/>
      </w:r>
      <w:r w:rsidRPr="00132685">
        <w:rPr>
          <w:rFonts w:ascii="Times New Roman" w:hAnsi="Times New Roman" w:eastAsia="Times New Roman" w:cs="Times New Roman"/>
          <w:noProof/>
        </w:rPr>
        <w:drawing>
          <wp:inline distT="0" distB="0" distL="0" distR="0" wp14:anchorId="298F5962" wp14:editId="7155206D">
            <wp:extent cx="5065548" cy="1848195"/>
            <wp:effectExtent l="0" t="0" r="1905" b="6350"/>
            <wp:docPr id="6" name="Picture 6" descr="Diagram showing the app health feature. Running Dapr with app health enabled causes Dapr to periodically probe the app for its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showing the app health feature. Running Dapr with app health enabled causes Dapr to periodically probe the app for its healt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2766" cy="1854477"/>
                    </a:xfrm>
                    <a:prstGeom prst="rect">
                      <a:avLst/>
                    </a:prstGeom>
                    <a:noFill/>
                    <a:ln>
                      <a:noFill/>
                    </a:ln>
                  </pic:spPr>
                </pic:pic>
              </a:graphicData>
            </a:graphic>
          </wp:inline>
        </w:drawing>
      </w:r>
      <w:r w:rsidRPr="00132685">
        <w:rPr>
          <w:rFonts w:ascii="Times New Roman" w:hAnsi="Times New Roman" w:eastAsia="Times New Roman" w:cs="Times New Roman"/>
        </w:rPr>
        <w:fldChar w:fldCharType="end"/>
      </w:r>
    </w:p>
    <w:p w:rsidR="009A5A79" w:rsidP="009A5A79" w:rsidRDefault="009A5A79" w14:paraId="7C60A51D" w14:textId="37C96657">
      <w:pPr>
        <w:pStyle w:val="NormalWeb"/>
        <w:shd w:val="clear" w:color="auto" w:fill="FFFFFF"/>
        <w:spacing w:before="0" w:beforeAutospacing="0" w:after="0" w:afterAutospacing="0"/>
        <w:jc w:val="center"/>
        <w:rPr>
          <w:rFonts w:ascii="Arial" w:hAnsi="Arial" w:cs="Arial"/>
          <w:color w:val="1F1F1F"/>
          <w:sz w:val="22"/>
          <w:szCs w:val="22"/>
          <w:lang w:val="en-US"/>
        </w:rPr>
      </w:pPr>
      <w:r w:rsidRPr="0018338F">
        <w:rPr>
          <w:rFonts w:ascii="Arial" w:hAnsi="Arial" w:cs="Arial"/>
          <w:color w:val="1F1F1F"/>
          <w:sz w:val="22"/>
          <w:szCs w:val="22"/>
          <w:lang w:val="en-US"/>
        </w:rPr>
        <w:t>Picture 2.</w:t>
      </w:r>
      <w:r>
        <w:rPr>
          <w:rFonts w:ascii="Arial" w:hAnsi="Arial" w:cs="Arial"/>
          <w:color w:val="1F1F1F"/>
          <w:sz w:val="22"/>
          <w:szCs w:val="22"/>
          <w:lang w:val="en-US"/>
        </w:rPr>
        <w:t>6</w:t>
      </w:r>
      <w:r w:rsidRPr="0018338F">
        <w:rPr>
          <w:rFonts w:ascii="Arial" w:hAnsi="Arial" w:cs="Arial"/>
          <w:color w:val="1F1F1F"/>
          <w:sz w:val="22"/>
          <w:szCs w:val="22"/>
          <w:lang w:val="en-US"/>
        </w:rPr>
        <w:t>.</w:t>
      </w:r>
    </w:p>
    <w:p w:rsidRPr="0018338F" w:rsidR="009A5A79" w:rsidP="009A5A79" w:rsidRDefault="009A5A79" w14:paraId="72D3FF81" w14:textId="77777777">
      <w:pPr>
        <w:pStyle w:val="NormalWeb"/>
        <w:shd w:val="clear" w:color="auto" w:fill="FFFFFF"/>
        <w:spacing w:before="0" w:beforeAutospacing="0" w:after="0" w:afterAutospacing="0"/>
        <w:jc w:val="center"/>
        <w:rPr>
          <w:rFonts w:ascii="Arial" w:hAnsi="Arial" w:cs="Arial"/>
          <w:color w:val="1F1F1F"/>
          <w:sz w:val="22"/>
          <w:szCs w:val="22"/>
          <w:lang w:val="en-US"/>
        </w:rPr>
      </w:pPr>
    </w:p>
    <w:p w:rsidRPr="00B21012" w:rsidR="00CD7E2E" w:rsidRDefault="221FFCFA" w14:paraId="4D488245" w14:textId="0D5B800F">
      <w:pPr>
        <w:pStyle w:val="Heading3"/>
        <w:rPr>
          <w:ins w:author="Mohmmad Modallal" w:date="2025-07-17T13:50:00Z" w16du:dateUtc="2025-07-17T09:50:00Z" w:id="278"/>
          <w:color w:val="000000" w:themeColor="text1"/>
        </w:rPr>
        <w:pPrChange w:author="Mohmmad Modallal" w:date="2025-07-17T17:18:00Z" w16du:dateUtc="2025-07-17T13:18:00Z" w:id="279">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697" w:id="280"/>
      <w:bookmarkStart w:name="_Toc1076245509" w:id="281"/>
      <w:commentRangeStart w:id="282"/>
      <w:r w:rsidRPr="05CC7915">
        <w:rPr>
          <w:rPrChange w:author="Mohmmad Modallal" w:date="2025-07-17T17:18:00Z" w:id="283">
            <w:rPr>
              <w:b/>
              <w:bCs/>
              <w:color w:val="000000" w:themeColor="text1"/>
            </w:rPr>
          </w:rPrChange>
        </w:rPr>
        <w:t>Identity</w:t>
      </w:r>
      <w:r w:rsidRPr="05CC7915" w:rsidR="7A1544D3">
        <w:rPr>
          <w:b w:val="0"/>
          <w:bCs w:val="0"/>
          <w:color w:val="000000" w:themeColor="text1"/>
        </w:rPr>
        <w:t xml:space="preserve"> </w:t>
      </w:r>
      <w:r w:rsidRPr="05CC7915">
        <w:rPr>
          <w:b w:val="0"/>
          <w:bCs w:val="0"/>
          <w:color w:val="000000" w:themeColor="text1"/>
        </w:rPr>
        <w:t xml:space="preserve">Service </w:t>
      </w:r>
      <w:r w:rsidRPr="05CC7915" w:rsidR="41682298">
        <w:rPr>
          <w:b w:val="0"/>
          <w:bCs w:val="0"/>
          <w:color w:val="000000" w:themeColor="text1"/>
        </w:rPr>
        <w:t xml:space="preserve">Module </w:t>
      </w:r>
      <w:r w:rsidRPr="05CC7915" w:rsidR="6D3D2838">
        <w:rPr>
          <w:b w:val="0"/>
          <w:bCs w:val="0"/>
          <w:color w:val="000000" w:themeColor="text1"/>
        </w:rPr>
        <w:t xml:space="preserve">System </w:t>
      </w:r>
      <w:r w:rsidRPr="05CC7915">
        <w:rPr>
          <w:b w:val="0"/>
          <w:bCs w:val="0"/>
          <w:color w:val="000000" w:themeColor="text1"/>
        </w:rPr>
        <w:t>Architecture</w:t>
      </w:r>
      <w:bookmarkEnd w:id="280"/>
      <w:bookmarkEnd w:id="281"/>
      <w:commentRangeEnd w:id="282"/>
      <w:r w:rsidRPr="00B21012" w:rsidR="00F219A1">
        <w:rPr>
          <w:rStyle w:val="CommentReference"/>
          <w:color w:val="000000" w:themeColor="text1"/>
          <w:sz w:val="24"/>
          <w:szCs w:val="24"/>
        </w:rPr>
        <w:commentReference w:id="282"/>
      </w:r>
    </w:p>
    <w:p w:rsidRPr="00D05432" w:rsidR="00430F03" w:rsidRDefault="009071BF" w14:paraId="1591DDC6" w14:textId="1A0F7D2D">
      <w:pPr>
        <w:pStyle w:val="Heading4"/>
        <w:numPr>
          <w:ilvl w:val="3"/>
          <w:numId w:val="7"/>
        </w:numPr>
        <w:ind w:left="720"/>
        <w:rPr>
          <w:b/>
          <w:bCs/>
          <w:sz w:val="22"/>
          <w:szCs w:val="22"/>
          <w:rPrChange w:author="Mohmmad Modallal" w:date="2025-07-17T15:06:00Z" w16du:dateUtc="2025-07-17T11:06:00Z" w:id="284">
            <w:rPr>
              <w:rFonts w:ascii="Arial" w:hAnsi="Arial" w:cs="Arial"/>
            </w:rPr>
          </w:rPrChange>
        </w:rPr>
        <w:pPrChange w:author="Mohmmad Modallal" w:date="2025-07-17T15:58:00Z" w16du:dateUtc="2025-07-17T11:58:00Z" w:id="285">
          <w:pPr>
            <w:pStyle w:val="NormalWeb"/>
            <w:numPr>
              <w:ilvl w:val="2"/>
              <w:numId w:val="7"/>
            </w:numPr>
            <w:shd w:val="clear" w:color="auto" w:fill="FFFFFF"/>
            <w:spacing w:before="0" w:beforeAutospacing="0" w:after="0" w:afterAutospacing="0"/>
            <w:ind w:left="709" w:hanging="851"/>
            <w:outlineLvl w:val="2"/>
          </w:pPr>
        </w:pPrChange>
      </w:pPr>
      <w:ins w:author="Mohmmad Modallal" w:date="2025-07-17T13:50:00Z" w16du:dateUtc="2025-07-17T09:50:00Z" w:id="286">
        <w:r w:rsidRPr="00D05432">
          <w:rPr>
            <w:b/>
            <w:bCs/>
            <w:sz w:val="22"/>
            <w:szCs w:val="22"/>
            <w:rPrChange w:author="Mohmmad Modallal" w:date="2025-07-17T15:06:00Z" w16du:dateUtc="2025-07-17T11:06:00Z" w:id="287">
              <w:rPr/>
            </w:rPrChange>
          </w:rPr>
          <w:t>Overview</w:t>
        </w:r>
      </w:ins>
    </w:p>
    <w:p w:rsidRPr="000D4F9C" w:rsidR="009E7DB3" w:rsidRDefault="007A1C2D" w14:paraId="70922B30" w14:textId="30E29952">
      <w:pPr>
        <w:pStyle w:val="Heading5"/>
        <w:pPrChange w:author="Mohmmad Modallal" w:date="2025-07-17T17:18:00Z" w16du:dateUtc="2025-07-17T13:18:00Z" w:id="288">
          <w:pPr/>
        </w:pPrChange>
      </w:pPr>
      <w:ins w:author="Mohmmad Modallal" w:date="2025-07-17T13:51:00Z" w16du:dateUtc="2025-07-17T09:51:00Z" w:id="289">
        <w:r w:rsidRPr="000D4F9C">
          <w:t>Definition &amp; Purpose</w:t>
        </w:r>
      </w:ins>
    </w:p>
    <w:p w:rsidR="00BB63CC" w:rsidP="0008371B" w:rsidRDefault="0039442F" w14:paraId="3CF05290" w14:textId="667A0D51">
      <w:pPr>
        <w:ind w:firstLine="709"/>
        <w:jc w:val="both"/>
        <w:rPr>
          <w:rFonts w:ascii="Arial" w:hAnsi="Arial" w:eastAsia="Times New Roman" w:cs="Arial"/>
          <w:lang w:eastAsia="ru-RU"/>
        </w:rPr>
      </w:pPr>
      <w:r>
        <w:rPr>
          <w:rFonts w:ascii="Arial" w:hAnsi="Arial" w:eastAsia="Times New Roman" w:cs="Arial"/>
          <w:lang w:eastAsia="ru-RU"/>
        </w:rPr>
        <w:t xml:space="preserve">Identity Service </w:t>
      </w:r>
      <w:r w:rsidR="00DB58AB">
        <w:rPr>
          <w:rFonts w:ascii="Arial" w:hAnsi="Arial" w:eastAsia="Times New Roman" w:cs="Arial"/>
          <w:lang w:eastAsia="ru-RU"/>
        </w:rPr>
        <w:t xml:space="preserve">Module </w:t>
      </w:r>
      <w:r>
        <w:rPr>
          <w:rFonts w:ascii="Arial" w:hAnsi="Arial" w:eastAsia="Times New Roman" w:cs="Arial"/>
          <w:lang w:eastAsia="ru-RU"/>
        </w:rPr>
        <w:t>is the application component of the S</w:t>
      </w:r>
      <w:r w:rsidR="00973352">
        <w:rPr>
          <w:rFonts w:ascii="Arial" w:hAnsi="Arial" w:eastAsia="Times New Roman" w:cs="Arial"/>
          <w:lang w:eastAsia="ru-RU"/>
        </w:rPr>
        <w:t>a</w:t>
      </w:r>
      <w:r w:rsidR="00F70D6B">
        <w:rPr>
          <w:rFonts w:ascii="Arial" w:hAnsi="Arial" w:eastAsia="Times New Roman" w:cs="Arial"/>
          <w:lang w:eastAsia="ru-RU"/>
        </w:rPr>
        <w:t>hatna Super App solution which is developed</w:t>
      </w:r>
      <w:r w:rsidR="00185303">
        <w:rPr>
          <w:rFonts w:ascii="Arial" w:hAnsi="Arial" w:eastAsia="Times New Roman" w:cs="Arial"/>
          <w:lang w:eastAsia="ru-RU"/>
        </w:rPr>
        <w:t xml:space="preserve"> by Java and deployed in the </w:t>
      </w:r>
      <w:r w:rsidR="0008371B">
        <w:rPr>
          <w:rFonts w:ascii="Arial" w:hAnsi="Arial" w:eastAsia="Times New Roman" w:cs="Arial"/>
          <w:lang w:eastAsia="ru-RU"/>
        </w:rPr>
        <w:t>docker container format within Kubernetes cluster.</w:t>
      </w:r>
    </w:p>
    <w:p w:rsidR="00DB58AB" w:rsidP="009E7DB3" w:rsidRDefault="0055225F" w14:paraId="367E1BB0" w14:textId="4BC36748">
      <w:pPr>
        <w:ind w:firstLine="709"/>
        <w:jc w:val="both"/>
        <w:rPr>
          <w:rFonts w:ascii="Arial" w:hAnsi="Arial" w:eastAsia="Times New Roman" w:cs="Arial"/>
          <w:lang w:val="en-US" w:eastAsia="ru-RU"/>
        </w:rPr>
      </w:pPr>
      <w:r w:rsidRPr="665B71E6">
        <w:rPr>
          <w:rFonts w:ascii="Arial" w:hAnsi="Arial" w:eastAsia="Times New Roman" w:cs="Arial"/>
          <w:lang w:eastAsia="ru-RU"/>
        </w:rPr>
        <w:t>Th</w:t>
      </w:r>
      <w:r w:rsidRPr="665B71E6" w:rsidR="00DB58AB">
        <w:rPr>
          <w:rFonts w:ascii="Arial" w:hAnsi="Arial" w:eastAsia="Times New Roman" w:cs="Arial"/>
          <w:lang w:eastAsia="ru-RU"/>
        </w:rPr>
        <w:t xml:space="preserve">e main features of the </w:t>
      </w:r>
      <w:r w:rsidRPr="665B71E6" w:rsidR="009E7DB3">
        <w:rPr>
          <w:rFonts w:ascii="Arial" w:hAnsi="Arial" w:eastAsia="Times New Roman" w:cs="Arial"/>
          <w:lang w:eastAsia="ru-RU"/>
        </w:rPr>
        <w:t xml:space="preserve">Identity Service Module </w:t>
      </w:r>
      <w:r w:rsidRPr="665B71E6" w:rsidR="00DB58AB">
        <w:rPr>
          <w:rFonts w:ascii="Arial" w:hAnsi="Arial" w:eastAsia="Times New Roman" w:cs="Arial"/>
          <w:lang w:eastAsia="ru-RU"/>
        </w:rPr>
        <w:t>are the following</w:t>
      </w:r>
      <w:r w:rsidRPr="665B71E6" w:rsidR="007315E7">
        <w:rPr>
          <w:rFonts w:ascii="Arial" w:hAnsi="Arial" w:eastAsia="Times New Roman" w:cs="Arial"/>
          <w:lang w:eastAsia="ru-RU"/>
        </w:rPr>
        <w:t>s</w:t>
      </w:r>
      <w:r w:rsidRPr="665B71E6" w:rsidR="00DB58AB">
        <w:rPr>
          <w:rFonts w:ascii="Arial" w:hAnsi="Arial" w:eastAsia="Times New Roman" w:cs="Arial"/>
          <w:lang w:val="en-US" w:eastAsia="ru-RU"/>
        </w:rPr>
        <w:t>:</w:t>
      </w:r>
    </w:p>
    <w:p w:rsidR="68690497" w:rsidP="665B71E6" w:rsidRDefault="68690497" w14:paraId="63397EDC" w14:textId="3CC889E0">
      <w:pPr>
        <w:pStyle w:val="ListParagraph"/>
        <w:numPr>
          <w:ilvl w:val="0"/>
          <w:numId w:val="12"/>
        </w:numPr>
        <w:ind w:left="1560"/>
        <w:jc w:val="both"/>
        <w:rPr>
          <w:rFonts w:ascii="Arial" w:hAnsi="Arial" w:eastAsia="Times New Roman" w:cs="Arial"/>
          <w:lang w:val="en-US" w:eastAsia="ru-RU"/>
        </w:rPr>
      </w:pPr>
      <w:r w:rsidRPr="665B71E6">
        <w:rPr>
          <w:rFonts w:ascii="Arial" w:hAnsi="Arial" w:eastAsia="Times New Roman" w:cs="Arial"/>
          <w:lang w:val="en-US" w:eastAsia="ru-RU"/>
        </w:rPr>
        <w:t>[</w:t>
      </w:r>
      <w:r w:rsidRPr="665B71E6" w:rsidR="0B33F0FD">
        <w:rPr>
          <w:rFonts w:ascii="Arial" w:hAnsi="Arial" w:eastAsia="Times New Roman" w:cs="Arial"/>
          <w:lang w:val="en-US" w:eastAsia="ru-RU"/>
        </w:rPr>
        <w:t>Patient] Login Using UAEPass.</w:t>
      </w:r>
    </w:p>
    <w:p w:rsidR="545C2127" w:rsidP="665B71E6" w:rsidRDefault="545C2127" w14:paraId="24911ABF" w14:textId="3BD38810">
      <w:pPr>
        <w:pStyle w:val="ListParagraph"/>
        <w:numPr>
          <w:ilvl w:val="0"/>
          <w:numId w:val="12"/>
        </w:numPr>
        <w:ind w:left="1560"/>
        <w:jc w:val="both"/>
        <w:rPr>
          <w:rFonts w:ascii="Arial" w:hAnsi="Arial" w:eastAsia="Times New Roman" w:cs="Arial"/>
          <w:szCs w:val="24"/>
          <w:lang w:val="en-US" w:eastAsia="ru-RU"/>
        </w:rPr>
      </w:pPr>
      <w:r w:rsidRPr="665B71E6">
        <w:rPr>
          <w:rFonts w:ascii="Arial" w:hAnsi="Arial" w:eastAsia="Times New Roman" w:cs="Arial"/>
          <w:lang w:val="en-US" w:eastAsia="ru-RU"/>
        </w:rPr>
        <w:t>[Guest] Login - Anonymously</w:t>
      </w:r>
    </w:p>
    <w:p w:rsidR="387397EE" w:rsidP="665B71E6" w:rsidRDefault="387397EE" w14:paraId="6429C7A6" w14:textId="66BBEE46">
      <w:pPr>
        <w:pStyle w:val="ListParagraph"/>
        <w:numPr>
          <w:ilvl w:val="0"/>
          <w:numId w:val="12"/>
        </w:numPr>
        <w:ind w:left="1560"/>
        <w:jc w:val="both"/>
        <w:rPr>
          <w:rFonts w:ascii="Arial" w:hAnsi="Arial" w:eastAsia="Times New Roman" w:cs="Arial"/>
          <w:szCs w:val="24"/>
          <w:lang w:val="en-US" w:eastAsia="ru-RU"/>
        </w:rPr>
      </w:pPr>
      <w:r w:rsidRPr="665B71E6">
        <w:rPr>
          <w:rFonts w:ascii="Arial" w:hAnsi="Arial" w:eastAsia="Times New Roman" w:cs="Arial"/>
          <w:lang w:val="en-US" w:eastAsia="ru-RU"/>
        </w:rPr>
        <w:t>[Patient] Logout Using UAEPass.</w:t>
      </w:r>
    </w:p>
    <w:p w:rsidR="007777AE" w:rsidP="008066F8" w:rsidRDefault="387397EE" w14:paraId="79C9C76D" w14:textId="5EBA81DF">
      <w:pPr>
        <w:pStyle w:val="ListParagraph"/>
        <w:numPr>
          <w:ilvl w:val="0"/>
          <w:numId w:val="12"/>
        </w:numPr>
        <w:ind w:left="1560"/>
        <w:jc w:val="both"/>
        <w:rPr>
          <w:rFonts w:ascii="Arial" w:hAnsi="Arial" w:eastAsia="Times New Roman" w:cs="Arial"/>
          <w:lang w:val="en-US" w:eastAsia="ru-RU"/>
        </w:rPr>
      </w:pPr>
      <w:r w:rsidRPr="665B71E6">
        <w:rPr>
          <w:rFonts w:ascii="Arial" w:hAnsi="Arial" w:eastAsia="Times New Roman" w:cs="Arial"/>
          <w:lang w:val="en-US" w:eastAsia="ru-RU"/>
        </w:rPr>
        <w:t xml:space="preserve">Token Management: </w:t>
      </w:r>
      <w:r w:rsidRPr="665B71E6" w:rsidR="009F76E4">
        <w:rPr>
          <w:rFonts w:ascii="Arial" w:hAnsi="Arial" w:eastAsia="Times New Roman" w:cs="Arial"/>
          <w:lang w:val="en-US" w:eastAsia="ru-RU"/>
        </w:rPr>
        <w:t>i</w:t>
      </w:r>
      <w:r w:rsidRPr="665B71E6" w:rsidR="00EE280E">
        <w:rPr>
          <w:rFonts w:ascii="Arial" w:hAnsi="Arial" w:eastAsia="Times New Roman" w:cs="Arial"/>
          <w:lang w:val="en-US" w:eastAsia="ru-RU"/>
        </w:rPr>
        <w:t>ss</w:t>
      </w:r>
      <w:r w:rsidRPr="665B71E6" w:rsidR="009F76E4">
        <w:rPr>
          <w:rFonts w:ascii="Arial" w:hAnsi="Arial" w:eastAsia="Times New Roman" w:cs="Arial"/>
          <w:lang w:val="en-US" w:eastAsia="ru-RU"/>
        </w:rPr>
        <w:t xml:space="preserve">uing, </w:t>
      </w:r>
      <w:r w:rsidRPr="665B71E6" w:rsidR="007777AE">
        <w:rPr>
          <w:rFonts w:ascii="Arial" w:hAnsi="Arial" w:eastAsia="Times New Roman" w:cs="Arial"/>
          <w:lang w:val="en-US" w:eastAsia="ru-RU"/>
        </w:rPr>
        <w:t>encrypt</w:t>
      </w:r>
      <w:r w:rsidRPr="665B71E6" w:rsidR="009F76E4">
        <w:rPr>
          <w:rFonts w:ascii="Arial" w:hAnsi="Arial" w:eastAsia="Times New Roman" w:cs="Arial"/>
          <w:lang w:val="en-US" w:eastAsia="ru-RU"/>
        </w:rPr>
        <w:t>ion</w:t>
      </w:r>
      <w:r w:rsidRPr="665B71E6" w:rsidR="00954CBE">
        <w:rPr>
          <w:rFonts w:ascii="Arial" w:hAnsi="Arial" w:eastAsia="Times New Roman" w:cs="Arial"/>
          <w:lang w:val="en-US" w:eastAsia="ru-RU"/>
        </w:rPr>
        <w:t xml:space="preserve"> and validati</w:t>
      </w:r>
      <w:r w:rsidRPr="665B71E6" w:rsidR="009F76E4">
        <w:rPr>
          <w:rFonts w:ascii="Arial" w:hAnsi="Arial" w:eastAsia="Times New Roman" w:cs="Arial"/>
          <w:lang w:val="en-US" w:eastAsia="ru-RU"/>
        </w:rPr>
        <w:t>on</w:t>
      </w:r>
      <w:r w:rsidRPr="665B71E6" w:rsidR="00954CBE">
        <w:rPr>
          <w:rFonts w:ascii="Arial" w:hAnsi="Arial" w:eastAsia="Times New Roman" w:cs="Arial"/>
          <w:lang w:val="en-US" w:eastAsia="ru-RU"/>
        </w:rPr>
        <w:t xml:space="preserve"> security token</w:t>
      </w:r>
      <w:r w:rsidRPr="665B71E6" w:rsidR="00305171">
        <w:rPr>
          <w:rFonts w:ascii="Arial" w:hAnsi="Arial" w:eastAsia="Times New Roman" w:cs="Arial"/>
          <w:lang w:val="en-US" w:eastAsia="ru-RU"/>
        </w:rPr>
        <w:t xml:space="preserve"> which is used for securing communication </w:t>
      </w:r>
      <w:r w:rsidRPr="665B71E6" w:rsidR="00745EA8">
        <w:rPr>
          <w:rFonts w:ascii="Arial" w:hAnsi="Arial" w:eastAsia="Times New Roman" w:cs="Arial"/>
          <w:lang w:val="en-US" w:eastAsia="ru-RU"/>
        </w:rPr>
        <w:t xml:space="preserve">by Mobile App with </w:t>
      </w:r>
      <w:r w:rsidRPr="665B71E6" w:rsidR="00DA6C14">
        <w:rPr>
          <w:rFonts w:ascii="Arial" w:hAnsi="Arial" w:eastAsia="Times New Roman" w:cs="Arial"/>
          <w:lang w:val="en-US" w:eastAsia="ru-RU"/>
        </w:rPr>
        <w:t>backend</w:t>
      </w:r>
      <w:r w:rsidRPr="665B71E6" w:rsidR="00836FA0">
        <w:rPr>
          <w:rFonts w:ascii="Arial" w:hAnsi="Arial" w:eastAsia="Times New Roman" w:cs="Arial"/>
          <w:lang w:val="en-US" w:eastAsia="ru-RU"/>
        </w:rPr>
        <w:t xml:space="preserve"> service modules</w:t>
      </w:r>
      <w:r w:rsidRPr="665B71E6" w:rsidR="00EE280E">
        <w:rPr>
          <w:rFonts w:ascii="Arial" w:hAnsi="Arial" w:eastAsia="Times New Roman" w:cs="Arial"/>
          <w:lang w:val="en-US" w:eastAsia="ru-RU"/>
        </w:rPr>
        <w:t>;</w:t>
      </w:r>
    </w:p>
    <w:p w:rsidR="353F6907" w:rsidP="665B71E6" w:rsidRDefault="353F6907" w14:paraId="725E6852" w14:textId="4F7B05AB">
      <w:pPr>
        <w:pStyle w:val="ListParagraph"/>
        <w:numPr>
          <w:ilvl w:val="0"/>
          <w:numId w:val="12"/>
        </w:numPr>
        <w:ind w:left="1560"/>
        <w:jc w:val="both"/>
        <w:rPr>
          <w:rFonts w:ascii="Arial" w:hAnsi="Arial" w:eastAsia="Times New Roman" w:cs="Arial"/>
          <w:lang w:val="en-US" w:eastAsia="ru-RU"/>
        </w:rPr>
      </w:pPr>
      <w:r w:rsidRPr="665B71E6">
        <w:rPr>
          <w:rFonts w:ascii="Arial" w:hAnsi="Arial" w:eastAsia="Times New Roman" w:cs="Arial"/>
          <w:lang w:val="en-US" w:eastAsia="ru-RU"/>
        </w:rPr>
        <w:t>Language Preference language (En/Ar).</w:t>
      </w:r>
    </w:p>
    <w:p w:rsidRPr="008D3985" w:rsidR="0003552F" w:rsidRDefault="0003552F" w14:paraId="68AF3165" w14:textId="77777777">
      <w:pPr>
        <w:jc w:val="both"/>
        <w:rPr>
          <w:rFonts w:ascii="Arial" w:hAnsi="Arial" w:cs="Arial"/>
          <w:lang w:val="en-US" w:eastAsia="ru-RU"/>
          <w:rPrChange w:author="Mohmmad Modallal" w:date="2025-07-17T14:32:00Z" w16du:dateUtc="2025-07-17T10:32:00Z" w:id="290">
            <w:rPr>
              <w:lang w:val="en-US" w:eastAsia="ru-RU"/>
            </w:rPr>
          </w:rPrChange>
        </w:rPr>
        <w:pPrChange w:author="Mohmmad Modallal" w:date="2025-07-17T15:58:00Z" w16du:dateUtc="2025-07-17T11:58:00Z" w:id="291">
          <w:pPr>
            <w:pStyle w:val="ListParagraph"/>
            <w:numPr>
              <w:numId w:val="12"/>
            </w:numPr>
            <w:ind w:left="1560" w:hanging="360"/>
            <w:jc w:val="both"/>
          </w:pPr>
        </w:pPrChange>
      </w:pPr>
    </w:p>
    <w:p w:rsidRPr="00C82EFF" w:rsidR="009E7DB3" w:rsidP="665B71E6" w:rsidRDefault="00494C9A" w14:paraId="51E5E8AC" w14:textId="2C959D23">
      <w:pPr>
        <w:pStyle w:val="Heading5"/>
      </w:pPr>
      <w:commentRangeStart w:id="292"/>
      <w:r>
        <w:t>Functional Scope (Capabilities Provided by the service)</w:t>
      </w:r>
      <w:commentRangeEnd w:id="292"/>
      <w:r w:rsidRPr="00C82EFF">
        <w:rPr>
          <w:rStyle w:val="CommentReference"/>
          <w:sz w:val="24"/>
          <w:szCs w:val="24"/>
        </w:rPr>
        <w:commentReference w:id="292"/>
      </w:r>
    </w:p>
    <w:tbl>
      <w:tblPr>
        <w:tblStyle w:val="TableGrid"/>
        <w:tblW w:w="9015" w:type="dxa"/>
        <w:tblInd w:w="0" w:type="dxa"/>
        <w:tblLook w:val="04A0" w:firstRow="1" w:lastRow="0" w:firstColumn="1" w:lastColumn="0" w:noHBand="0" w:noVBand="1"/>
        <w:tblPrChange w:author="Mohmmad Modallal" w:date="2025-07-17T15:19:00Z" w16du:dateUtc="2025-07-17T11:19:00Z" w:id="293">
          <w:tblPr>
            <w:tblStyle w:val="TableGrid"/>
            <w:tblW w:w="0" w:type="auto"/>
            <w:tblInd w:w="0" w:type="dxa"/>
            <w:tblLook w:val="04A0" w:firstRow="1" w:lastRow="0" w:firstColumn="1" w:lastColumn="0" w:noHBand="0" w:noVBand="1"/>
          </w:tblPr>
        </w:tblPrChange>
      </w:tblPr>
      <w:tblGrid>
        <w:gridCol w:w="1845"/>
        <w:gridCol w:w="2693"/>
        <w:gridCol w:w="2640"/>
        <w:gridCol w:w="1837"/>
        <w:tblGridChange w:id="294">
          <w:tblGrid>
            <w:gridCol w:w="360"/>
            <w:gridCol w:w="360"/>
            <w:gridCol w:w="360"/>
            <w:gridCol w:w="720"/>
            <w:gridCol w:w="45"/>
            <w:gridCol w:w="2693"/>
            <w:gridCol w:w="2640"/>
            <w:gridCol w:w="1837"/>
          </w:tblGrid>
        </w:tblGridChange>
      </w:tblGrid>
      <w:tr w:rsidRPr="008D3985" w:rsidR="00DF1F21" w:rsidTr="0500AE4A" w14:paraId="0505A639" w14:textId="77777777">
        <w:trPr>
          <w:trHeight w:val="287"/>
          <w:trPrChange w:author="Mohmmad Modallal" w:date="2025-07-17T15:19:00Z" w16du:dateUtc="2025-07-17T11:19:00Z" w:id="295">
            <w:trPr>
              <w:gridAfter w:val="0"/>
              <w:trHeight w:val="377"/>
            </w:trPr>
          </w:trPrChange>
        </w:trPr>
        <w:tc>
          <w:tcPr>
            <w:tcW w:w="1845" w:type="dxa"/>
            <w:shd w:val="clear" w:color="auto" w:fill="BFBFBF" w:themeFill="background1" w:themeFillShade="BF"/>
            <w:tcPrChange w:author="Mohmmad Modallal" w:date="2025-07-17T15:19:00Z" w16du:dateUtc="2025-07-17T11:19:00Z" w:id="296">
              <w:tcPr>
                <w:tcW w:w="4315" w:type="dxa"/>
              </w:tcPr>
            </w:tcPrChange>
          </w:tcPr>
          <w:p w:rsidRPr="001F2A14" w:rsidR="00DF1F21" w:rsidP="665B71E6" w:rsidRDefault="02DE6816" w14:paraId="62F5C4A7" w14:textId="07328524">
            <w:pPr>
              <w:jc w:val="center"/>
              <w:rPr>
                <w:rFonts w:ascii="Arial" w:hAnsi="Arial" w:cs="Arial"/>
                <w:b/>
                <w:bCs/>
                <w:sz w:val="24"/>
                <w:szCs w:val="24"/>
                <w:lang w:eastAsia="ru-RU"/>
                <w:rPrChange w:author="Mohmmad Modallal" w:date="2025-07-17T15:19:00Z" w16du:dateUtc="2025-07-17T11:19:00Z" w:id="297">
                  <w:rPr>
                    <w:rFonts w:cstheme="majorBidi"/>
                    <w:lang w:eastAsia="ru-RU"/>
                  </w:rPr>
                </w:rPrChange>
              </w:rPr>
            </w:pPr>
            <w:r w:rsidRPr="665B71E6">
              <w:rPr>
                <w:rFonts w:ascii="Arial" w:hAnsi="Arial" w:cs="Arial"/>
                <w:b/>
                <w:bCs/>
                <w:sz w:val="24"/>
                <w:szCs w:val="24"/>
                <w:lang w:eastAsia="ru-RU"/>
              </w:rPr>
              <w:t>Ref Id</w:t>
            </w:r>
          </w:p>
        </w:tc>
        <w:tc>
          <w:tcPr>
            <w:tcW w:w="2693" w:type="dxa"/>
            <w:shd w:val="clear" w:color="auto" w:fill="BFBFBF" w:themeFill="background1" w:themeFillShade="BF"/>
            <w:tcPrChange w:author="Mohmmad Modallal" w:date="2025-07-17T15:19:00Z" w16du:dateUtc="2025-07-17T11:19:00Z" w:id="298">
              <w:tcPr>
                <w:tcW w:w="1719" w:type="dxa"/>
              </w:tcPr>
            </w:tcPrChange>
          </w:tcPr>
          <w:p w:rsidRPr="001F2A14" w:rsidR="00DF1F21" w:rsidRDefault="00A14CA2" w14:paraId="09862332" w14:textId="556F3B03">
            <w:pPr>
              <w:jc w:val="center"/>
              <w:rPr>
                <w:rFonts w:ascii="Arial" w:hAnsi="Arial" w:eastAsia="Times New Roman" w:cs="Arial"/>
                <w:b/>
                <w:bCs/>
                <w:sz w:val="24"/>
                <w:szCs w:val="24"/>
                <w:lang w:eastAsia="ru-RU" w:bidi="hi-IN"/>
                <w:rPrChange w:author="Mohmmad Modallal" w:date="2025-07-17T15:19:00Z" w16du:dateUtc="2025-07-17T11:19:00Z" w:id="299">
                  <w:rPr>
                    <w:lang w:eastAsia="ru-RU"/>
                  </w:rPr>
                </w:rPrChange>
              </w:rPr>
              <w:pPrChange w:author="Mohmmad Modallal" w:date="2025-07-17T15:58:00Z" w16du:dateUtc="2025-07-17T11:58:00Z" w:id="300">
                <w:pPr/>
              </w:pPrChange>
            </w:pPr>
            <w:r w:rsidRPr="665B71E6">
              <w:rPr>
                <w:rFonts w:ascii="Arial" w:hAnsi="Arial" w:eastAsia="Times New Roman" w:cs="Arial"/>
                <w:b/>
                <w:bCs/>
                <w:lang w:eastAsia="ru-RU" w:bidi="hi-IN"/>
                <w:rPrChange w:author="Mohmmad Modallal" w:date="2025-07-17T15:19:00Z" w:id="301">
                  <w:rPr>
                    <w:rFonts w:ascii="Arial" w:hAnsi="Arial" w:eastAsia="Times New Roman" w:cs="Arial"/>
                    <w:lang w:eastAsia="ru-RU" w:bidi="hi-IN"/>
                  </w:rPr>
                </w:rPrChange>
              </w:rPr>
              <w:t>Function</w:t>
            </w:r>
          </w:p>
        </w:tc>
        <w:tc>
          <w:tcPr>
            <w:tcW w:w="2640" w:type="dxa"/>
            <w:shd w:val="clear" w:color="auto" w:fill="BFBFBF" w:themeFill="background1" w:themeFillShade="BF"/>
            <w:tcPrChange w:author="Mohmmad Modallal" w:date="2025-07-17T15:19:00Z" w16du:dateUtc="2025-07-17T11:19:00Z" w:id="302">
              <w:tcPr>
                <w:tcW w:w="2976" w:type="dxa"/>
              </w:tcPr>
            </w:tcPrChange>
          </w:tcPr>
          <w:p w:rsidRPr="001F2A14" w:rsidR="00DF1F21" w:rsidP="665B71E6" w:rsidRDefault="16548769" w14:paraId="7A00F78C" w14:textId="1C0EDB64">
            <w:pPr>
              <w:spacing w:line="259" w:lineRule="auto"/>
              <w:jc w:val="center"/>
              <w:rPr>
                <w:rFonts w:ascii="Arial" w:hAnsi="Arial" w:eastAsia="Times New Roman" w:cs="Arial"/>
                <w:b/>
                <w:bCs/>
                <w:lang w:eastAsia="ru-RU" w:bidi="hi-IN"/>
                <w:rPrChange w:author="Mohmmad Modallal" w:date="2025-07-17T15:19:00Z" w:id="303">
                  <w:rPr>
                    <w:lang w:eastAsia="ru-RU"/>
                  </w:rPr>
                </w:rPrChange>
              </w:rPr>
            </w:pPr>
            <w:r w:rsidRPr="665B71E6">
              <w:rPr>
                <w:rFonts w:ascii="Arial" w:hAnsi="Arial" w:eastAsia="Times New Roman" w:cs="Arial"/>
                <w:b/>
                <w:bCs/>
                <w:lang w:eastAsia="ru-RU" w:bidi="hi-IN"/>
              </w:rPr>
              <w:t>Controller Name</w:t>
            </w:r>
          </w:p>
        </w:tc>
        <w:tc>
          <w:tcPr>
            <w:tcW w:w="1837" w:type="dxa"/>
            <w:shd w:val="clear" w:color="auto" w:fill="BFBFBF" w:themeFill="background1" w:themeFillShade="BF"/>
            <w:tcPrChange w:author="Mohmmad Modallal" w:date="2025-07-17T15:19:00Z" w16du:dateUtc="2025-07-17T11:19:00Z" w:id="304">
              <w:tcPr>
                <w:tcW w:w="0" w:type="auto"/>
              </w:tcPr>
            </w:tcPrChange>
          </w:tcPr>
          <w:p w:rsidR="16548769" w:rsidP="0500AE4A" w:rsidRDefault="16548769" w14:paraId="7A0AD7FE" w14:textId="2BB4311E">
            <w:pPr>
              <w:spacing w:line="259" w:lineRule="auto"/>
              <w:jc w:val="center"/>
              <w:rPr>
                <w:rFonts w:ascii="Arial" w:hAnsi="Arial" w:eastAsia="Times New Roman" w:cs="Arial"/>
                <w:b/>
                <w:bCs/>
                <w:lang w:eastAsia="ru-RU" w:bidi="hi-IN"/>
              </w:rPr>
            </w:pPr>
            <w:r w:rsidRPr="0500AE4A">
              <w:rPr>
                <w:rFonts w:ascii="Arial" w:hAnsi="Arial" w:eastAsia="Times New Roman" w:cs="Arial"/>
                <w:b/>
                <w:bCs/>
                <w:lang w:eastAsia="ru-RU" w:bidi="hi-IN"/>
              </w:rPr>
              <w:t>Postman Folder</w:t>
            </w:r>
          </w:p>
        </w:tc>
      </w:tr>
      <w:tr w:rsidRPr="008D3985" w:rsidR="008D3985" w:rsidTr="0500AE4A" w14:paraId="094E177F" w14:textId="77777777">
        <w:trPr>
          <w:trHeight w:val="300"/>
        </w:trPr>
        <w:tc>
          <w:tcPr>
            <w:tcW w:w="1845" w:type="dxa"/>
          </w:tcPr>
          <w:p w:rsidRPr="008D3985" w:rsidR="00DF1F21" w:rsidP="665B71E6" w:rsidRDefault="00DF1F21" w14:paraId="4B6499F5" w14:textId="614E7A9B">
            <w:pPr>
              <w:rPr>
                <w:rStyle w:val="QuoteChar"/>
                <w:rFonts w:ascii="Arial" w:hAnsi="Arial" w:cs="Arial"/>
                <w:sz w:val="18"/>
                <w:szCs w:val="18"/>
                <w:lang w:bidi="hi-IN"/>
                <w:rPrChange w:author="Mohmmad Modallal" w:date="2025-07-17T14:32:00Z" w16du:dateUtc="2025-07-17T10:32:00Z" w:id="305">
                  <w:rPr>
                    <w:lang w:eastAsia="ru-RU"/>
                  </w:rPr>
                </w:rPrChange>
              </w:rPr>
            </w:pPr>
            <w:r w:rsidRPr="665B71E6">
              <w:rPr>
                <w:rFonts w:ascii="Arial" w:hAnsi="Arial" w:eastAsia="Times New Roman" w:cs="Arial"/>
                <w:lang w:eastAsia="ru-RU" w:bidi="hi-IN"/>
              </w:rPr>
              <w:t>FR-00</w:t>
            </w:r>
            <w:r w:rsidRPr="665B71E6" w:rsidR="7F888612">
              <w:rPr>
                <w:rFonts w:ascii="Arial" w:hAnsi="Arial" w:eastAsia="Times New Roman" w:cs="Arial"/>
                <w:lang w:eastAsia="ru-RU" w:bidi="hi-IN"/>
              </w:rPr>
              <w:t>1</w:t>
            </w:r>
            <w:r w:rsidRPr="665B71E6">
              <w:rPr>
                <w:rFonts w:ascii="Arial" w:hAnsi="Arial" w:eastAsia="Times New Roman" w:cs="Arial"/>
                <w:lang w:eastAsia="ru-RU" w:bidi="hi-IN"/>
                <w:rPrChange w:author="Mohmmad Modallal" w:date="2025-07-17T14:32:00Z" w:id="306">
                  <w:rPr>
                    <w:lang w:eastAsia="ru-RU"/>
                  </w:rPr>
                </w:rPrChange>
              </w:rPr>
              <w:t>-001</w:t>
            </w:r>
          </w:p>
        </w:tc>
        <w:tc>
          <w:tcPr>
            <w:tcW w:w="2693" w:type="dxa"/>
          </w:tcPr>
          <w:p w:rsidRPr="008D3985" w:rsidR="00DF1F21" w:rsidP="0500AE4A" w:rsidRDefault="4F126AFD" w14:paraId="6D731F06" w14:textId="4FAB5D7E">
            <w:pPr>
              <w:spacing w:line="259" w:lineRule="auto"/>
              <w:rPr>
                <w:rFonts w:ascii="Arial" w:hAnsi="Arial" w:eastAsia="Times New Roman" w:cs="Arial"/>
                <w:lang w:eastAsia="ru-RU" w:bidi="hi-IN"/>
                <w:rPrChange w:author="Mohmmad Modallal" w:date="2025-07-17T14:32:00Z" w:id="307">
                  <w:rPr>
                    <w:lang w:eastAsia="ru-RU"/>
                  </w:rPr>
                </w:rPrChange>
              </w:rPr>
            </w:pPr>
            <w:r w:rsidRPr="0500AE4A">
              <w:rPr>
                <w:rFonts w:ascii="Arial" w:hAnsi="Arial" w:eastAsia="Times New Roman" w:cs="Arial"/>
                <w:lang w:eastAsia="ru-RU" w:bidi="hi-IN"/>
              </w:rPr>
              <w:t xml:space="preserve">[Patient] </w:t>
            </w:r>
            <w:r w:rsidRPr="0500AE4A" w:rsidR="291E6685">
              <w:rPr>
                <w:rFonts w:ascii="Arial" w:hAnsi="Arial" w:eastAsia="Times New Roman" w:cs="Arial"/>
                <w:lang w:eastAsia="ru-RU" w:bidi="hi-IN"/>
              </w:rPr>
              <w:t>Login Using UAEPass</w:t>
            </w:r>
          </w:p>
        </w:tc>
        <w:tc>
          <w:tcPr>
            <w:tcW w:w="2640" w:type="dxa"/>
          </w:tcPr>
          <w:p w:rsidRPr="008D3985" w:rsidR="00DF1F21" w:rsidP="665B71E6" w:rsidRDefault="7AF72C06" w14:paraId="747A0CE8" w14:textId="5D133C2C">
            <w:pPr>
              <w:pStyle w:val="ListParagraph"/>
              <w:ind w:left="0"/>
              <w:rPr>
                <w:rFonts w:ascii="system-ui" w:hAnsi="system-ui" w:eastAsia="system-ui" w:cs="system-ui"/>
                <w:color w:val="212121"/>
                <w:sz w:val="18"/>
                <w:szCs w:val="18"/>
                <w:lang w:val="en-US"/>
                <w:rPrChange w:author="Mohmmad Modallal" w:date="2025-07-17T14:32:00Z" w16du:dateUtc="2025-07-17T10:32:00Z" w:id="308">
                  <w:rPr>
                    <w:lang w:eastAsia="ru-RU"/>
                  </w:rPr>
                </w:rPrChange>
              </w:rPr>
            </w:pPr>
            <w:r w:rsidRPr="665B71E6">
              <w:rPr>
                <w:rFonts w:ascii="system-ui" w:hAnsi="system-ui" w:eastAsia="system-ui" w:cs="system-ui"/>
                <w:color w:val="212121"/>
                <w:sz w:val="18"/>
                <w:szCs w:val="18"/>
                <w:lang w:val="en-US"/>
              </w:rPr>
              <w:t xml:space="preserve"> </w:t>
            </w:r>
            <w:r w:rsidRPr="665B71E6" w:rsidR="4C9A85B3">
              <w:rPr>
                <w:rFonts w:ascii="system-ui" w:hAnsi="system-ui" w:eastAsia="system-ui" w:cs="system-ui"/>
                <w:color w:val="212121"/>
                <w:sz w:val="18"/>
                <w:szCs w:val="18"/>
                <w:lang w:val="en-US"/>
              </w:rPr>
              <w:t>UaePassMobileController</w:t>
            </w:r>
          </w:p>
        </w:tc>
        <w:tc>
          <w:tcPr>
            <w:tcW w:w="1837" w:type="dxa"/>
          </w:tcPr>
          <w:p w:rsidR="260C79E6" w:rsidP="665B71E6" w:rsidRDefault="260C79E6" w14:paraId="4167DCC9" w14:textId="0D43FD0F">
            <w:pPr>
              <w:pStyle w:val="ListParagraph"/>
              <w:ind w:left="0"/>
              <w:rPr>
                <w:rFonts w:ascii="system-ui" w:hAnsi="system-ui" w:eastAsia="system-ui" w:cs="system-ui"/>
                <w:color w:val="212121"/>
                <w:sz w:val="18"/>
                <w:szCs w:val="18"/>
                <w:lang w:val="en-US"/>
              </w:rPr>
            </w:pPr>
            <w:r w:rsidRPr="665B71E6">
              <w:rPr>
                <w:rFonts w:ascii="system-ui" w:hAnsi="system-ui" w:eastAsia="system-ui" w:cs="system-ui"/>
                <w:color w:val="212121"/>
                <w:sz w:val="18"/>
                <w:szCs w:val="18"/>
                <w:lang w:val="en-US"/>
              </w:rPr>
              <w:t>/Identity service / mobile</w:t>
            </w:r>
          </w:p>
        </w:tc>
      </w:tr>
      <w:tr w:rsidRPr="008D3985" w:rsidR="008D3985" w:rsidTr="0500AE4A" w14:paraId="7D9613DA" w14:textId="77777777">
        <w:trPr>
          <w:trHeight w:val="300"/>
        </w:trPr>
        <w:tc>
          <w:tcPr>
            <w:tcW w:w="1845" w:type="dxa"/>
          </w:tcPr>
          <w:p w:rsidRPr="008D3985" w:rsidR="00DF1F21" w:rsidP="001F5133" w:rsidRDefault="00DF1F21" w14:paraId="13E81651" w14:textId="22E21BAB">
            <w:pPr>
              <w:rPr>
                <w:rFonts w:ascii="Arial" w:hAnsi="Arial" w:eastAsia="Times New Roman" w:cs="Arial"/>
                <w:sz w:val="24"/>
                <w:szCs w:val="24"/>
                <w:lang w:eastAsia="ru-RU" w:bidi="hi-IN"/>
                <w:rPrChange w:author="Mohmmad Modallal" w:date="2025-07-17T14:32:00Z" w16du:dateUtc="2025-07-17T10:32:00Z" w:id="309">
                  <w:rPr>
                    <w:lang w:eastAsia="ru-RU"/>
                  </w:rPr>
                </w:rPrChange>
              </w:rPr>
            </w:pPr>
            <w:r w:rsidRPr="665B71E6">
              <w:rPr>
                <w:rFonts w:ascii="Arial" w:hAnsi="Arial" w:eastAsia="Times New Roman" w:cs="Arial"/>
                <w:lang w:eastAsia="ru-RU" w:bidi="hi-IN"/>
                <w:rPrChange w:author="Mohmmad Modallal" w:date="2025-07-17T14:32:00Z" w:id="310">
                  <w:rPr>
                    <w:lang w:eastAsia="ru-RU"/>
                  </w:rPr>
                </w:rPrChange>
              </w:rPr>
              <w:t>FR-00</w:t>
            </w:r>
            <w:r w:rsidRPr="665B71E6" w:rsidR="427AD790">
              <w:rPr>
                <w:rFonts w:ascii="Arial" w:hAnsi="Arial" w:eastAsia="Times New Roman" w:cs="Arial"/>
                <w:lang w:eastAsia="ru-RU" w:bidi="hi-IN"/>
              </w:rPr>
              <w:t>1</w:t>
            </w:r>
            <w:r w:rsidRPr="665B71E6">
              <w:rPr>
                <w:rFonts w:ascii="Arial" w:hAnsi="Arial" w:eastAsia="Times New Roman" w:cs="Arial"/>
                <w:lang w:eastAsia="ru-RU" w:bidi="hi-IN"/>
                <w:rPrChange w:author="Mohmmad Modallal" w:date="2025-07-17T14:32:00Z" w:id="311">
                  <w:rPr>
                    <w:lang w:eastAsia="ru-RU"/>
                  </w:rPr>
                </w:rPrChange>
              </w:rPr>
              <w:t>-002</w:t>
            </w:r>
          </w:p>
        </w:tc>
        <w:tc>
          <w:tcPr>
            <w:tcW w:w="2693" w:type="dxa"/>
          </w:tcPr>
          <w:p w:rsidRPr="008D3985" w:rsidR="00DF1F21" w:rsidP="0500AE4A" w:rsidRDefault="4A72F457" w14:paraId="49ACD739" w14:textId="24E9FF8A">
            <w:pPr>
              <w:spacing w:line="259" w:lineRule="auto"/>
              <w:rPr>
                <w:rFonts w:ascii="Arial" w:hAnsi="Arial" w:eastAsia="Times New Roman" w:cs="Arial"/>
                <w:lang w:eastAsia="ru-RU" w:bidi="hi-IN"/>
                <w:rPrChange w:author="Mohmmad Modallal" w:date="2025-07-17T14:32:00Z" w:id="312">
                  <w:rPr>
                    <w:lang w:eastAsia="ru-RU"/>
                  </w:rPr>
                </w:rPrChange>
              </w:rPr>
            </w:pPr>
            <w:r w:rsidRPr="0500AE4A">
              <w:rPr>
                <w:rFonts w:ascii="Arial" w:hAnsi="Arial" w:eastAsia="Times New Roman" w:cs="Arial"/>
                <w:lang w:eastAsia="ru-RU" w:bidi="hi-IN"/>
              </w:rPr>
              <w:t>[Guest] Login Using UAEPass</w:t>
            </w:r>
          </w:p>
        </w:tc>
        <w:tc>
          <w:tcPr>
            <w:tcW w:w="2640" w:type="dxa"/>
          </w:tcPr>
          <w:p w:rsidRPr="008D3985" w:rsidR="00DF1F21" w:rsidP="0500AE4A" w:rsidRDefault="4226603C" w14:paraId="06C98F96" w14:textId="0AD9DA05">
            <w:pPr>
              <w:rPr>
                <w:rFonts w:ascii="system-ui" w:hAnsi="system-ui" w:eastAsia="system-ui" w:cs="system-ui"/>
                <w:color w:val="212121"/>
                <w:sz w:val="18"/>
                <w:szCs w:val="18"/>
                <w:rPrChange w:author="Mohmmad Modallal" w:date="2025-07-17T14:32:00Z" w:id="313">
                  <w:rPr>
                    <w:lang w:eastAsia="ru-RU"/>
                  </w:rPr>
                </w:rPrChange>
              </w:rPr>
            </w:pPr>
            <w:r w:rsidRPr="0500AE4A">
              <w:rPr>
                <w:rFonts w:ascii="system-ui" w:hAnsi="system-ui" w:eastAsia="system-ui" w:cs="system-ui"/>
                <w:color w:val="212121"/>
                <w:sz w:val="18"/>
                <w:szCs w:val="18"/>
              </w:rPr>
              <w:t>GuestAuthMobileController</w:t>
            </w:r>
          </w:p>
        </w:tc>
        <w:tc>
          <w:tcPr>
            <w:tcW w:w="1837" w:type="dxa"/>
          </w:tcPr>
          <w:p w:rsidR="6F8160D4" w:rsidP="665B71E6" w:rsidRDefault="6F8160D4" w14:paraId="0C667282" w14:textId="003C0A4E">
            <w:pPr>
              <w:pStyle w:val="ListParagraph"/>
              <w:ind w:left="0"/>
              <w:rPr>
                <w:rFonts w:ascii="system-ui" w:hAnsi="system-ui" w:eastAsia="system-ui" w:cs="system-ui"/>
                <w:color w:val="212121"/>
                <w:sz w:val="18"/>
                <w:szCs w:val="18"/>
                <w:lang w:val="en-US"/>
              </w:rPr>
            </w:pPr>
            <w:r w:rsidRPr="665B71E6">
              <w:rPr>
                <w:rFonts w:ascii="system-ui" w:hAnsi="system-ui" w:eastAsia="system-ui" w:cs="system-ui"/>
                <w:color w:val="212121"/>
                <w:sz w:val="18"/>
                <w:szCs w:val="18"/>
                <w:lang w:val="en-US"/>
              </w:rPr>
              <w:t>/Identity service / mobile/guest</w:t>
            </w:r>
          </w:p>
        </w:tc>
      </w:tr>
      <w:tr w:rsidRPr="008D3985" w:rsidR="008D3985" w:rsidTr="0500AE4A" w14:paraId="507C3CF2" w14:textId="77777777">
        <w:trPr>
          <w:trHeight w:val="300"/>
        </w:trPr>
        <w:tc>
          <w:tcPr>
            <w:tcW w:w="1845" w:type="dxa"/>
          </w:tcPr>
          <w:p w:rsidRPr="008D3985" w:rsidR="00DF1F21" w:rsidP="001F5133" w:rsidRDefault="00DF1F21" w14:paraId="01849267" w14:textId="5DCE89FE">
            <w:pPr>
              <w:rPr>
                <w:rFonts w:ascii="Arial" w:hAnsi="Arial" w:eastAsia="Times New Roman" w:cs="Arial"/>
                <w:sz w:val="24"/>
                <w:szCs w:val="24"/>
                <w:lang w:eastAsia="ru-RU" w:bidi="hi-IN"/>
                <w:rPrChange w:author="Mohmmad Modallal" w:date="2025-07-17T14:32:00Z" w16du:dateUtc="2025-07-17T10:32:00Z" w:id="314">
                  <w:rPr>
                    <w:lang w:eastAsia="ru-RU"/>
                  </w:rPr>
                </w:rPrChange>
              </w:rPr>
            </w:pPr>
            <w:r w:rsidRPr="665B71E6">
              <w:rPr>
                <w:rFonts w:ascii="Arial" w:hAnsi="Arial" w:eastAsia="Times New Roman" w:cs="Arial"/>
                <w:lang w:eastAsia="ru-RU" w:bidi="hi-IN"/>
                <w:rPrChange w:author="Mohmmad Modallal" w:date="2025-07-17T14:32:00Z" w:id="315">
                  <w:rPr>
                    <w:lang w:eastAsia="ru-RU"/>
                  </w:rPr>
                </w:rPrChange>
              </w:rPr>
              <w:t>FR-00</w:t>
            </w:r>
            <w:r w:rsidRPr="665B71E6" w:rsidR="76BD8F5D">
              <w:rPr>
                <w:rFonts w:ascii="Arial" w:hAnsi="Arial" w:eastAsia="Times New Roman" w:cs="Arial"/>
                <w:lang w:eastAsia="ru-RU" w:bidi="hi-IN"/>
              </w:rPr>
              <w:t>1</w:t>
            </w:r>
            <w:r w:rsidRPr="665B71E6">
              <w:rPr>
                <w:rFonts w:ascii="Arial" w:hAnsi="Arial" w:eastAsia="Times New Roman" w:cs="Arial"/>
                <w:lang w:eastAsia="ru-RU" w:bidi="hi-IN"/>
                <w:rPrChange w:author="Mohmmad Modallal" w:date="2025-07-17T14:32:00Z" w:id="316">
                  <w:rPr>
                    <w:lang w:eastAsia="ru-RU"/>
                  </w:rPr>
                </w:rPrChange>
              </w:rPr>
              <w:t>-003</w:t>
            </w:r>
          </w:p>
        </w:tc>
        <w:tc>
          <w:tcPr>
            <w:tcW w:w="2693" w:type="dxa"/>
          </w:tcPr>
          <w:p w:rsidRPr="008D3985" w:rsidR="00DF1F21" w:rsidP="665B71E6" w:rsidRDefault="1DFBAE69" w14:paraId="55F124CD" w14:textId="0DE59359">
            <w:pPr>
              <w:rPr>
                <w:rFonts w:ascii="Arial" w:hAnsi="Arial" w:eastAsia="Times New Roman" w:cs="Arial"/>
                <w:sz w:val="24"/>
                <w:szCs w:val="24"/>
                <w:lang w:eastAsia="ru-RU" w:bidi="hi-IN"/>
                <w:rPrChange w:author="Mohmmad Modallal" w:date="2025-07-17T14:32:00Z" w:id="317">
                  <w:rPr>
                    <w:lang w:eastAsia="ru-RU"/>
                  </w:rPr>
                </w:rPrChange>
              </w:rPr>
            </w:pPr>
            <w:r w:rsidRPr="665B71E6">
              <w:rPr>
                <w:rFonts w:ascii="Arial" w:hAnsi="Arial" w:eastAsia="Times New Roman" w:cs="Arial"/>
                <w:lang w:eastAsia="ru-RU" w:bidi="hi-IN"/>
              </w:rPr>
              <w:t xml:space="preserve">[Patient] </w:t>
            </w:r>
            <w:r w:rsidRPr="665B71E6" w:rsidR="2B8635B6">
              <w:rPr>
                <w:rFonts w:ascii="Arial" w:hAnsi="Arial" w:eastAsia="Times New Roman" w:cs="Arial"/>
                <w:sz w:val="24"/>
                <w:szCs w:val="24"/>
                <w:lang w:eastAsia="ru-RU" w:bidi="hi-IN"/>
              </w:rPr>
              <w:t>Logout</w:t>
            </w:r>
          </w:p>
        </w:tc>
        <w:tc>
          <w:tcPr>
            <w:tcW w:w="2640" w:type="dxa"/>
          </w:tcPr>
          <w:p w:rsidRPr="008D3985" w:rsidR="00DF1F21" w:rsidP="665B71E6" w:rsidRDefault="00DF1F21" w14:paraId="1F1DACD5" w14:textId="7C2A30BB">
            <w:pPr>
              <w:rPr>
                <w:rFonts w:ascii="system-ui" w:hAnsi="system-ui" w:eastAsia="system-ui" w:cs="system-ui"/>
                <w:color w:val="212121"/>
                <w:sz w:val="18"/>
                <w:szCs w:val="18"/>
                <w:rPrChange w:author="Mohmmad Modallal" w:date="2025-07-17T14:32:00Z" w:id="318">
                  <w:rPr>
                    <w:lang w:eastAsia="ru-RU"/>
                  </w:rPr>
                </w:rPrChange>
              </w:rPr>
            </w:pPr>
          </w:p>
        </w:tc>
        <w:tc>
          <w:tcPr>
            <w:tcW w:w="1837" w:type="dxa"/>
          </w:tcPr>
          <w:p w:rsidR="665B71E6" w:rsidP="665B71E6" w:rsidRDefault="665B71E6" w14:paraId="1FA5748F" w14:textId="094F22AF">
            <w:pPr>
              <w:rPr>
                <w:rFonts w:ascii="system-ui" w:hAnsi="system-ui" w:eastAsia="system-ui" w:cs="system-ui"/>
                <w:color w:val="212121"/>
                <w:sz w:val="18"/>
                <w:szCs w:val="18"/>
              </w:rPr>
            </w:pPr>
          </w:p>
        </w:tc>
      </w:tr>
      <w:tr w:rsidR="665B71E6" w:rsidTr="0500AE4A" w14:paraId="4E2DBF96" w14:textId="77777777">
        <w:trPr>
          <w:trHeight w:val="300"/>
        </w:trPr>
        <w:tc>
          <w:tcPr>
            <w:tcW w:w="1845" w:type="dxa"/>
          </w:tcPr>
          <w:p w:rsidR="5F10824C" w:rsidP="665B71E6" w:rsidRDefault="5F10824C" w14:paraId="29976DD1" w14:textId="3EE31E5E">
            <w:pPr>
              <w:rPr>
                <w:rFonts w:ascii="Arial" w:hAnsi="Arial" w:eastAsia="Times New Roman" w:cs="Arial"/>
                <w:sz w:val="24"/>
                <w:szCs w:val="24"/>
                <w:lang w:eastAsia="ru-RU" w:bidi="hi-IN"/>
                <w:rPrChange w:author="Unknown" w16du:dateUtc="2025-07-17T10:32:00Z" w:id="319">
                  <w:rPr/>
                </w:rPrChange>
              </w:rPr>
            </w:pPr>
            <w:r w:rsidRPr="665B71E6">
              <w:rPr>
                <w:rFonts w:ascii="Arial" w:hAnsi="Arial" w:eastAsia="Times New Roman" w:cs="Arial"/>
                <w:lang w:eastAsia="ru-RU" w:bidi="hi-IN"/>
              </w:rPr>
              <w:t>FR-001-004</w:t>
            </w:r>
          </w:p>
        </w:tc>
        <w:tc>
          <w:tcPr>
            <w:tcW w:w="2693" w:type="dxa"/>
          </w:tcPr>
          <w:p w:rsidR="5F10824C" w:rsidP="665B71E6" w:rsidRDefault="5F10824C" w14:paraId="52CFD566" w14:textId="18DDD1A5">
            <w:pPr>
              <w:rPr>
                <w:rFonts w:ascii="Arial" w:hAnsi="Arial" w:eastAsia="Times New Roman" w:cs="Arial"/>
                <w:lang w:eastAsia="ru-RU"/>
              </w:rPr>
            </w:pPr>
            <w:r w:rsidRPr="665B71E6">
              <w:rPr>
                <w:rFonts w:ascii="Arial" w:hAnsi="Arial" w:eastAsia="Times New Roman" w:cs="Arial"/>
                <w:lang w:eastAsia="ru-RU"/>
              </w:rPr>
              <w:t>Token Management</w:t>
            </w:r>
          </w:p>
        </w:tc>
        <w:tc>
          <w:tcPr>
            <w:tcW w:w="2640" w:type="dxa"/>
          </w:tcPr>
          <w:p w:rsidR="665B71E6" w:rsidP="665B71E6" w:rsidRDefault="665B71E6" w14:paraId="5A9113D9" w14:textId="3313578E">
            <w:pPr>
              <w:rPr>
                <w:rFonts w:ascii="system-ui" w:hAnsi="system-ui" w:eastAsia="system-ui" w:cs="system-ui"/>
                <w:color w:val="212121"/>
                <w:sz w:val="18"/>
                <w:szCs w:val="18"/>
              </w:rPr>
            </w:pPr>
          </w:p>
        </w:tc>
        <w:tc>
          <w:tcPr>
            <w:tcW w:w="1837" w:type="dxa"/>
          </w:tcPr>
          <w:p w:rsidR="665B71E6" w:rsidP="665B71E6" w:rsidRDefault="665B71E6" w14:paraId="1D4B3725" w14:textId="67FC12F9">
            <w:pPr>
              <w:rPr>
                <w:rFonts w:ascii="system-ui" w:hAnsi="system-ui" w:eastAsia="system-ui" w:cs="system-ui"/>
                <w:color w:val="212121"/>
                <w:sz w:val="18"/>
                <w:szCs w:val="18"/>
              </w:rPr>
            </w:pPr>
          </w:p>
        </w:tc>
      </w:tr>
      <w:tr w:rsidR="665B71E6" w:rsidTr="0500AE4A" w14:paraId="4B697D21" w14:textId="77777777">
        <w:trPr>
          <w:trHeight w:val="300"/>
        </w:trPr>
        <w:tc>
          <w:tcPr>
            <w:tcW w:w="1845" w:type="dxa"/>
          </w:tcPr>
          <w:p w:rsidR="665B71E6" w:rsidP="665B71E6" w:rsidRDefault="665B71E6" w14:paraId="38C89498" w14:textId="778E7FBE">
            <w:pPr>
              <w:rPr>
                <w:rFonts w:ascii="Arial" w:hAnsi="Arial" w:eastAsia="Times New Roman" w:cs="Arial"/>
                <w:sz w:val="24"/>
                <w:szCs w:val="24"/>
                <w:lang w:eastAsia="ru-RU" w:bidi="hi-IN"/>
                <w:rPrChange w:author="Unknown" w16du:dateUtc="2025-07-17T10:32:00Z" w:id="320">
                  <w:rPr/>
                </w:rPrChange>
              </w:rPr>
            </w:pPr>
            <w:r w:rsidRPr="665B71E6">
              <w:rPr>
                <w:rFonts w:ascii="Arial" w:hAnsi="Arial" w:eastAsia="Times New Roman" w:cs="Arial"/>
                <w:lang w:eastAsia="ru-RU" w:bidi="hi-IN"/>
              </w:rPr>
              <w:t>FR-001-00</w:t>
            </w:r>
            <w:r w:rsidRPr="665B71E6" w:rsidR="28355DD6">
              <w:rPr>
                <w:rFonts w:ascii="Arial" w:hAnsi="Arial" w:eastAsia="Times New Roman" w:cs="Arial"/>
                <w:lang w:eastAsia="ru-RU" w:bidi="hi-IN"/>
              </w:rPr>
              <w:t>5</w:t>
            </w:r>
          </w:p>
        </w:tc>
        <w:tc>
          <w:tcPr>
            <w:tcW w:w="2693" w:type="dxa"/>
          </w:tcPr>
          <w:p w:rsidR="6441979C" w:rsidP="665B71E6" w:rsidRDefault="6441979C" w14:paraId="0D305C7D" w14:textId="179BF30F">
            <w:pPr>
              <w:pStyle w:val="ListParagraph"/>
              <w:ind w:left="0"/>
              <w:rPr>
                <w:rFonts w:ascii="Arial" w:hAnsi="Arial" w:eastAsia="Times New Roman" w:cs="Arial"/>
                <w:lang w:val="en-US" w:eastAsia="ru-RU"/>
              </w:rPr>
            </w:pPr>
            <w:r w:rsidRPr="665B71E6">
              <w:rPr>
                <w:rFonts w:ascii="Arial" w:hAnsi="Arial" w:eastAsia="Times New Roman" w:cs="Arial"/>
                <w:lang w:val="en-US" w:eastAsia="ru-RU"/>
              </w:rPr>
              <w:t>Language Preference language</w:t>
            </w:r>
          </w:p>
        </w:tc>
        <w:tc>
          <w:tcPr>
            <w:tcW w:w="2640" w:type="dxa"/>
          </w:tcPr>
          <w:p w:rsidR="665B71E6" w:rsidP="665B71E6" w:rsidRDefault="665B71E6" w14:paraId="6F1AF36E" w14:textId="3313578E">
            <w:pPr>
              <w:rPr>
                <w:rFonts w:ascii="system-ui" w:hAnsi="system-ui" w:eastAsia="system-ui" w:cs="system-ui"/>
                <w:color w:val="212121"/>
                <w:sz w:val="18"/>
                <w:szCs w:val="18"/>
              </w:rPr>
            </w:pPr>
          </w:p>
        </w:tc>
        <w:tc>
          <w:tcPr>
            <w:tcW w:w="1837" w:type="dxa"/>
          </w:tcPr>
          <w:p w:rsidR="665B71E6" w:rsidP="665B71E6" w:rsidRDefault="665B71E6" w14:paraId="23344A7F" w14:textId="67FC12F9">
            <w:pPr>
              <w:rPr>
                <w:rFonts w:ascii="system-ui" w:hAnsi="system-ui" w:eastAsia="system-ui" w:cs="system-ui"/>
                <w:color w:val="212121"/>
                <w:sz w:val="18"/>
                <w:szCs w:val="18"/>
              </w:rPr>
            </w:pPr>
          </w:p>
        </w:tc>
      </w:tr>
      <w:tr w:rsidR="665B71E6" w:rsidTr="0500AE4A" w14:paraId="10A4F661" w14:textId="77777777">
        <w:trPr>
          <w:trHeight w:val="300"/>
        </w:trPr>
        <w:tc>
          <w:tcPr>
            <w:tcW w:w="1845" w:type="dxa"/>
          </w:tcPr>
          <w:p w:rsidR="665B71E6" w:rsidP="665B71E6" w:rsidRDefault="665B71E6" w14:paraId="6585AAB5" w14:textId="7BF7AA4F">
            <w:pPr>
              <w:rPr>
                <w:rFonts w:ascii="Arial" w:hAnsi="Arial" w:eastAsia="Times New Roman" w:cs="Arial"/>
                <w:sz w:val="24"/>
                <w:szCs w:val="24"/>
                <w:lang w:eastAsia="ru-RU" w:bidi="hi-IN"/>
                <w:rPrChange w:author="Unknown" w16du:dateUtc="2025-07-17T10:32:00Z" w:id="321">
                  <w:rPr/>
                </w:rPrChange>
              </w:rPr>
            </w:pPr>
            <w:r w:rsidRPr="665B71E6">
              <w:rPr>
                <w:rFonts w:ascii="Arial" w:hAnsi="Arial" w:eastAsia="Times New Roman" w:cs="Arial"/>
                <w:lang w:eastAsia="ru-RU" w:bidi="hi-IN"/>
              </w:rPr>
              <w:t>FR-001-00</w:t>
            </w:r>
            <w:r w:rsidRPr="665B71E6" w:rsidR="5BFE260D">
              <w:rPr>
                <w:rFonts w:ascii="Arial" w:hAnsi="Arial" w:eastAsia="Times New Roman" w:cs="Arial"/>
                <w:lang w:eastAsia="ru-RU" w:bidi="hi-IN"/>
              </w:rPr>
              <w:t>6</w:t>
            </w:r>
          </w:p>
        </w:tc>
        <w:tc>
          <w:tcPr>
            <w:tcW w:w="2693" w:type="dxa"/>
          </w:tcPr>
          <w:p w:rsidR="665B71E6" w:rsidP="665B71E6" w:rsidRDefault="665B71E6" w14:paraId="5D101CF0" w14:textId="18DDD1A5">
            <w:pPr>
              <w:rPr>
                <w:rFonts w:ascii="Arial" w:hAnsi="Arial" w:eastAsia="Times New Roman" w:cs="Arial"/>
                <w:lang w:eastAsia="ru-RU"/>
              </w:rPr>
            </w:pPr>
            <w:r w:rsidRPr="665B71E6">
              <w:rPr>
                <w:rFonts w:ascii="Arial" w:hAnsi="Arial" w:eastAsia="Times New Roman" w:cs="Arial"/>
                <w:lang w:eastAsia="ru-RU"/>
              </w:rPr>
              <w:t>Token Management</w:t>
            </w:r>
          </w:p>
        </w:tc>
        <w:tc>
          <w:tcPr>
            <w:tcW w:w="2640" w:type="dxa"/>
          </w:tcPr>
          <w:p w:rsidR="665B71E6" w:rsidP="665B71E6" w:rsidRDefault="665B71E6" w14:paraId="58886924" w14:textId="3313578E">
            <w:pPr>
              <w:rPr>
                <w:rFonts w:ascii="system-ui" w:hAnsi="system-ui" w:eastAsia="system-ui" w:cs="system-ui"/>
                <w:color w:val="212121"/>
                <w:sz w:val="18"/>
                <w:szCs w:val="18"/>
              </w:rPr>
            </w:pPr>
          </w:p>
        </w:tc>
        <w:tc>
          <w:tcPr>
            <w:tcW w:w="1837" w:type="dxa"/>
          </w:tcPr>
          <w:p w:rsidR="665B71E6" w:rsidP="665B71E6" w:rsidRDefault="665B71E6" w14:paraId="2B6452D7" w14:textId="67FC12F9">
            <w:pPr>
              <w:rPr>
                <w:rFonts w:ascii="system-ui" w:hAnsi="system-ui" w:eastAsia="system-ui" w:cs="system-ui"/>
                <w:color w:val="212121"/>
                <w:sz w:val="18"/>
                <w:szCs w:val="18"/>
              </w:rPr>
            </w:pPr>
          </w:p>
        </w:tc>
      </w:tr>
    </w:tbl>
    <w:p w:rsidRPr="008D3985" w:rsidR="00EA04C3" w:rsidDel="00F4506F" w:rsidP="001F5133" w:rsidRDefault="00EA04C3" w14:paraId="1E4FFFB0" w14:textId="77777777">
      <w:pPr>
        <w:rPr>
          <w:del w:author="Mohmmad Modallal" w:date="2025-07-17T13:57:00Z" w16du:dateUtc="2025-07-17T09:57:00Z" w:id="322"/>
          <w:rFonts w:ascii="Arial" w:hAnsi="Arial" w:cs="Arial"/>
          <w:rPrChange w:author="Mohmmad Modallal" w:date="2025-07-17T14:32:00Z" w16du:dateUtc="2025-07-17T10:32:00Z" w:id="323">
            <w:rPr>
              <w:del w:author="Mohmmad Modallal" w:date="2025-07-17T13:57:00Z" w16du:dateUtc="2025-07-17T09:57:00Z" w:id="324"/>
            </w:rPr>
          </w:rPrChange>
        </w:rPr>
      </w:pPr>
    </w:p>
    <w:p w:rsidRPr="008D3985" w:rsidR="00F4506F" w:rsidP="001F5133" w:rsidRDefault="00F4506F" w14:paraId="34E0491E" w14:textId="77777777">
      <w:pPr>
        <w:rPr>
          <w:ins w:author="Mohmmad Modallal" w:date="2025-07-17T13:57:00Z" w16du:dateUtc="2025-07-17T09:57:00Z" w:id="325"/>
          <w:rFonts w:ascii="Arial" w:hAnsi="Arial" w:cs="Arial"/>
          <w:rPrChange w:author="Mohmmad Modallal" w:date="2025-07-17T14:32:00Z" w16du:dateUtc="2025-07-17T10:32:00Z" w:id="326">
            <w:rPr>
              <w:ins w:author="Mohmmad Modallal" w:date="2025-07-17T13:57:00Z" w16du:dateUtc="2025-07-17T09:57:00Z" w:id="327"/>
              <w:rFonts w:ascii="Arial" w:hAnsi="Arial" w:cs="Arial"/>
              <w:lang w:val="en-US"/>
            </w:rPr>
          </w:rPrChange>
        </w:rPr>
      </w:pPr>
    </w:p>
    <w:p w:rsidR="00F219A1" w:rsidP="665B71E6" w:rsidRDefault="00F219A1" w14:paraId="379936C8" w14:textId="09F711AD">
      <w:pPr>
        <w:pStyle w:val="Heading5"/>
      </w:pPr>
      <w:r>
        <w:t>Service</w:t>
      </w:r>
      <w:r w:rsidR="004E1225">
        <w:t xml:space="preserve"> Description</w:t>
      </w:r>
    </w:p>
    <w:p w:rsidRPr="008D3985" w:rsidR="00FC66A0" w:rsidP="665B71E6" w:rsidRDefault="00FC66A0" w14:paraId="1A03B3DF" w14:textId="77777777">
      <w:pPr>
        <w:pStyle w:val="NormalWeb"/>
        <w:shd w:val="clear" w:color="auto" w:fill="FFFFFF" w:themeFill="background1"/>
        <w:spacing w:before="0" w:beforeAutospacing="0" w:after="0" w:afterAutospacing="0"/>
        <w:ind w:left="709"/>
        <w:rPr>
          <w:rFonts w:ascii="Arial" w:hAnsi="Arial" w:cs="Arial"/>
          <w:rPrChange w:author="Unknown" w16du:dateUtc="2025-07-17T13:18:00Z" w:id="328">
            <w:rPr>
              <w:rFonts w:ascii="Arial" w:hAnsi="Arial" w:cs="Arial"/>
              <w:color w:val="1F1F1F"/>
              <w:lang w:val="en-US"/>
            </w:rPr>
          </w:rPrChange>
        </w:rPr>
      </w:pPr>
    </w:p>
    <w:tbl>
      <w:tblPr>
        <w:tblW w:w="0" w:type="auto"/>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666"/>
        <w:gridCol w:w="6494"/>
      </w:tblGrid>
      <w:tr w:rsidRPr="00FC66A0" w:rsidR="004B39F4" w:rsidTr="004D471E" w14:paraId="7E662B5A" w14:textId="77777777">
        <w:trPr>
          <w:tblHeader/>
        </w:trPr>
        <w:tc>
          <w:tcPr>
            <w:tcW w:w="2666" w:type="dxa"/>
            <w:shd w:val="clear" w:color="auto" w:fill="D9D9D9" w:themeFill="background1" w:themeFillShade="D9"/>
            <w:tcMar>
              <w:top w:w="105" w:type="dxa"/>
              <w:left w:w="150" w:type="dxa"/>
              <w:bottom w:w="105" w:type="dxa"/>
              <w:right w:w="150" w:type="dxa"/>
            </w:tcMar>
            <w:hideMark/>
          </w:tcPr>
          <w:p w:rsidRPr="00FC66A0" w:rsidR="00FC66A0" w:rsidP="00FC66A0" w:rsidRDefault="00FC66A0" w14:paraId="49F9EF7A" w14:textId="26A04716">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494" w:type="dxa"/>
            <w:shd w:val="clear" w:color="auto" w:fill="D9D9D9" w:themeFill="background1" w:themeFillShade="D9"/>
            <w:tcMar>
              <w:top w:w="105" w:type="dxa"/>
              <w:left w:w="150" w:type="dxa"/>
              <w:bottom w:w="105" w:type="dxa"/>
              <w:right w:w="150" w:type="dxa"/>
            </w:tcMar>
            <w:hideMark/>
          </w:tcPr>
          <w:p w:rsidRPr="00FC66A0" w:rsidR="00FC66A0" w:rsidP="00FC66A0" w:rsidRDefault="00FC66A0" w14:paraId="1464E9B3" w14:textId="4990A7F3">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1256E7" w:rsidTr="004D471E" w14:paraId="00E33CB8" w14:textId="77777777">
        <w:tc>
          <w:tcPr>
            <w:tcW w:w="2666" w:type="dxa"/>
            <w:shd w:val="clear" w:color="auto" w:fill="FFFFFF" w:themeFill="background1"/>
            <w:tcMar>
              <w:top w:w="105" w:type="dxa"/>
              <w:left w:w="150" w:type="dxa"/>
              <w:bottom w:w="105" w:type="dxa"/>
              <w:right w:w="150" w:type="dxa"/>
            </w:tcMar>
            <w:hideMark/>
          </w:tcPr>
          <w:p w:rsidRPr="00FC66A0" w:rsidR="00FC66A0" w:rsidP="00FC66A0" w:rsidRDefault="00FC66A0" w14:paraId="309A05CC"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Deployment Format</w:t>
            </w:r>
          </w:p>
        </w:tc>
        <w:tc>
          <w:tcPr>
            <w:tcW w:w="6494" w:type="dxa"/>
            <w:shd w:val="clear" w:color="auto" w:fill="FFFFFF" w:themeFill="background1"/>
            <w:tcMar>
              <w:top w:w="105" w:type="dxa"/>
              <w:left w:w="150" w:type="dxa"/>
              <w:bottom w:w="105" w:type="dxa"/>
              <w:right w:w="150" w:type="dxa"/>
            </w:tcMar>
            <w:hideMark/>
          </w:tcPr>
          <w:p w:rsidRPr="00FC66A0" w:rsidR="00FC66A0" w:rsidP="00FC66A0" w:rsidRDefault="00FA27C5" w14:paraId="1FDD1E61" w14:textId="1B963412">
            <w:pPr>
              <w:rPr>
                <w:rFonts w:ascii="Arial" w:hAnsi="Arial" w:eastAsia="Times New Roman" w:cs="Arial"/>
                <w:sz w:val="22"/>
                <w:szCs w:val="22"/>
                <w:lang w:val="en-US" w:eastAsia="ru-RU"/>
              </w:rPr>
            </w:pPr>
            <w:r>
              <w:rPr>
                <w:rFonts w:ascii="Arial" w:hAnsi="Arial" w:eastAsia="Times New Roman" w:cs="Arial"/>
                <w:sz w:val="22"/>
                <w:szCs w:val="22"/>
                <w:lang w:val="en-US" w:eastAsia="ru-RU"/>
              </w:rPr>
              <w:t>Container Image / K8</w:t>
            </w:r>
          </w:p>
        </w:tc>
      </w:tr>
      <w:tr w:rsidRPr="00FC66A0" w:rsidR="001256E7" w:rsidTr="004D471E" w14:paraId="7701A308" w14:textId="77777777">
        <w:tc>
          <w:tcPr>
            <w:tcW w:w="2666" w:type="dxa"/>
            <w:shd w:val="clear" w:color="auto" w:fill="FFFFFF" w:themeFill="background1"/>
            <w:tcMar>
              <w:top w:w="105" w:type="dxa"/>
              <w:left w:w="150" w:type="dxa"/>
              <w:bottom w:w="105" w:type="dxa"/>
              <w:right w:w="150" w:type="dxa"/>
            </w:tcMar>
            <w:hideMark/>
          </w:tcPr>
          <w:p w:rsidRPr="00FC66A0" w:rsidR="00FC66A0" w:rsidP="00FC66A0" w:rsidRDefault="00FC66A0" w14:paraId="289D0B47"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Language</w:t>
            </w:r>
          </w:p>
        </w:tc>
        <w:tc>
          <w:tcPr>
            <w:tcW w:w="6494" w:type="dxa"/>
            <w:shd w:val="clear" w:color="auto" w:fill="FFFFFF" w:themeFill="background1"/>
            <w:tcMar>
              <w:top w:w="105" w:type="dxa"/>
              <w:left w:w="150" w:type="dxa"/>
              <w:bottom w:w="105" w:type="dxa"/>
              <w:right w:w="150" w:type="dxa"/>
            </w:tcMar>
            <w:hideMark/>
          </w:tcPr>
          <w:p w:rsidRPr="00B21012" w:rsidR="00FC66A0" w:rsidP="00FC66A0" w:rsidRDefault="00FA27C5" w14:paraId="2BC6719F" w14:textId="1444344C">
            <w:pPr>
              <w:rPr>
                <w:rFonts w:ascii="Arial" w:hAnsi="Arial" w:eastAsia="Times New Roman" w:cs="Arial"/>
                <w:i/>
                <w:iCs/>
                <w:sz w:val="22"/>
                <w:szCs w:val="22"/>
                <w:lang w:val="ru-RU" w:eastAsia="ru-RU"/>
              </w:rPr>
            </w:pPr>
            <w:r>
              <w:rPr>
                <w:rFonts w:ascii="Arial" w:hAnsi="Arial" w:eastAsia="Times New Roman" w:cs="Arial"/>
                <w:sz w:val="22"/>
                <w:szCs w:val="22"/>
                <w:lang w:val="en-US" w:eastAsia="ru-RU"/>
              </w:rPr>
              <w:t>Java 1</w:t>
            </w:r>
            <w:r w:rsidR="00F3278A">
              <w:rPr>
                <w:rFonts w:ascii="Arial" w:hAnsi="Arial" w:eastAsia="Times New Roman" w:cs="Arial"/>
                <w:sz w:val="22"/>
                <w:szCs w:val="22"/>
                <w:lang w:val="en-US" w:eastAsia="ru-RU"/>
              </w:rPr>
              <w:t>7</w:t>
            </w:r>
          </w:p>
        </w:tc>
      </w:tr>
      <w:tr w:rsidRPr="00F418C2" w:rsidR="006A0EBF" w:rsidTr="004D471E" w14:paraId="2AEFBC65" w14:textId="77777777">
        <w:tc>
          <w:tcPr>
            <w:tcW w:w="2666" w:type="dxa"/>
            <w:shd w:val="clear" w:color="auto" w:fill="FFFFFF" w:themeFill="background1"/>
            <w:tcMar>
              <w:top w:w="105" w:type="dxa"/>
              <w:left w:w="150" w:type="dxa"/>
              <w:bottom w:w="105" w:type="dxa"/>
              <w:right w:w="150" w:type="dxa"/>
            </w:tcMar>
            <w:hideMark/>
          </w:tcPr>
          <w:p w:rsidRPr="00FC66A0" w:rsidR="00FC66A0" w:rsidP="00FC66A0" w:rsidRDefault="00FC66A0" w14:paraId="1D9C3BD3"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Source code Registry</w:t>
            </w:r>
          </w:p>
        </w:tc>
        <w:tc>
          <w:tcPr>
            <w:tcW w:w="6494" w:type="dxa"/>
            <w:shd w:val="clear" w:color="auto" w:fill="FFFFFF" w:themeFill="background1"/>
            <w:tcMar>
              <w:top w:w="105" w:type="dxa"/>
              <w:left w:w="150" w:type="dxa"/>
              <w:bottom w:w="105" w:type="dxa"/>
              <w:right w:w="150" w:type="dxa"/>
            </w:tcMar>
            <w:hideMark/>
          </w:tcPr>
          <w:p w:rsidRPr="00B21012" w:rsidR="00FC66A0" w:rsidP="00FC66A0" w:rsidRDefault="4727F829" w14:paraId="0DAFC39B" w14:textId="11574D93">
            <w:pPr>
              <w:rPr>
                <w:rFonts w:ascii="Arial" w:hAnsi="Arial" w:eastAsia="Times New Roman" w:cs="Arial"/>
                <w:sz w:val="22"/>
                <w:szCs w:val="22"/>
                <w:lang w:val="ru-RU" w:eastAsia="ru-RU"/>
              </w:rPr>
            </w:pPr>
            <w:r w:rsidRPr="00B21012">
              <w:rPr>
                <w:rFonts w:ascii="Arial" w:hAnsi="Arial" w:eastAsia="Times New Roman" w:cs="Arial"/>
                <w:sz w:val="22"/>
                <w:szCs w:val="22"/>
                <w:lang w:val="en-US" w:eastAsia="ru-RU"/>
              </w:rPr>
              <w:t>https</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bitbucket</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org</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injazat</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workspace</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identity</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service</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src</w:t>
            </w:r>
            <w:r w:rsidRPr="00B21012">
              <w:rPr>
                <w:rFonts w:ascii="Arial" w:hAnsi="Arial" w:eastAsia="Times New Roman" w:cs="Arial"/>
                <w:sz w:val="22"/>
                <w:szCs w:val="22"/>
                <w:lang w:val="ru-RU" w:eastAsia="ru-RU"/>
              </w:rPr>
              <w:t>/</w:t>
            </w:r>
            <w:r w:rsidRPr="00B21012">
              <w:rPr>
                <w:rFonts w:ascii="Arial" w:hAnsi="Arial" w:eastAsia="Times New Roman" w:cs="Arial"/>
                <w:sz w:val="22"/>
                <w:szCs w:val="22"/>
                <w:lang w:val="en-US" w:eastAsia="ru-RU"/>
              </w:rPr>
              <w:t>main</w:t>
            </w:r>
            <w:r w:rsidRPr="00B21012">
              <w:rPr>
                <w:rFonts w:ascii="Arial" w:hAnsi="Arial" w:eastAsia="Times New Roman" w:cs="Arial"/>
                <w:sz w:val="22"/>
                <w:szCs w:val="22"/>
                <w:lang w:val="ru-RU" w:eastAsia="ru-RU"/>
              </w:rPr>
              <w:t>/</w:t>
            </w:r>
          </w:p>
        </w:tc>
      </w:tr>
      <w:tr w:rsidRPr="00FC66A0" w:rsidR="001256E7" w:rsidTr="004D471E" w14:paraId="551B957A" w14:textId="77777777">
        <w:tc>
          <w:tcPr>
            <w:tcW w:w="2666" w:type="dxa"/>
            <w:shd w:val="clear" w:color="auto" w:fill="FFFFFF" w:themeFill="background1"/>
            <w:tcMar>
              <w:top w:w="105" w:type="dxa"/>
              <w:left w:w="150" w:type="dxa"/>
              <w:bottom w:w="105" w:type="dxa"/>
              <w:right w:w="150" w:type="dxa"/>
            </w:tcMar>
            <w:hideMark/>
          </w:tcPr>
          <w:p w:rsidRPr="00B21012" w:rsidR="00FC66A0" w:rsidP="00FC66A0" w:rsidRDefault="00FC66A0" w14:paraId="15829C79" w14:textId="6662C006">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 xml:space="preserve">Dependencies </w:t>
            </w:r>
          </w:p>
        </w:tc>
        <w:tc>
          <w:tcPr>
            <w:tcW w:w="6494" w:type="dxa"/>
            <w:shd w:val="clear" w:color="auto" w:fill="FFFFFF" w:themeFill="background1"/>
            <w:tcMar>
              <w:top w:w="105" w:type="dxa"/>
              <w:left w:w="150" w:type="dxa"/>
              <w:bottom w:w="105" w:type="dxa"/>
              <w:right w:w="150" w:type="dxa"/>
            </w:tcMar>
          </w:tcPr>
          <w:p w:rsidRPr="00B21012" w:rsidR="00FC66A0" w:rsidP="00B21012" w:rsidRDefault="0000575D" w14:paraId="1BF9B182" w14:textId="64EB0547">
            <w:pPr>
              <w:rPr>
                <w:rFonts w:ascii="Arial" w:hAnsi="Arial" w:eastAsia="Times New Roman" w:cs="Arial"/>
                <w:sz w:val="22"/>
                <w:szCs w:val="22"/>
                <w:lang w:val="ru-RU" w:eastAsia="ru-RU"/>
              </w:rPr>
            </w:pPr>
            <w:r w:rsidRPr="007C6B14">
              <w:rPr>
                <w:rFonts w:ascii="Arial" w:hAnsi="Arial" w:eastAsia="Times New Roman" w:cs="Arial"/>
                <w:sz w:val="22"/>
                <w:szCs w:val="22"/>
                <w:lang w:val="pl-PL" w:eastAsia="ru-RU"/>
              </w:rPr>
              <w:t>Notification Service Module</w:t>
            </w:r>
          </w:p>
        </w:tc>
      </w:tr>
      <w:tr w:rsidRPr="00FC66A0" w:rsidR="001256E7" w:rsidTr="004D471E" w14:paraId="5B6E3CB8" w14:textId="77777777">
        <w:tc>
          <w:tcPr>
            <w:tcW w:w="2666" w:type="dxa"/>
            <w:shd w:val="clear" w:color="auto" w:fill="FFFFFF" w:themeFill="background1"/>
            <w:tcMar>
              <w:top w:w="105" w:type="dxa"/>
              <w:left w:w="150" w:type="dxa"/>
              <w:bottom w:w="105" w:type="dxa"/>
              <w:right w:w="150" w:type="dxa"/>
            </w:tcMar>
            <w:hideMark/>
          </w:tcPr>
          <w:p w:rsidRPr="00B21012" w:rsidR="00FC66A0" w:rsidP="00FC66A0" w:rsidRDefault="00FC66A0" w14:paraId="432B1F96" w14:textId="4299E15E">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Communication protocol</w:t>
            </w:r>
          </w:p>
        </w:tc>
        <w:tc>
          <w:tcPr>
            <w:tcW w:w="6494" w:type="dxa"/>
            <w:shd w:val="clear" w:color="auto" w:fill="FFFFFF" w:themeFill="background1"/>
            <w:tcMar>
              <w:top w:w="105" w:type="dxa"/>
              <w:left w:w="150" w:type="dxa"/>
              <w:bottom w:w="105" w:type="dxa"/>
              <w:right w:w="150" w:type="dxa"/>
            </w:tcMar>
            <w:hideMark/>
          </w:tcPr>
          <w:p w:rsidRPr="00B21012" w:rsidR="00FC66A0" w:rsidP="00B21012" w:rsidRDefault="00BF347B" w14:paraId="686A91F4" w14:textId="44B61591">
            <w:pPr>
              <w:rPr>
                <w:rFonts w:ascii="Arial" w:hAnsi="Arial" w:eastAsia="Times New Roman" w:cs="Arial"/>
                <w:sz w:val="22"/>
                <w:szCs w:val="22"/>
                <w:lang w:val="ru-RU" w:eastAsia="ru-RU"/>
              </w:rPr>
            </w:pPr>
            <w:r w:rsidRPr="00B21012">
              <w:rPr>
                <w:rFonts w:ascii="Arial" w:hAnsi="Arial" w:eastAsia="Times New Roman" w:cs="Arial"/>
                <w:sz w:val="22"/>
                <w:szCs w:val="22"/>
                <w:lang w:val="en-US" w:eastAsia="ru-RU"/>
              </w:rPr>
              <w:t>REST/HTTP, gRPC</w:t>
            </w:r>
          </w:p>
        </w:tc>
      </w:tr>
      <w:tr w:rsidRPr="00FC66A0" w:rsidR="001256E7" w:rsidTr="004D471E" w14:paraId="36D75006" w14:textId="77777777">
        <w:tc>
          <w:tcPr>
            <w:tcW w:w="2666" w:type="dxa"/>
            <w:shd w:val="clear" w:color="auto" w:fill="FFFFFF" w:themeFill="background1"/>
            <w:tcMar>
              <w:top w:w="105" w:type="dxa"/>
              <w:left w:w="150" w:type="dxa"/>
              <w:bottom w:w="105" w:type="dxa"/>
              <w:right w:w="150" w:type="dxa"/>
            </w:tcMar>
            <w:hideMark/>
          </w:tcPr>
          <w:p w:rsidRPr="00FC66A0" w:rsidR="00FC66A0" w:rsidP="00FC66A0" w:rsidRDefault="00FC66A0" w14:paraId="23CA1582" w14:textId="5D710BE5">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Connection endpoint </w:t>
            </w:r>
          </w:p>
        </w:tc>
        <w:tc>
          <w:tcPr>
            <w:tcW w:w="6494" w:type="dxa"/>
            <w:shd w:val="clear" w:color="auto" w:fill="FFFFFF" w:themeFill="background1"/>
            <w:tcMar>
              <w:top w:w="105" w:type="dxa"/>
              <w:left w:w="150" w:type="dxa"/>
              <w:bottom w:w="105" w:type="dxa"/>
              <w:right w:w="150" w:type="dxa"/>
            </w:tcMar>
          </w:tcPr>
          <w:p w:rsidRPr="00536376" w:rsidR="00FC66A0" w:rsidP="669F3811" w:rsidRDefault="6C259C8D" w14:paraId="48E3A0FB" w14:textId="35B3D362">
            <w:pPr>
              <w:rPr>
                <w:rFonts w:ascii="Arial" w:hAnsi="Arial" w:eastAsia="Times New Roman" w:cs="Arial"/>
                <w:i/>
                <w:iCs/>
                <w:color w:val="A6A6A6" w:themeColor="background1" w:themeShade="A6"/>
                <w:sz w:val="22"/>
                <w:szCs w:val="22"/>
                <w:lang w:val="en-US" w:eastAsia="ru-RU"/>
              </w:rPr>
            </w:pPr>
            <w:r w:rsidRPr="00B21012">
              <w:rPr>
                <w:rFonts w:ascii="Arial" w:hAnsi="Arial" w:eastAsia="Arial" w:cs="Arial"/>
                <w:color w:val="212121"/>
                <w:sz w:val="22"/>
                <w:szCs w:val="22"/>
                <w:lang w:val="en-US"/>
              </w:rPr>
              <w:t>/identity/actuator/health</w:t>
            </w:r>
            <w:r w:rsidRPr="00B21012" w:rsidR="4605D912">
              <w:rPr>
                <w:rFonts w:ascii="Arial" w:hAnsi="Arial" w:eastAsia="Arial" w:cs="Arial"/>
                <w:color w:val="212121"/>
                <w:sz w:val="22"/>
                <w:szCs w:val="22"/>
                <w:lang w:val="en-US"/>
              </w:rPr>
              <w:t xml:space="preserve"> </w:t>
            </w:r>
          </w:p>
          <w:p w:rsidRPr="00B21012" w:rsidR="00FC66A0" w:rsidP="00FC66A0" w:rsidRDefault="4605D912" w14:paraId="1AA7EA61" w14:textId="73AD1B26">
            <w:pPr>
              <w:rPr>
                <w:rFonts w:ascii="Arial" w:hAnsi="Arial" w:eastAsia="Arial" w:cs="Arial"/>
                <w:color w:val="A6A6A6" w:themeColor="background1" w:themeShade="A6"/>
                <w:sz w:val="22"/>
                <w:szCs w:val="22"/>
                <w:lang w:val="en-US"/>
              </w:rPr>
            </w:pPr>
            <w:r w:rsidRPr="00B21012">
              <w:rPr>
                <w:rFonts w:ascii="Arial" w:hAnsi="Arial" w:eastAsia="Arial" w:cs="Arial"/>
                <w:color w:val="212121"/>
                <w:sz w:val="22"/>
                <w:szCs w:val="22"/>
                <w:lang w:val="en-US"/>
              </w:rPr>
              <w:t>Port: 8090</w:t>
            </w:r>
          </w:p>
        </w:tc>
      </w:tr>
      <w:tr w:rsidRPr="00FC66A0" w:rsidR="001256E7" w:rsidTr="004D471E" w14:paraId="2F17A656" w14:textId="77777777">
        <w:tc>
          <w:tcPr>
            <w:tcW w:w="2666" w:type="dxa"/>
            <w:shd w:val="clear" w:color="auto" w:fill="FFFFFF" w:themeFill="background1"/>
            <w:tcMar>
              <w:top w:w="105" w:type="dxa"/>
              <w:left w:w="150" w:type="dxa"/>
              <w:bottom w:w="105" w:type="dxa"/>
              <w:right w:w="150" w:type="dxa"/>
            </w:tcMar>
            <w:hideMark/>
          </w:tcPr>
          <w:p w:rsidRPr="00FC66A0" w:rsidR="00FC66A0" w:rsidP="00FC66A0" w:rsidRDefault="00FC66A0" w14:paraId="6B1DD05A" w14:textId="3E2EB937">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Data persistence </w:t>
            </w:r>
          </w:p>
        </w:tc>
        <w:tc>
          <w:tcPr>
            <w:tcW w:w="6494" w:type="dxa"/>
            <w:shd w:val="clear" w:color="auto" w:fill="FFFFFF" w:themeFill="background1"/>
            <w:tcMar>
              <w:top w:w="105" w:type="dxa"/>
              <w:left w:w="150" w:type="dxa"/>
              <w:bottom w:w="105" w:type="dxa"/>
              <w:right w:w="150" w:type="dxa"/>
            </w:tcMar>
            <w:hideMark/>
          </w:tcPr>
          <w:p w:rsidRPr="00721203" w:rsidR="00915DD1" w:rsidP="00721203" w:rsidRDefault="00215DD4" w14:paraId="71CF0C4C" w14:textId="599D9879">
            <w:pPr>
              <w:rPr>
                <w:rFonts w:ascii="Arial" w:hAnsi="Arial" w:eastAsia="Times New Roman" w:cs="Arial"/>
                <w:color w:val="A6A6A6" w:themeColor="background1" w:themeShade="A6"/>
                <w:sz w:val="22"/>
                <w:szCs w:val="22"/>
                <w:lang w:val="en-US" w:eastAsia="ru-RU"/>
              </w:rPr>
            </w:pPr>
            <w:r w:rsidRPr="00B21012">
              <w:rPr>
                <w:rFonts w:ascii="Arial" w:hAnsi="Arial" w:eastAsia="Times New Roman" w:cs="Arial"/>
                <w:sz w:val="22"/>
                <w:szCs w:val="22"/>
                <w:lang w:val="en-US" w:eastAsia="ru-RU"/>
              </w:rPr>
              <w:t>Azure MS SQL</w:t>
            </w:r>
          </w:p>
        </w:tc>
      </w:tr>
    </w:tbl>
    <w:p w:rsidRPr="00536376" w:rsidR="00F219A1" w:rsidP="00F219A1" w:rsidRDefault="00F219A1" w14:paraId="7381A600" w14:textId="77777777">
      <w:pPr>
        <w:pStyle w:val="NormalWeb"/>
        <w:shd w:val="clear" w:color="auto" w:fill="FFFFFF"/>
        <w:spacing w:before="0" w:beforeAutospacing="0" w:after="0" w:afterAutospacing="0"/>
        <w:ind w:left="709"/>
        <w:rPr>
          <w:rFonts w:ascii="Arial" w:hAnsi="Arial" w:cs="Arial"/>
          <w:color w:val="1F1F1F"/>
          <w:lang w:val="en-US"/>
        </w:rPr>
      </w:pPr>
    </w:p>
    <w:p w:rsidRPr="00500328" w:rsidR="0003552F" w:rsidRDefault="4137479C" w14:paraId="79F60C76" w14:textId="186EB9CC">
      <w:pPr>
        <w:pStyle w:val="Heading4"/>
        <w:ind w:left="720"/>
        <w:rPr>
          <w:b/>
          <w:bCs/>
        </w:rPr>
        <w:pPrChange w:author="Mohmmad Modallal" w:date="2025-07-17T15:58:00Z" w16du:dateUtc="2025-07-17T11:58:00Z" w:id="329">
          <w:pPr>
            <w:pStyle w:val="NormalWeb"/>
            <w:numPr>
              <w:ilvl w:val="3"/>
              <w:numId w:val="7"/>
            </w:numPr>
            <w:shd w:val="clear" w:color="auto" w:fill="FFFFFF" w:themeFill="background1"/>
            <w:spacing w:before="0" w:beforeAutospacing="0" w:after="0" w:afterAutospacing="0"/>
            <w:ind w:left="709" w:hanging="851"/>
          </w:pPr>
        </w:pPrChange>
      </w:pPr>
      <w:commentRangeStart w:id="330"/>
      <w:r w:rsidRPr="665B71E6">
        <w:rPr>
          <w:b/>
          <w:bCs/>
        </w:rPr>
        <w:t>Interfaces</w:t>
      </w:r>
      <w:commentRangeEnd w:id="330"/>
      <w:r w:rsidRPr="00500328" w:rsidR="0003552F">
        <w:rPr>
          <w:rStyle w:val="CommentReference"/>
          <w:b/>
          <w:bCs/>
          <w:sz w:val="24"/>
          <w:szCs w:val="24"/>
        </w:rPr>
        <w:commentReference w:id="330"/>
      </w:r>
    </w:p>
    <w:p w:rsidR="00254CCC" w:rsidP="665B71E6" w:rsidRDefault="13DB06D1" w14:paraId="34840535" w14:textId="77777777">
      <w:pPr>
        <w:pStyle w:val="Heading5"/>
        <w:ind w:left="990" w:hanging="990"/>
      </w:pPr>
      <w:r>
        <w:t>Inbound APIs</w:t>
      </w:r>
      <w:r w:rsidR="5920147E">
        <w:t xml:space="preserve"> </w:t>
      </w:r>
    </w:p>
    <w:tbl>
      <w:tblPr>
        <w:tblStyle w:val="TableGrid"/>
        <w:tblW w:w="9140" w:type="dxa"/>
        <w:tblInd w:w="0" w:type="dxa"/>
        <w:tblLook w:val="04A0" w:firstRow="1" w:lastRow="0" w:firstColumn="1" w:lastColumn="0" w:noHBand="0" w:noVBand="1"/>
      </w:tblPr>
      <w:tblGrid>
        <w:gridCol w:w="3240"/>
        <w:gridCol w:w="5900"/>
      </w:tblGrid>
      <w:tr w:rsidRPr="008D3985" w:rsidR="00940DC8" w:rsidTr="665B71E6" w14:paraId="764D92C3" w14:textId="77777777">
        <w:trPr>
          <w:trHeight w:val="300"/>
        </w:trPr>
        <w:tc>
          <w:tcPr>
            <w:tcW w:w="3240" w:type="dxa"/>
            <w:shd w:val="clear" w:color="auto" w:fill="BFBFBF" w:themeFill="background1" w:themeFillShade="BF"/>
          </w:tcPr>
          <w:p w:rsidRPr="00252A1F" w:rsidR="006231AF" w:rsidP="665B71E6" w:rsidRDefault="477CC2FA" w14:paraId="3B72C254" w14:textId="41AAF5EF">
            <w:pPr>
              <w:jc w:val="center"/>
              <w:rPr>
                <w:rFonts w:ascii="Arial" w:hAnsi="Arial" w:cs="Arial"/>
                <w:b/>
                <w:bCs/>
                <w:lang w:eastAsia="ru-RU"/>
                <w:rPrChange w:author="Mohmmad Modallal" w:date="2025-07-17T14:35:00Z" w16du:dateUtc="2025-07-17T10:35:00Z" w:id="331">
                  <w:rPr>
                    <w:rFonts w:cstheme="majorBidi"/>
                    <w:lang w:eastAsia="ru-RU"/>
                  </w:rPr>
                </w:rPrChange>
              </w:rPr>
            </w:pPr>
            <w:r w:rsidRPr="665B71E6">
              <w:rPr>
                <w:rFonts w:ascii="Arial" w:hAnsi="Arial" w:cs="Arial"/>
                <w:b/>
                <w:bCs/>
                <w:lang w:eastAsia="ru-RU"/>
              </w:rPr>
              <w:t>Source/Provider</w:t>
            </w:r>
          </w:p>
        </w:tc>
        <w:tc>
          <w:tcPr>
            <w:tcW w:w="5900" w:type="dxa"/>
            <w:shd w:val="clear" w:color="auto" w:fill="BFBFBF" w:themeFill="background1" w:themeFillShade="BF"/>
          </w:tcPr>
          <w:p w:rsidRPr="00252A1F" w:rsidR="006231AF" w:rsidP="665B71E6" w:rsidRDefault="477CC2FA" w14:paraId="3C95F1B3" w14:textId="7D78820E">
            <w:pPr>
              <w:spacing w:line="259" w:lineRule="auto"/>
              <w:jc w:val="center"/>
            </w:pPr>
            <w:r w:rsidRPr="665B71E6">
              <w:rPr>
                <w:rFonts w:ascii="Arial" w:hAnsi="Arial" w:cs="Arial"/>
                <w:b/>
                <w:bCs/>
                <w:lang w:eastAsia="ru-RU"/>
              </w:rPr>
              <w:t>Function Ref</w:t>
            </w:r>
          </w:p>
        </w:tc>
      </w:tr>
      <w:tr w:rsidRPr="00252A1F" w:rsidR="00940DC8" w:rsidTr="665B71E6" w14:paraId="0CD307D8" w14:textId="77777777">
        <w:trPr>
          <w:trHeight w:val="300"/>
        </w:trPr>
        <w:tc>
          <w:tcPr>
            <w:tcW w:w="3240" w:type="dxa"/>
          </w:tcPr>
          <w:p w:rsidRPr="008D3985" w:rsidR="006231AF" w:rsidP="665B71E6" w:rsidRDefault="477CC2FA" w14:paraId="54699B3F" w14:textId="6C8F8FA7">
            <w:pPr>
              <w:spacing w:line="259" w:lineRule="auto"/>
              <w:rPr>
                <w:rFonts w:ascii="Arial" w:hAnsi="Arial" w:cs="Arial"/>
                <w:lang w:eastAsia="ru-RU"/>
              </w:rPr>
            </w:pPr>
            <w:r w:rsidRPr="665B71E6">
              <w:rPr>
                <w:rFonts w:ascii="Arial" w:hAnsi="Arial" w:cs="Arial"/>
                <w:lang w:eastAsia="ru-RU"/>
              </w:rPr>
              <w:t>UAE Pass</w:t>
            </w:r>
          </w:p>
        </w:tc>
        <w:tc>
          <w:tcPr>
            <w:tcW w:w="5900" w:type="dxa"/>
          </w:tcPr>
          <w:p w:rsidRPr="008D3985" w:rsidR="006231AF" w:rsidP="665B71E6" w:rsidRDefault="477CC2FA" w14:paraId="7275B24D" w14:textId="4F35D52C">
            <w:pPr>
              <w:rPr>
                <w:rStyle w:val="QuoteChar"/>
                <w:rFonts w:ascii="Arial" w:hAnsi="Arial" w:cs="Arial"/>
                <w:sz w:val="18"/>
                <w:szCs w:val="18"/>
                <w:rPrChange w:author="Unknown" w16du:dateUtc="2025-07-17T10:32:00Z" w:id="332">
                  <w:rPr>
                    <w:lang w:eastAsia="ru-RU"/>
                  </w:rPr>
                </w:rPrChange>
              </w:rPr>
            </w:pPr>
            <w:r w:rsidRPr="665B71E6">
              <w:rPr>
                <w:rFonts w:ascii="Arial" w:hAnsi="Arial" w:eastAsia="Times New Roman" w:cs="Arial"/>
                <w:lang w:eastAsia="ru-RU" w:bidi="hi-IN"/>
              </w:rPr>
              <w:t>FR-001-001</w:t>
            </w:r>
          </w:p>
        </w:tc>
      </w:tr>
      <w:tr w:rsidRPr="00252A1F" w:rsidR="00940DC8" w:rsidTr="665B71E6" w14:paraId="72169C4E" w14:textId="77777777">
        <w:trPr>
          <w:trHeight w:val="300"/>
        </w:trPr>
        <w:tc>
          <w:tcPr>
            <w:tcW w:w="3240" w:type="dxa"/>
          </w:tcPr>
          <w:p w:rsidRPr="008D3985" w:rsidR="006231AF" w:rsidP="001F5133" w:rsidRDefault="006231AF" w14:paraId="18AD0E7C" w14:textId="77777777">
            <w:pPr>
              <w:rPr>
                <w:rFonts w:ascii="Arial" w:hAnsi="Arial" w:cs="Arial"/>
                <w:lang w:eastAsia="ru-RU"/>
                <w:rPrChange w:author="Unknown" w16du:dateUtc="2025-07-17T10:32:00Z" w:id="333">
                  <w:rPr>
                    <w:lang w:eastAsia="ru-RU"/>
                  </w:rPr>
                </w:rPrChange>
              </w:rPr>
            </w:pPr>
          </w:p>
        </w:tc>
        <w:tc>
          <w:tcPr>
            <w:tcW w:w="5900" w:type="dxa"/>
          </w:tcPr>
          <w:p w:rsidRPr="008D3985" w:rsidR="006231AF" w:rsidP="001F5133" w:rsidRDefault="006231AF" w14:paraId="42116A5D" w14:textId="77777777">
            <w:pPr>
              <w:rPr>
                <w:rFonts w:ascii="Arial" w:hAnsi="Arial" w:cs="Arial"/>
                <w:lang w:eastAsia="ru-RU"/>
                <w:rPrChange w:author="Unknown" w16du:dateUtc="2025-07-17T10:32:00Z" w:id="334">
                  <w:rPr>
                    <w:lang w:eastAsia="ru-RU"/>
                  </w:rPr>
                </w:rPrChange>
              </w:rPr>
            </w:pPr>
          </w:p>
        </w:tc>
      </w:tr>
    </w:tbl>
    <w:p w:rsidRPr="008959ED" w:rsidR="006231AF" w:rsidRDefault="006231AF" w14:paraId="6FDDA9B1" w14:textId="77777777">
      <w:pPr>
        <w:pPrChange w:author="Mohmmad Modallal" w:date="2025-07-17T15:58:00Z" w16du:dateUtc="2025-07-17T11:58:00Z" w:id="335">
          <w:pPr>
            <w:pStyle w:val="Heading3"/>
            <w:numPr>
              <w:ilvl w:val="0"/>
              <w:numId w:val="0"/>
            </w:numPr>
            <w:ind w:left="0" w:firstLine="0"/>
          </w:pPr>
        </w:pPrChange>
      </w:pPr>
    </w:p>
    <w:p w:rsidR="00D13ABF" w:rsidP="665B71E6" w:rsidRDefault="5AC92ADE" w14:paraId="0F3DD5E4" w14:textId="2B5041C4">
      <w:pPr>
        <w:pStyle w:val="Heading5"/>
        <w:ind w:left="990" w:hanging="990"/>
      </w:pPr>
      <w:r>
        <w:t>Outbound APIs</w:t>
      </w:r>
      <w:r w:rsidR="441A2CE4">
        <w:t xml:space="preserve"> </w:t>
      </w:r>
      <w:r w:rsidR="2E8BE264">
        <w:t xml:space="preserve">-&gt; </w:t>
      </w:r>
      <w:r w:rsidR="441A2CE4">
        <w:t>Rereferring to postman collection documentation.</w:t>
      </w:r>
    </w:p>
    <w:p w:rsidRPr="000C3676" w:rsidR="000C3676" w:rsidP="665B71E6" w:rsidRDefault="000C3676" w14:paraId="1095477D" w14:textId="6662F400">
      <w:pPr>
        <w:rPr>
          <w:rFonts w:ascii="Arial" w:hAnsi="Arial" w:cs="Arial"/>
          <w:rPrChange w:author="Mohmmad Modallal" w:date="2025-07-17T15:18:00Z" w16du:dateUtc="2025-07-17T10:32:00Z" w:id="336">
            <w:rPr>
              <w:b/>
              <w:bCs/>
              <w:lang w:val="en-US"/>
            </w:rPr>
          </w:rPrChange>
        </w:rPr>
      </w:pPr>
    </w:p>
    <w:p w:rsidRPr="00500328" w:rsidR="004E1225" w:rsidP="4E12B026" w:rsidRDefault="004E1225" w14:paraId="56607868" w14:textId="27480284">
      <w:pPr>
        <w:pStyle w:val="Heading4"/>
        <w:rPr>
          <w:ins w:author="Mohmmad Modallal" w:date="2025-07-17T14:01:00Z" w16du:dateUtc="2025-07-17T10:01:00Z" w:id="1292442099"/>
          <w:b w:val="1"/>
          <w:bCs w:val="1"/>
        </w:rPr>
      </w:pPr>
      <w:commentRangeStart w:id="339"/>
      <w:commentRangeStart w:id="340"/>
      <w:r w:rsidRPr="4E12B026" w:rsidR="004E1225">
        <w:rPr>
          <w:b w:val="1"/>
          <w:bCs w:val="1"/>
        </w:rPr>
        <w:t xml:space="preserve">Data Model </w:t>
      </w:r>
      <w:r w:rsidRPr="4E12B026" w:rsidR="004E1225">
        <w:rPr>
          <w:b w:val="1"/>
          <w:bCs w:val="1"/>
        </w:rPr>
        <w:t>Description</w:t>
      </w:r>
      <w:commentRangeEnd w:id="340"/>
      <w:r>
        <w:rPr>
          <w:rStyle w:val="CommentReference"/>
        </w:rPr>
        <w:commentReference w:id="340"/>
      </w:r>
      <w:commentRangeEnd w:id="339"/>
      <w:r>
        <w:rPr>
          <w:rStyle w:val="CommentReference"/>
        </w:rPr>
        <w:commentReference w:id="339"/>
      </w:r>
    </w:p>
    <w:p w:rsidRPr="008A11A4" w:rsidR="005A79B4" w:rsidDel="00F53471" w:rsidRDefault="005A79B4" w14:paraId="79272EB5" w14:textId="5C7C610D">
      <w:pPr>
        <w:pStyle w:val="NormalWeb"/>
        <w:shd w:val="clear" w:color="auto" w:fill="FFFFFF" w:themeFill="background1"/>
        <w:spacing w:before="0" w:beforeAutospacing="0" w:after="0" w:afterAutospacing="0"/>
        <w:ind w:left="-142"/>
        <w:rPr>
          <w:del w:author="Mohmmad Modallal" w:date="2025-07-17T14:02:00Z" w16du:dateUtc="2025-07-17T10:02:00Z" w:id="341"/>
          <w:rFonts w:ascii="Arial" w:hAnsi="Arial" w:cs="Arial"/>
          <w:b/>
          <w:bCs/>
          <w:i/>
          <w:iCs/>
          <w:lang w:val="en-US"/>
          <w:rPrChange w:author="Mohmmad Modallal" w:date="2025-07-17T15:14:00Z" w16du:dateUtc="2025-07-17T11:14:00Z" w:id="342">
            <w:rPr>
              <w:del w:author="Mohmmad Modallal" w:date="2025-07-17T14:02:00Z" w16du:dateUtc="2025-07-17T10:02:00Z" w:id="343"/>
              <w:rFonts w:ascii="Arial" w:hAnsi="Arial" w:cs="Arial"/>
              <w:color w:val="1F1F1F"/>
              <w:lang w:val="en-US"/>
            </w:rPr>
          </w:rPrChange>
        </w:rPr>
        <w:pPrChange w:author="Mohmmad Modallal" w:date="2025-07-17T15:58:00Z" w16du:dateUtc="2025-07-17T11:58:00Z" w:id="344">
          <w:pPr>
            <w:pStyle w:val="NormalWeb"/>
            <w:numPr>
              <w:ilvl w:val="3"/>
              <w:numId w:val="7"/>
            </w:numPr>
            <w:shd w:val="clear" w:color="auto" w:fill="FFFFFF" w:themeFill="background1"/>
            <w:spacing w:before="0" w:beforeAutospacing="0" w:after="0" w:afterAutospacing="0"/>
            <w:ind w:left="709" w:hanging="851"/>
          </w:pPr>
        </w:pPrChange>
      </w:pPr>
    </w:p>
    <w:p w:rsidRPr="00AA4598" w:rsidR="004E1225" w:rsidRDefault="004E1225" w14:paraId="07CD212F" w14:textId="1FF63502">
      <w:pPr>
        <w:pStyle w:val="NormalWeb"/>
        <w:shd w:val="clear" w:color="auto" w:fill="FFFFFF"/>
        <w:spacing w:before="0" w:beforeAutospacing="0" w:after="0" w:afterAutospacing="0"/>
        <w:rPr>
          <w:del w:author="Mohmmad Modallal" w:date="2025-07-17T14:02:00Z" w16du:dateUtc="2025-07-17T10:02:00Z" w:id="345"/>
          <w:rFonts w:ascii="Arial" w:hAnsi="Arial" w:cs="Arial"/>
          <w:color w:val="1F1F1F"/>
          <w:lang w:val="en-US"/>
        </w:rPr>
        <w:pPrChange w:author="Mohmmad Modallal" w:date="2025-07-17T17:18:00Z" w16du:dateUtc="2025-07-17T13:18:00Z" w:id="346">
          <w:pPr>
            <w:pStyle w:val="NormalWeb"/>
            <w:shd w:val="clear" w:color="auto" w:fill="FFFFFF"/>
            <w:spacing w:before="0" w:beforeAutospacing="0" w:after="0" w:afterAutospacing="0"/>
            <w:ind w:left="709"/>
          </w:pPr>
        </w:pPrChange>
      </w:pPr>
    </w:p>
    <w:p w:rsidR="00FE54F8" w:rsidP="00DB38D5" w:rsidRDefault="00FE54F8" w14:paraId="34EA45F4" w14:textId="108D3001">
      <w:pPr>
        <w:pStyle w:val="NormalWeb"/>
        <w:shd w:val="clear" w:color="auto" w:fill="FFFFFF"/>
        <w:spacing w:before="0" w:beforeAutospacing="0" w:after="0" w:afterAutospacing="0" w:line="276" w:lineRule="auto"/>
        <w:ind w:firstLine="709"/>
        <w:jc w:val="both"/>
        <w:rPr>
          <w:del w:author="Mohmmad Modallal" w:date="2025-07-17T15:14:00Z" w16du:dateUtc="2025-07-17T11:14:00Z" w:id="347"/>
          <w:rFonts w:ascii="Arial" w:hAnsi="Arial" w:cs="Arial"/>
          <w:color w:val="1F1F1F"/>
          <w:lang w:val="en-US"/>
        </w:rPr>
      </w:pPr>
      <w:del w:author="Mohmmad Modallal" w:date="2025-07-17T15:14:00Z" w16du:dateUtc="2025-07-17T11:14:00Z" w:id="348">
        <w:r w:rsidRPr="00B21012">
          <w:rPr>
            <w:rFonts w:ascii="Arial" w:hAnsi="Arial" w:cs="Arial"/>
            <w:color w:val="1F1F1F"/>
            <w:lang w:val="en-US"/>
          </w:rPr>
          <w:delText xml:space="preserve">Identity Service Module </w:delText>
        </w:r>
        <w:r w:rsidR="004E176A">
          <w:rPr>
            <w:rFonts w:ascii="Arial" w:hAnsi="Arial" w:cs="Arial"/>
            <w:color w:val="1F1F1F"/>
            <w:lang w:val="en-US"/>
          </w:rPr>
          <w:delText xml:space="preserve">is </w:delText>
        </w:r>
      </w:del>
      <w:del w:author="Mohmmad Modallal" w:date="2025-07-17T14:16:00Z" w16du:dateUtc="2025-07-17T10:16:00Z" w:id="349">
        <w:r w:rsidR="004E176A">
          <w:rPr>
            <w:rFonts w:ascii="Arial" w:hAnsi="Arial" w:cs="Arial"/>
            <w:color w:val="1F1F1F"/>
            <w:lang w:val="en-US"/>
          </w:rPr>
          <w:delText>backed by</w:delText>
        </w:r>
      </w:del>
      <w:del w:author="Mohmmad Modallal" w:date="2025-07-17T15:14:00Z" w16du:dateUtc="2025-07-17T11:14:00Z" w:id="350">
        <w:r w:rsidRPr="00B21012">
          <w:rPr>
            <w:rFonts w:ascii="Arial" w:hAnsi="Arial" w:cs="Arial"/>
            <w:color w:val="1F1F1F"/>
            <w:lang w:val="en-US"/>
          </w:rPr>
          <w:delText xml:space="preserve"> the</w:delText>
        </w:r>
        <w:r>
          <w:rPr>
            <w:rFonts w:ascii="Arial" w:hAnsi="Arial" w:cs="Arial"/>
            <w:color w:val="1F1F1F"/>
            <w:lang w:val="en-US"/>
          </w:rPr>
          <w:delText xml:space="preserve"> following database s</w:delText>
        </w:r>
        <w:r w:rsidR="004E176A">
          <w:rPr>
            <w:rFonts w:ascii="Arial" w:hAnsi="Arial" w:cs="Arial"/>
            <w:color w:val="1F1F1F"/>
            <w:lang w:val="en-US"/>
          </w:rPr>
          <w:delText>chemas within Azure MS SQL instance:</w:delText>
        </w:r>
      </w:del>
    </w:p>
    <w:p w:rsidRPr="00E91294" w:rsidR="00E91294" w:rsidP="00DB38D5" w:rsidRDefault="00B14A85" w14:paraId="4D84BDE6" w14:textId="0E006F62">
      <w:pPr>
        <w:pStyle w:val="ListParagraph"/>
        <w:numPr>
          <w:ilvl w:val="0"/>
          <w:numId w:val="12"/>
        </w:numPr>
        <w:spacing w:line="276" w:lineRule="auto"/>
        <w:ind w:left="1560"/>
        <w:jc w:val="both"/>
        <w:rPr>
          <w:del w:author="Mohmmad Modallal" w:date="2025-07-17T15:14:00Z" w16du:dateUtc="2025-07-17T11:14:00Z" w:id="351"/>
          <w:rFonts w:ascii="Arial" w:hAnsi="Arial" w:cs="Arial"/>
          <w:lang w:val="en-US"/>
        </w:rPr>
      </w:pPr>
      <w:del w:author="Mohmmad Modallal" w:date="2025-07-17T15:14:00Z" w16du:dateUtc="2025-07-17T11:14:00Z" w:id="352">
        <w:r>
          <w:rPr>
            <w:rFonts w:ascii="Arial" w:hAnsi="Arial" w:cs="Arial"/>
            <w:lang w:val="en-US"/>
          </w:rPr>
          <w:delText>i</w:delText>
        </w:r>
        <w:r w:rsidR="00E91294">
          <w:rPr>
            <w:rFonts w:ascii="Arial" w:hAnsi="Arial" w:cs="Arial"/>
            <w:lang w:val="en-US"/>
          </w:rPr>
          <w:delText>dent</w:delText>
        </w:r>
        <w:r>
          <w:rPr>
            <w:rFonts w:ascii="Arial" w:hAnsi="Arial" w:cs="Arial"/>
            <w:lang w:val="en-US"/>
          </w:rPr>
          <w:delText>ity_dbo</w:delText>
        </w:r>
      </w:del>
    </w:p>
    <w:p w:rsidRPr="00B21012" w:rsidR="00C00636" w:rsidP="00DB38D5" w:rsidRDefault="009868D4" w14:paraId="4D4BFF75" w14:textId="275F8BFB">
      <w:pPr>
        <w:pStyle w:val="ListParagraph"/>
        <w:numPr>
          <w:ilvl w:val="0"/>
          <w:numId w:val="12"/>
        </w:numPr>
        <w:spacing w:line="276" w:lineRule="auto"/>
        <w:ind w:left="1560"/>
        <w:jc w:val="both"/>
        <w:rPr>
          <w:del w:author="Mohmmad Modallal" w:date="2025-07-17T14:17:00Z" w16du:dateUtc="2025-07-17T10:17:00Z" w:id="353"/>
          <w:rFonts w:ascii="Arial" w:hAnsi="Arial" w:cs="Arial"/>
          <w:lang w:val="en-US"/>
        </w:rPr>
      </w:pPr>
      <w:commentRangeStart w:id="354"/>
      <w:commentRangeStart w:id="355"/>
      <w:commentRangeStart w:id="356"/>
      <w:del w:author="Mohmmad Modallal" w:date="2025-07-17T14:17:00Z" w16du:dateUtc="2025-07-17T10:17:00Z" w:id="357">
        <w:r>
          <w:rPr>
            <w:rFonts w:ascii="Arial" w:hAnsi="Arial" w:eastAsia="Times New Roman" w:cs="Arial"/>
            <w:lang w:val="en-US" w:eastAsia="ru-RU"/>
          </w:rPr>
          <w:delText>p</w:delText>
        </w:r>
        <w:r w:rsidRPr="00B21012" w:rsidR="00C00636">
          <w:rPr>
            <w:rFonts w:ascii="Arial" w:hAnsi="Arial" w:eastAsia="Times New Roman" w:cs="Arial"/>
            <w:lang w:val="en-US" w:eastAsia="ru-RU"/>
          </w:rPr>
          <w:delText>atient</w:delText>
        </w:r>
        <w:r>
          <w:rPr>
            <w:rFonts w:ascii="Arial" w:hAnsi="Arial" w:eastAsia="Times New Roman" w:cs="Arial"/>
            <w:lang w:val="en-US" w:eastAsia="ru-RU"/>
          </w:rPr>
          <w:delText>_</w:delText>
        </w:r>
        <w:r w:rsidR="00B14A85">
          <w:rPr>
            <w:rFonts w:ascii="Arial" w:hAnsi="Arial" w:eastAsia="Times New Roman" w:cs="Arial"/>
            <w:lang w:val="en-US" w:eastAsia="ru-RU"/>
          </w:rPr>
          <w:delText>dbo</w:delText>
        </w:r>
      </w:del>
    </w:p>
    <w:p w:rsidRPr="00B21012" w:rsidR="00C00636" w:rsidP="00DB38D5" w:rsidRDefault="00C00636" w14:paraId="77940F28" w14:textId="675E4F7C">
      <w:pPr>
        <w:pStyle w:val="ListParagraph"/>
        <w:numPr>
          <w:ilvl w:val="0"/>
          <w:numId w:val="12"/>
        </w:numPr>
        <w:spacing w:line="276" w:lineRule="auto"/>
        <w:ind w:left="1560"/>
        <w:jc w:val="both"/>
        <w:rPr>
          <w:del w:author="Mohmmad Modallal" w:date="2025-07-17T14:17:00Z" w16du:dateUtc="2025-07-17T10:17:00Z" w:id="358"/>
          <w:rFonts w:ascii="Arial" w:hAnsi="Arial" w:cs="Arial"/>
          <w:lang w:val="en-US"/>
        </w:rPr>
      </w:pPr>
      <w:del w:author="Mohmmad Modallal" w:date="2025-07-17T14:17:00Z" w16du:dateUtc="2025-07-17T10:17:00Z" w:id="359">
        <w:r w:rsidRPr="00B21012">
          <w:rPr>
            <w:rFonts w:ascii="Arial" w:hAnsi="Arial" w:eastAsia="Times New Roman" w:cs="Arial"/>
            <w:lang w:val="en-US" w:eastAsia="ru-RU"/>
          </w:rPr>
          <w:delText>provider</w:delText>
        </w:r>
        <w:r w:rsidR="00B14A85">
          <w:rPr>
            <w:rFonts w:ascii="Arial" w:hAnsi="Arial" w:eastAsia="Times New Roman" w:cs="Arial"/>
            <w:lang w:val="en-US" w:eastAsia="ru-RU"/>
          </w:rPr>
          <w:delText>_dbo</w:delText>
        </w:r>
      </w:del>
      <w:commentRangeEnd w:id="354"/>
      <w:r w:rsidRPr="00B21012" w:rsidR="009A0D2E">
        <w:rPr>
          <w:rStyle w:val="CommentReference"/>
          <w:rFonts w:ascii="Arial" w:hAnsi="Arial" w:cs="Arial"/>
          <w:sz w:val="24"/>
          <w:szCs w:val="21"/>
          <w:lang w:val="en-US"/>
        </w:rPr>
        <w:commentReference w:id="354"/>
      </w:r>
      <w:commentRangeEnd w:id="355"/>
      <w:r w:rsidRPr="00B21012">
        <w:rPr>
          <w:rStyle w:val="CommentReference"/>
          <w:rFonts w:ascii="Arial" w:hAnsi="Arial" w:cs="Arial"/>
          <w:sz w:val="24"/>
          <w:szCs w:val="21"/>
          <w:lang w:val="en-US"/>
        </w:rPr>
        <w:commentReference w:id="355"/>
      </w:r>
      <w:commentRangeEnd w:id="356"/>
      <w:r w:rsidRPr="00B21012" w:rsidR="00FE206A">
        <w:rPr>
          <w:rStyle w:val="CommentReference"/>
          <w:rFonts w:ascii="Arial" w:hAnsi="Arial" w:cs="Arial"/>
          <w:sz w:val="24"/>
          <w:szCs w:val="21"/>
          <w:lang w:val="en-US"/>
        </w:rPr>
        <w:commentReference w:id="356"/>
      </w:r>
    </w:p>
    <w:p w:rsidRPr="004E1DE3" w:rsidR="00F53471" w:rsidRDefault="00C00636" w14:paraId="1D29C2E7" w14:textId="4C695332">
      <w:pPr>
        <w:pStyle w:val="Heading5"/>
        <w:numPr>
          <w:ilvl w:val="4"/>
          <w:numId w:val="7"/>
        </w:numPr>
        <w:ind w:left="990" w:hanging="990"/>
        <w:pPrChange w:author="Mohmmad Modallal" w:date="2025-07-17T15:58:00Z" w16du:dateUtc="2025-07-17T11:58:00Z" w:id="360">
          <w:pPr>
            <w:pStyle w:val="ListParagraph"/>
            <w:numPr>
              <w:numId w:val="12"/>
            </w:numPr>
            <w:spacing w:line="276" w:lineRule="auto"/>
            <w:ind w:left="1560" w:hanging="360"/>
            <w:jc w:val="both"/>
          </w:pPr>
        </w:pPrChange>
      </w:pPr>
      <w:del w:author="Mohmmad Modallal" w:date="2025-07-17T14:17:00Z" w16du:dateUtc="2025-07-17T10:17:00Z" w:id="361">
        <w:r w:rsidRPr="008D3985" w:rsidDel="003D0E86">
          <w:delText>identity schema</w:delText>
        </w:r>
      </w:del>
      <w:ins w:author="Mohmmad Modallal" w:date="2025-07-17T14:02:00Z" w16du:dateUtc="2025-07-17T10:02:00Z" w:id="362">
        <w:r w:rsidRPr="004E1DE3" w:rsidR="00F53471">
          <w:t>Owned Data Models (Physical Model)</w:t>
        </w:r>
      </w:ins>
    </w:p>
    <w:p w:rsidRPr="008D3985" w:rsidR="00E4201C" w:rsidP="001F5133" w:rsidRDefault="00E4201C" w14:paraId="41BDC3DD" w14:textId="77777777">
      <w:pPr>
        <w:pStyle w:val="NormalWeb"/>
        <w:shd w:val="clear" w:color="auto" w:fill="FFFFFF"/>
        <w:spacing w:before="0" w:beforeAutospacing="0" w:after="0" w:afterAutospacing="0" w:line="276" w:lineRule="auto"/>
        <w:ind w:firstLine="709"/>
        <w:jc w:val="both"/>
        <w:rPr>
          <w:ins w:author="Mohmmad Modallal" w:date="2025-07-17T15:14:00Z" w16du:dateUtc="2025-07-17T11:14:00Z" w:id="363"/>
          <w:rFonts w:ascii="Arial" w:hAnsi="Arial" w:cs="Arial"/>
          <w:color w:val="1F1F1F"/>
          <w:lang w:val="en-US"/>
        </w:rPr>
      </w:pPr>
      <w:ins w:author="Mohmmad Modallal" w:date="2025-07-17T15:14:00Z" w16du:dateUtc="2025-07-17T11:14:00Z" w:id="364">
        <w:r w:rsidRPr="008D3985">
          <w:rPr>
            <w:rFonts w:ascii="Arial" w:hAnsi="Arial" w:cs="Arial"/>
            <w:color w:val="1F1F1F"/>
            <w:lang w:val="en-US"/>
          </w:rPr>
          <w:t>Identity Service Module is owns the following database schemas within Azure MS SQL instance:</w:t>
        </w:r>
      </w:ins>
    </w:p>
    <w:p w:rsidRPr="008D3985" w:rsidR="00E4201C" w:rsidP="001F5133" w:rsidRDefault="00E4201C" w14:paraId="280FD725" w14:textId="77777777">
      <w:pPr>
        <w:pStyle w:val="ListParagraph"/>
        <w:numPr>
          <w:ilvl w:val="0"/>
          <w:numId w:val="12"/>
        </w:numPr>
        <w:spacing w:line="276" w:lineRule="auto"/>
        <w:ind w:left="1560"/>
        <w:jc w:val="both"/>
        <w:rPr>
          <w:ins w:author="Mohmmad Modallal" w:date="2025-07-17T15:14:00Z" w16du:dateUtc="2025-07-17T11:14:00Z" w:id="365"/>
          <w:rFonts w:ascii="Arial" w:hAnsi="Arial" w:cs="Arial"/>
          <w:lang w:val="en-US"/>
        </w:rPr>
      </w:pPr>
      <w:bookmarkStart w:name="OLE_LINK10" w:id="366"/>
      <w:bookmarkStart w:name="OLE_LINK11" w:id="367"/>
      <w:ins w:author="Mohmmad Modallal" w:date="2025-07-17T15:14:00Z" w16du:dateUtc="2025-07-17T11:14:00Z" w:id="368">
        <w:r w:rsidRPr="008D3985">
          <w:rPr>
            <w:rFonts w:ascii="Arial" w:hAnsi="Arial" w:cs="Arial"/>
            <w:lang w:val="en-US"/>
          </w:rPr>
          <w:t>identity_dbo</w:t>
        </w:r>
      </w:ins>
    </w:p>
    <w:p w:rsidRPr="008D3985" w:rsidR="001539EE" w:rsidP="00DB38D5" w:rsidRDefault="00B01ECA" w14:paraId="284C9FED" w14:textId="04487E81">
      <w:pPr>
        <w:spacing w:line="276" w:lineRule="auto"/>
        <w:ind w:firstLine="709"/>
        <w:jc w:val="both"/>
        <w:rPr>
          <w:rStyle w:val="Hyperlink"/>
          <w:rFonts w:ascii="Arial" w:hAnsi="Arial" w:cs="Arial"/>
          <w:lang w:val="en-US"/>
          <w:rPrChange w:author="Mohmmad Modallal" w:date="2025-07-17T17:18:00Z" w16du:dateUtc="2025-07-17T13:18:00Z" w:id="369">
            <w:rPr>
              <w:rStyle w:val="Hyperlink"/>
              <w:rFonts w:ascii="Liberation Serif" w:hAnsi="Liberation Serif" w:eastAsia="Liberation Serif" w:cs="Mangal"/>
              <w:szCs w:val="21"/>
              <w:lang w:val="en-US" w:eastAsia="zh-CN" w:bidi="hi-IN"/>
            </w:rPr>
          </w:rPrChange>
        </w:rPr>
      </w:pPr>
      <w:r>
        <w:rPr>
          <w:rFonts w:ascii="Arial" w:hAnsi="Arial" w:eastAsia="Times New Roman" w:cs="Arial"/>
          <w:lang w:val="en-US" w:eastAsia="ru-RU"/>
        </w:rPr>
        <w:t>ERD dia</w:t>
      </w:r>
      <w:r w:rsidR="00F561EE">
        <w:rPr>
          <w:rFonts w:ascii="Arial" w:hAnsi="Arial" w:eastAsia="Times New Roman" w:cs="Arial"/>
          <w:lang w:val="en-US" w:eastAsia="ru-RU"/>
        </w:rPr>
        <w:t xml:space="preserve">grams for </w:t>
      </w:r>
      <w:r w:rsidR="00776202">
        <w:rPr>
          <w:rFonts w:ascii="Arial" w:hAnsi="Arial" w:eastAsia="Times New Roman" w:cs="Arial"/>
          <w:lang w:val="en-US" w:eastAsia="ru-RU"/>
        </w:rPr>
        <w:t>entities</w:t>
      </w:r>
      <w:r w:rsidR="00EB0FC0">
        <w:rPr>
          <w:rFonts w:ascii="Arial" w:hAnsi="Arial" w:eastAsia="Times New Roman" w:cs="Arial"/>
          <w:lang w:val="en-US" w:eastAsia="ru-RU"/>
        </w:rPr>
        <w:t xml:space="preserve"> </w:t>
      </w:r>
      <w:r w:rsidR="00776202">
        <w:rPr>
          <w:rFonts w:ascii="Arial" w:hAnsi="Arial" w:eastAsia="Times New Roman" w:cs="Arial"/>
          <w:lang w:val="en-US" w:eastAsia="ru-RU"/>
        </w:rPr>
        <w:t xml:space="preserve">encompassed by the </w:t>
      </w:r>
      <w:r w:rsidR="00EB0FC0">
        <w:rPr>
          <w:rFonts w:ascii="Arial" w:hAnsi="Arial" w:eastAsia="Times New Roman" w:cs="Arial"/>
          <w:lang w:val="en-US" w:eastAsia="ru-RU"/>
        </w:rPr>
        <w:t xml:space="preserve">identity_dbo </w:t>
      </w:r>
      <w:r w:rsidR="00776202">
        <w:rPr>
          <w:rFonts w:ascii="Arial" w:hAnsi="Arial" w:eastAsia="Times New Roman" w:cs="Arial"/>
          <w:lang w:val="en-US" w:eastAsia="ru-RU"/>
        </w:rPr>
        <w:t xml:space="preserve">database schemas are the </w:t>
      </w:r>
      <w:r w:rsidR="00A57CB3">
        <w:rPr>
          <w:rFonts w:ascii="Arial" w:hAnsi="Arial" w:eastAsia="Times New Roman" w:cs="Arial"/>
          <w:lang w:val="en-US" w:eastAsia="ru-RU"/>
        </w:rPr>
        <w:t>following (Picture</w:t>
      </w:r>
      <w:r w:rsidR="00FC6039">
        <w:rPr>
          <w:rFonts w:ascii="Arial" w:hAnsi="Arial" w:eastAsia="Times New Roman" w:cs="Arial"/>
          <w:lang w:val="en-US" w:eastAsia="ru-RU"/>
        </w:rPr>
        <w:t xml:space="preserve"> 2.7.</w:t>
      </w:r>
      <w:r w:rsidR="00A57CB3">
        <w:rPr>
          <w:rFonts w:ascii="Arial" w:hAnsi="Arial" w:eastAsia="Times New Roman" w:cs="Arial"/>
          <w:lang w:val="en-US" w:eastAsia="ru-RU"/>
        </w:rPr>
        <w:t xml:space="preserve"> </w:t>
      </w:r>
      <w:r w:rsidR="392B777E">
        <w:rPr>
          <w:rFonts w:ascii="Arial" w:hAnsi="Arial" w:eastAsia="Times New Roman" w:cs="Arial"/>
          <w:lang w:val="en-US" w:eastAsia="ru-RU"/>
        </w:rPr>
        <w:t xml:space="preserve">- </w:t>
      </w:r>
      <w:r w:rsidR="580B981F">
        <w:rPr>
          <w:rFonts w:ascii="Arial" w:hAnsi="Arial" w:eastAsia="Times New Roman" w:cs="Arial"/>
          <w:lang w:val="en-US" w:eastAsia="ru-RU"/>
        </w:rPr>
        <w:t xml:space="preserve"> </w:t>
      </w:r>
      <w:hyperlink r:id="rId21">
        <w:r w:rsidRPr="29E07CA3" w:rsidR="5FD97758">
          <w:rPr>
            <w:rStyle w:val="Hyperlink"/>
            <w:rFonts w:ascii="Arial" w:hAnsi="Arial" w:eastAsia="Arial" w:cs="Arial"/>
            <w:lang w:val="en-US"/>
          </w:rPr>
          <w:t>ERDs.zip)</w:t>
        </w:r>
      </w:hyperlink>
      <w:r w:rsidRPr="008D3985" w:rsidR="0B5E8879">
        <w:rPr>
          <w:rStyle w:val="Hyperlink"/>
          <w:rFonts w:ascii="Arial" w:hAnsi="Arial" w:cs="Arial"/>
          <w:lang w:val="en-US"/>
          <w:rPrChange w:author="Mohmmad Modallal" w:date="2025-07-17T17:18:00Z" w:id="370">
            <w:rPr>
              <w:rStyle w:val="Hyperlink"/>
              <w:lang w:val="en-US"/>
            </w:rPr>
          </w:rPrChange>
        </w:rPr>
        <w:t>:</w:t>
      </w:r>
    </w:p>
    <w:bookmarkEnd w:id="366"/>
    <w:bookmarkEnd w:id="367"/>
    <w:p w:rsidRPr="008D3985" w:rsidR="006428E0" w:rsidP="00FA4435" w:rsidRDefault="006428E0" w14:paraId="204232B7" w14:textId="77777777">
      <w:pPr>
        <w:ind w:firstLine="709"/>
        <w:jc w:val="both"/>
        <w:rPr>
          <w:rStyle w:val="Hyperlink"/>
          <w:rFonts w:ascii="Arial" w:hAnsi="Arial" w:cs="Arial"/>
          <w:lang w:val="en-US"/>
          <w:rPrChange w:author="Mohmmad Modallal" w:date="2025-07-17T17:18:00Z" w16du:dateUtc="2025-07-17T13:18:00Z" w:id="371">
            <w:rPr>
              <w:rStyle w:val="Hyperlink"/>
              <w:lang w:val="en-US"/>
            </w:rPr>
          </w:rPrChange>
        </w:rPr>
      </w:pPr>
    </w:p>
    <w:p w:rsidRPr="008D3985" w:rsidR="00FC1DAE" w:rsidP="00FA4435" w:rsidRDefault="009F2B7F" w14:paraId="196898A0" w14:textId="5A78145E">
      <w:pPr>
        <w:ind w:firstLine="709"/>
        <w:jc w:val="both"/>
        <w:rPr>
          <w:rStyle w:val="Hyperlink"/>
          <w:rFonts w:ascii="Arial" w:hAnsi="Arial" w:cs="Arial"/>
          <w:lang w:val="en-US"/>
          <w:rPrChange w:author="Mohmmad Modallal" w:date="2025-07-17T17:18:00Z" w16du:dateUtc="2025-07-17T13:18:00Z" w:id="372">
            <w:rPr>
              <w:rStyle w:val="Hyperlink"/>
              <w:lang w:val="en-US"/>
            </w:rPr>
          </w:rPrChange>
        </w:rPr>
      </w:pPr>
      <w:commentRangeStart w:id="373"/>
      <w:commentRangeStart w:id="374"/>
      <w:commentRangeStart w:id="375"/>
      <w:r>
        <w:rPr>
          <w:noProof/>
        </w:rPr>
        <w:drawing>
          <wp:inline distT="0" distB="0" distL="0" distR="0" wp14:anchorId="156047B2" wp14:editId="4BB24DD6">
            <wp:extent cx="4876800" cy="4389120"/>
            <wp:effectExtent l="0" t="0" r="0" b="0"/>
            <wp:docPr id="1961014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6800" cy="4389120"/>
                    </a:xfrm>
                    <a:prstGeom prst="rect">
                      <a:avLst/>
                    </a:prstGeom>
                    <a:noFill/>
                    <a:ln>
                      <a:noFill/>
                    </a:ln>
                  </pic:spPr>
                </pic:pic>
              </a:graphicData>
            </a:graphic>
          </wp:inline>
        </w:drawing>
      </w:r>
      <w:commentRangeEnd w:id="373"/>
      <w:r w:rsidRPr="008D3985" w:rsidR="003E51C9">
        <w:rPr>
          <w:rStyle w:val="CommentReference"/>
          <w:rFonts w:ascii="Arial" w:hAnsi="Arial" w:cs="Arial"/>
          <w:color w:val="0000FF"/>
          <w:sz w:val="24"/>
          <w:szCs w:val="24"/>
          <w:u w:val="single"/>
          <w:lang w:val="en-US"/>
          <w:rPrChange w:author="Mohmmad Modallal" w:date="2025-07-17T17:18:00Z" w16du:dateUtc="2025-07-17T13:18:00Z" w:id="376">
            <w:rPr>
              <w:rStyle w:val="CommentReference"/>
              <w:color w:val="0000FF"/>
              <w:sz w:val="24"/>
              <w:szCs w:val="24"/>
              <w:u w:val="single"/>
              <w:lang w:val="en-US"/>
            </w:rPr>
          </w:rPrChange>
        </w:rPr>
        <w:commentReference w:id="373"/>
      </w:r>
      <w:commentRangeEnd w:id="374"/>
      <w:r w:rsidRPr="008D3985">
        <w:rPr>
          <w:rStyle w:val="CommentReference"/>
          <w:rFonts w:ascii="Arial" w:hAnsi="Arial" w:cs="Arial"/>
          <w:color w:val="0000FF"/>
          <w:sz w:val="24"/>
          <w:szCs w:val="24"/>
          <w:u w:val="single"/>
          <w:lang w:val="en-US"/>
          <w:rPrChange w:author="Mohmmad Modallal" w:date="2025-07-17T17:18:00Z" w16du:dateUtc="2025-07-17T13:18:00Z" w:id="377">
            <w:rPr>
              <w:rStyle w:val="CommentReference"/>
              <w:color w:val="0000FF"/>
              <w:sz w:val="24"/>
              <w:szCs w:val="24"/>
              <w:u w:val="single"/>
              <w:lang w:val="en-US"/>
            </w:rPr>
          </w:rPrChange>
        </w:rPr>
        <w:commentReference w:id="374"/>
      </w:r>
      <w:commentRangeEnd w:id="375"/>
      <w:r w:rsidRPr="008D3985" w:rsidR="002D5629">
        <w:rPr>
          <w:rStyle w:val="CommentReference"/>
          <w:rFonts w:ascii="Arial" w:hAnsi="Arial" w:cs="Arial"/>
          <w:color w:val="0000FF"/>
          <w:sz w:val="24"/>
          <w:szCs w:val="24"/>
          <w:u w:val="single"/>
          <w:lang w:val="en-US"/>
          <w:rPrChange w:author="Mohmmad Modallal" w:date="2025-07-17T17:18:00Z" w16du:dateUtc="2025-07-17T13:18:00Z" w:id="378">
            <w:rPr>
              <w:rStyle w:val="CommentReference"/>
              <w:color w:val="0000FF"/>
              <w:sz w:val="24"/>
              <w:szCs w:val="24"/>
              <w:u w:val="single"/>
              <w:lang w:val="en-US"/>
            </w:rPr>
          </w:rPrChange>
        </w:rPr>
        <w:commentReference w:id="375"/>
      </w:r>
    </w:p>
    <w:p w:rsidR="00A57CB3" w:rsidP="00A57CB3" w:rsidRDefault="00A57CB3" w14:paraId="0FEEB8D7" w14:textId="77777777">
      <w:pPr>
        <w:pStyle w:val="NormalWeb"/>
        <w:shd w:val="clear" w:color="auto" w:fill="FFFFFF"/>
        <w:spacing w:before="0" w:beforeAutospacing="0" w:after="0" w:afterAutospacing="0"/>
        <w:jc w:val="center"/>
        <w:rPr>
          <w:rFonts w:ascii="Arial" w:hAnsi="Arial" w:cs="Arial"/>
          <w:color w:val="1F1F1F"/>
          <w:sz w:val="22"/>
          <w:szCs w:val="22"/>
          <w:lang w:val="en-US"/>
        </w:rPr>
      </w:pPr>
    </w:p>
    <w:p w:rsidR="00A57CB3" w:rsidP="4E12B026" w:rsidRDefault="00A57CB3" w14:paraId="5D644EF9" w14:textId="1E4EAAED">
      <w:pPr>
        <w:pStyle w:val="NormalWeb"/>
        <w:shd w:val="clear" w:color="auto" w:fill="FFFFFF" w:themeFill="background1"/>
        <w:spacing w:before="0" w:beforeAutospacing="off" w:after="0" w:afterAutospacing="off"/>
        <w:jc w:val="center"/>
        <w:rPr>
          <w:rFonts w:ascii="Arial" w:hAnsi="Arial" w:cs="Arial"/>
          <w:color w:val="1F1F1F"/>
          <w:sz w:val="22"/>
          <w:szCs w:val="22"/>
          <w:lang w:val="en-US"/>
        </w:rPr>
      </w:pPr>
      <w:r w:rsidRPr="4E12B026" w:rsidR="00A57CB3">
        <w:rPr>
          <w:rFonts w:ascii="Arial" w:hAnsi="Arial" w:cs="Arial"/>
          <w:color w:val="1F1F1F"/>
          <w:sz w:val="22"/>
          <w:szCs w:val="22"/>
          <w:lang w:val="en-US"/>
        </w:rPr>
        <w:t>Picture 2.</w:t>
      </w:r>
      <w:r w:rsidRPr="4E12B026" w:rsidR="00A57CB3">
        <w:rPr>
          <w:rFonts w:ascii="Arial" w:hAnsi="Arial" w:cs="Arial"/>
          <w:color w:val="1F1F1F"/>
          <w:sz w:val="22"/>
          <w:szCs w:val="22"/>
          <w:lang w:val="en-US"/>
        </w:rPr>
        <w:t>7</w:t>
      </w:r>
      <w:r w:rsidRPr="4E12B026" w:rsidR="00A57CB3">
        <w:rPr>
          <w:rFonts w:ascii="Arial" w:hAnsi="Arial" w:cs="Arial"/>
          <w:color w:val="1F1F1F"/>
          <w:sz w:val="22"/>
          <w:szCs w:val="22"/>
          <w:lang w:val="en-US"/>
        </w:rPr>
        <w:t>.</w:t>
      </w:r>
    </w:p>
    <w:p w:rsidR="4E12B026" w:rsidRDefault="4E12B026" w14:paraId="5C92F156" w14:textId="35AA41BC"/>
    <w:p w:rsidRPr="008D3985" w:rsidR="00560753" w:rsidP="4E12B026" w:rsidRDefault="00560753" w14:paraId="5A9AD161" w14:textId="36C4D5FF">
      <w:pPr>
        <w:pStyle w:val="ListParagraph"/>
        <w:widowControl/>
        <w:numPr>
          <w:ilvl w:val="0"/>
          <w:numId w:val="7"/>
        </w:numPr>
        <w:jc w:val="both"/>
        <w:rPr>
          <w:rFonts w:ascii="Arial" w:hAnsi="Arial" w:eastAsia="Times New Roman" w:cs="Arial"/>
          <w:b w:val="1"/>
          <w:bCs w:val="1"/>
          <w:i w:val="1"/>
          <w:iCs w:val="1"/>
          <w:sz w:val="24"/>
          <w:szCs w:val="24"/>
          <w:lang w:val="en-US" w:eastAsia="ru-RU"/>
          <w:rPrChange w:author="Mohmmad Modallal" w:date="2025-07-17T14:32:00Z" w16du:dateUtc="2025-07-17T10:32:00Z" w:id="1027277653">
            <w:rPr/>
          </w:rPrChange>
        </w:rPr>
      </w:pPr>
    </w:p>
    <w:p w:rsidR="4E12B026" w:rsidRDefault="4E12B026" w14:paraId="255609D2" w14:textId="40C107F1"/>
    <w:p w:rsidR="4E12B026" w:rsidRDefault="4E12B026" w14:paraId="4F07F8C2" w14:textId="0EE97A4B"/>
    <w:p w:rsidRPr="00500328" w:rsidR="009306CB" w:rsidP="4E12B026" w:rsidRDefault="008B789F" w14:paraId="347DA93B" w14:textId="28E1981D">
      <w:pPr>
        <w:pStyle w:val="Heading4"/>
        <w:shd w:val="clear" w:color="auto" w:fill="FFFFFF" w:themeFill="background1"/>
        <w:spacing w:before="0" w:beforeAutospacing="off" w:after="0" w:afterAutospacing="off"/>
        <w:rPr>
          <w:b w:val="1"/>
          <w:bCs w:val="1"/>
          <w:rPrChange w:author="" w16du:dateUtc="2025-07-17T10:32:00Z" w:id="162870791"/>
        </w:rPr>
        <w:pPrChange w:author="Mohmmad Modallal" w:date="2025-07-17T15:58:00Z" w16du:dateUtc="2025-07-17T13:18:00Z" w:id="549">
          <w:pPr>
            <w:pStyle w:val="NormalWeb"/>
            <w:numPr>
              <w:ilvl w:val="3"/>
              <w:numId w:val="7"/>
            </w:numPr>
            <w:shd w:val="clear" w:color="auto" w:fill="FFFFFF" w:themeFill="background1"/>
            <w:spacing w:before="0" w:beforeAutospacing="off" w:after="0" w:afterAutospacing="off"/>
            <w:ind w:left="709" w:hanging="851"/>
          </w:pPr>
        </w:pPrChange>
      </w:pPr>
      <w:r w:rsidRPr="4E12B026" w:rsidR="004E1225">
        <w:rPr>
          <w:b w:val="1"/>
          <w:bCs w:val="1"/>
        </w:rPr>
        <w:t>Application Component Diagram</w:t>
      </w:r>
    </w:p>
    <w:p w:rsidRPr="002F6AB2" w:rsidR="004E1225" w:rsidRDefault="004E1225" w14:paraId="476F0EF7" w14:textId="57433F4F">
      <w:pPr>
        <w:pStyle w:val="Heading5"/>
        <w:rPr>
          <w:del w:author="Mohmmad Modallal" w:date="2025-07-17T14:48:00Z" w16du:dateUtc="2025-07-17T10:48:00Z" w:id="552"/>
        </w:rPr>
        <w:pPrChange w:author="Mohmmad Modallal" w:date="2025-07-17T17:18:00Z" w16du:dateUtc="2025-07-17T13:18:00Z" w:id="553">
          <w:pPr>
            <w:pStyle w:val="NormalWeb"/>
            <w:shd w:val="clear" w:color="auto" w:fill="FFFFFF" w:themeFill="background1"/>
            <w:spacing w:before="0" w:beforeAutospacing="0" w:after="0" w:afterAutospacing="0"/>
            <w:ind w:left="-142"/>
          </w:pPr>
        </w:pPrChange>
      </w:pPr>
    </w:p>
    <w:p w:rsidRPr="002F6AB2" w:rsidR="000E6CE6" w:rsidRDefault="000E6CE6" w14:paraId="752A92C2" w14:textId="486A8AA0">
      <w:pPr>
        <w:pStyle w:val="Heading5"/>
        <w:numPr>
          <w:ilvl w:val="4"/>
          <w:numId w:val="7"/>
        </w:numPr>
        <w:ind w:left="990" w:hanging="990"/>
        <w:rPr>
          <w:ins w:author="Mohmmad Modallal" w:date="2025-07-17T14:08:00Z" w16du:dateUtc="2025-07-17T10:08:00Z" w:id="554"/>
          <w:color w:val="auto"/>
          <w:lang w:val="ru-RU"/>
          <w:rPrChange w:author="Mohmmad Modallal" w:date="2025-07-17T15:15:00Z" w16du:dateUtc="2025-07-17T11:15:00Z" w:id="555">
            <w:rPr>
              <w:ins w:author="Mohmmad Modallal" w:date="2025-07-17T14:08:00Z" w16du:dateUtc="2025-07-17T10:08:00Z" w:id="556"/>
              <w:rFonts w:ascii="Arial" w:hAnsi="Arial" w:cs="Arial"/>
              <w:color w:val="1F1F1F"/>
              <w:lang w:val="en-US"/>
            </w:rPr>
          </w:rPrChange>
        </w:rPr>
        <w:pPrChange w:author="Mohmmad Modallal" w:date="2025-07-17T15:58:00Z" w16du:dateUtc="2025-07-17T11:58:00Z" w:id="557">
          <w:pPr>
            <w:pStyle w:val="NormalWeb"/>
            <w:shd w:val="clear" w:color="auto" w:fill="FFFFFF" w:themeFill="background1"/>
            <w:spacing w:before="0" w:beforeAutospacing="0" w:after="0" w:afterAutospacing="0"/>
            <w:ind w:left="-142" w:firstLine="851"/>
            <w:jc w:val="both"/>
          </w:pPr>
        </w:pPrChange>
      </w:pPr>
      <w:ins w:author="Mohmmad Modallal" w:date="2025-07-17T14:08:00Z" w16du:dateUtc="2025-07-17T10:08:00Z" w:id="558">
        <w:r w:rsidRPr="002F6AB2">
          <w:t>Application Component Diagram</w:t>
        </w:r>
      </w:ins>
    </w:p>
    <w:p w:rsidRPr="00F16EDE" w:rsidR="00E666AC" w:rsidP="00B21012" w:rsidRDefault="00112938" w14:paraId="2EFDF988" w14:textId="54C3C35C">
      <w:pPr>
        <w:pStyle w:val="NormalWeb"/>
        <w:shd w:val="clear" w:color="auto" w:fill="FFFFFF" w:themeFill="background1"/>
        <w:spacing w:before="0" w:beforeAutospacing="0" w:after="0" w:afterAutospacing="0"/>
        <w:ind w:left="-142" w:firstLine="851"/>
        <w:jc w:val="both"/>
        <w:rPr>
          <w:rFonts w:ascii="Arial" w:hAnsi="Arial" w:cs="Arial"/>
          <w:color w:val="1F1F1F"/>
          <w:lang w:val="en-US"/>
        </w:rPr>
      </w:pPr>
      <w:r w:rsidRPr="00B21012">
        <w:rPr>
          <w:rFonts w:ascii="Arial" w:hAnsi="Arial" w:cs="Arial"/>
          <w:color w:val="1F1F1F"/>
          <w:lang w:val="en-US"/>
        </w:rPr>
        <w:t xml:space="preserve">Identity Service Module </w:t>
      </w:r>
      <w:r w:rsidRPr="00F16EDE" w:rsidR="00453E5C">
        <w:rPr>
          <w:rFonts w:ascii="Arial" w:hAnsi="Arial" w:cs="Arial"/>
          <w:color w:val="1F1F1F"/>
          <w:lang w:val="en-US"/>
        </w:rPr>
        <w:t xml:space="preserve">depends and </w:t>
      </w:r>
      <w:r w:rsidRPr="00B21012" w:rsidR="00BF698C">
        <w:rPr>
          <w:rFonts w:ascii="Arial" w:hAnsi="Arial" w:cs="Arial"/>
          <w:color w:val="1F1F1F"/>
          <w:lang w:val="en-US"/>
        </w:rPr>
        <w:t>interconnect</w:t>
      </w:r>
      <w:r w:rsidRPr="00F16EDE" w:rsidR="00453E5C">
        <w:rPr>
          <w:rFonts w:ascii="Arial" w:hAnsi="Arial" w:cs="Arial"/>
          <w:color w:val="1F1F1F"/>
          <w:lang w:val="en-US"/>
        </w:rPr>
        <w:t>s</w:t>
      </w:r>
      <w:r w:rsidRPr="00B21012" w:rsidR="00BF698C">
        <w:rPr>
          <w:rFonts w:ascii="Arial" w:hAnsi="Arial" w:cs="Arial"/>
          <w:color w:val="1F1F1F"/>
          <w:lang w:val="en-US"/>
        </w:rPr>
        <w:t xml:space="preserve"> with</w:t>
      </w:r>
      <w:r w:rsidRPr="00F16EDE" w:rsidR="00453E5C">
        <w:rPr>
          <w:rFonts w:ascii="Arial" w:hAnsi="Arial" w:cs="Arial"/>
          <w:color w:val="1F1F1F"/>
          <w:lang w:val="en-US"/>
        </w:rPr>
        <w:t xml:space="preserve"> the following</w:t>
      </w:r>
      <w:r w:rsidRPr="00F16EDE" w:rsidR="00FA672E">
        <w:rPr>
          <w:rFonts w:ascii="Arial" w:hAnsi="Arial" w:cs="Arial"/>
          <w:color w:val="1F1F1F"/>
          <w:lang w:val="en-US"/>
        </w:rPr>
        <w:t xml:space="preserve"> programmatical components</w:t>
      </w:r>
      <w:r w:rsidRPr="00F16EDE" w:rsidR="00653F23">
        <w:rPr>
          <w:rFonts w:ascii="Arial" w:hAnsi="Arial" w:cs="Arial"/>
          <w:color w:val="1F1F1F"/>
          <w:lang w:val="en-US"/>
        </w:rPr>
        <w:t>:</w:t>
      </w:r>
    </w:p>
    <w:p w:rsidRPr="009C0370" w:rsidR="00850747" w:rsidP="665B71E6" w:rsidRDefault="00653F23" w14:paraId="435CB3EA" w14:textId="3EDF9524">
      <w:pPr>
        <w:pStyle w:val="Quote"/>
        <w:rPr>
          <w:lang w:val="en-US"/>
        </w:rPr>
      </w:pPr>
      <w:r w:rsidRPr="665B71E6">
        <w:rPr>
          <w:lang w:val="en-US"/>
        </w:rPr>
        <w:t xml:space="preserve">   </w:t>
      </w:r>
      <w:r w:rsidRPr="665B71E6" w:rsidR="00E4481D">
        <w:rPr>
          <w:lang w:val="en-US"/>
        </w:rPr>
        <w:t>[</w:t>
      </w:r>
      <w:commentRangeStart w:id="559"/>
      <w:r w:rsidRPr="665B71E6" w:rsidR="00E4481D">
        <w:rPr>
          <w:lang w:val="en-US"/>
        </w:rPr>
        <w:t>Table below should contain only components internal within the solution or external</w:t>
      </w:r>
      <w:commentRangeEnd w:id="559"/>
      <w:r w:rsidRPr="665B71E6">
        <w:rPr>
          <w:rStyle w:val="CommentReference"/>
          <w:sz w:val="20"/>
          <w:szCs w:val="20"/>
          <w:lang w:val="en-US"/>
        </w:rPr>
        <w:commentReference w:id="559"/>
      </w:r>
      <w:r w:rsidRPr="665B71E6" w:rsidR="00E4481D">
        <w:rPr>
          <w:lang w:val="en-US"/>
        </w:rPr>
        <w:t>]</w:t>
      </w:r>
    </w:p>
    <w:tbl>
      <w:tblPr>
        <w:tblStyle w:val="TableGrid"/>
        <w:tblW w:w="9010" w:type="dxa"/>
        <w:tblInd w:w="137" w:type="dxa"/>
        <w:tblLook w:val="04A0" w:firstRow="1" w:lastRow="0" w:firstColumn="1" w:lastColumn="0" w:noHBand="0" w:noVBand="1"/>
      </w:tblPr>
      <w:tblGrid>
        <w:gridCol w:w="4505"/>
        <w:gridCol w:w="4505"/>
      </w:tblGrid>
      <w:tr w:rsidR="00850747" w:rsidTr="665B71E6" w14:paraId="647FE488" w14:textId="77777777">
        <w:tc>
          <w:tcPr>
            <w:tcW w:w="4505" w:type="dxa"/>
            <w:shd w:val="clear" w:color="auto" w:fill="D9D9D9" w:themeFill="background1" w:themeFillShade="D9"/>
          </w:tcPr>
          <w:p w:rsidRPr="00B21012" w:rsidR="00850747" w:rsidP="00B21012" w:rsidRDefault="00850747" w14:paraId="6A939616" w14:textId="7E3A7803">
            <w:pPr>
              <w:rPr>
                <w:rFonts w:ascii="Arial" w:hAnsi="Arial" w:cs="Arial"/>
                <w:b/>
                <w:bCs/>
                <w:sz w:val="24"/>
                <w:szCs w:val="24"/>
              </w:rPr>
            </w:pPr>
            <w:r w:rsidRPr="001D16EF">
              <w:rPr>
                <w:rFonts w:ascii="Arial" w:hAnsi="Arial" w:eastAsia="Times New Roman" w:cs="Arial"/>
                <w:b/>
                <w:lang w:eastAsia="ru-RU"/>
              </w:rPr>
              <w:t>Component Type</w:t>
            </w:r>
          </w:p>
        </w:tc>
        <w:tc>
          <w:tcPr>
            <w:tcW w:w="4505" w:type="dxa"/>
            <w:shd w:val="clear" w:color="auto" w:fill="D9D9D9" w:themeFill="background1" w:themeFillShade="D9"/>
          </w:tcPr>
          <w:p w:rsidRPr="00B21012" w:rsidR="00850747" w:rsidP="00B21012" w:rsidRDefault="00850747" w14:paraId="3AF1ACD3" w14:textId="7D68FA42">
            <w:pPr>
              <w:rPr>
                <w:rFonts w:ascii="Arial" w:hAnsi="Arial" w:cs="Arial"/>
                <w:b/>
                <w:bCs/>
                <w:sz w:val="24"/>
                <w:szCs w:val="24"/>
              </w:rPr>
            </w:pPr>
            <w:r w:rsidRPr="001D16EF">
              <w:rPr>
                <w:rFonts w:ascii="Arial" w:hAnsi="Arial" w:eastAsia="Times New Roman" w:cs="Arial"/>
                <w:b/>
                <w:lang w:eastAsia="ru-RU"/>
              </w:rPr>
              <w:t xml:space="preserve"> </w:t>
            </w:r>
            <w:r w:rsidRPr="001D16EF" w:rsidR="00106943">
              <w:rPr>
                <w:rFonts w:ascii="Arial" w:hAnsi="Arial" w:eastAsia="Times New Roman" w:cs="Arial"/>
                <w:b/>
                <w:lang w:eastAsia="ru-RU"/>
              </w:rPr>
              <w:t>Component List</w:t>
            </w:r>
          </w:p>
        </w:tc>
      </w:tr>
      <w:tr w:rsidR="00850747" w:rsidTr="665B71E6" w14:paraId="78302764" w14:textId="77777777">
        <w:tc>
          <w:tcPr>
            <w:tcW w:w="4505" w:type="dxa"/>
          </w:tcPr>
          <w:p w:rsidR="00850747" w:rsidP="00DB38D5" w:rsidRDefault="002C2E4B" w14:paraId="431669F8" w14:textId="5873927B">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 xml:space="preserve">Azure </w:t>
            </w:r>
            <w:r w:rsidR="007625F2">
              <w:rPr>
                <w:rFonts w:ascii="Arial" w:hAnsi="Arial" w:cs="Arial"/>
                <w:color w:val="1F1F1F"/>
                <w:lang w:val="en-US"/>
              </w:rPr>
              <w:t>Network Components</w:t>
            </w:r>
          </w:p>
        </w:tc>
        <w:tc>
          <w:tcPr>
            <w:tcW w:w="4505" w:type="dxa"/>
          </w:tcPr>
          <w:p w:rsidR="00850747" w:rsidP="00DB38D5" w:rsidRDefault="007625F2" w14:paraId="67391FB1"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API Gateway</w:t>
            </w:r>
          </w:p>
          <w:p w:rsidR="007625F2" w:rsidP="00DB38D5" w:rsidRDefault="007625F2" w14:paraId="4DEC2ABB" w14:textId="2E4577E0">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NAT Gateway</w:t>
            </w:r>
          </w:p>
        </w:tc>
      </w:tr>
      <w:tr w:rsidRPr="001D16EF" w:rsidR="00E35716" w:rsidTr="665B71E6" w14:paraId="3620AD5D" w14:textId="77777777">
        <w:tc>
          <w:tcPr>
            <w:tcW w:w="4505" w:type="dxa"/>
          </w:tcPr>
          <w:p w:rsidRPr="001D16EF" w:rsidR="00E35716" w:rsidP="665B71E6" w:rsidRDefault="79AF57BB" w14:paraId="237023AC" w14:textId="77777777">
            <w:pPr>
              <w:pStyle w:val="NormalWeb"/>
              <w:spacing w:before="0" w:beforeAutospacing="0" w:after="0" w:afterAutospacing="0" w:line="276" w:lineRule="auto"/>
              <w:jc w:val="both"/>
              <w:rPr>
                <w:rFonts w:ascii="Arial" w:hAnsi="Arial" w:cs="Arial"/>
                <w:color w:val="1F1F1F"/>
                <w:lang w:val="en-US"/>
              </w:rPr>
            </w:pPr>
            <w:r w:rsidRPr="665B71E6">
              <w:rPr>
                <w:rFonts w:ascii="Arial" w:hAnsi="Arial" w:cs="Arial"/>
                <w:color w:val="1F1F1F"/>
                <w:lang w:val="en-US"/>
              </w:rPr>
              <w:t>External Component</w:t>
            </w:r>
          </w:p>
        </w:tc>
        <w:tc>
          <w:tcPr>
            <w:tcW w:w="4505" w:type="dxa"/>
          </w:tcPr>
          <w:p w:rsidRPr="001D16EF" w:rsidR="00E35716" w:rsidP="665B71E6" w:rsidRDefault="79AF57BB" w14:paraId="0B0767AA" w14:textId="3F8E037D">
            <w:pPr>
              <w:pStyle w:val="NormalWeb"/>
              <w:spacing w:before="0" w:beforeAutospacing="0" w:after="0" w:afterAutospacing="0" w:line="276" w:lineRule="auto"/>
              <w:jc w:val="both"/>
              <w:rPr>
                <w:rFonts w:ascii="Arial" w:hAnsi="Arial" w:cs="Arial"/>
                <w:color w:val="1F1F1F"/>
                <w:lang w:val="en-US"/>
              </w:rPr>
            </w:pPr>
            <w:r w:rsidRPr="665B71E6">
              <w:rPr>
                <w:rFonts w:ascii="Arial" w:hAnsi="Arial" w:cs="Arial"/>
                <w:color w:val="1F1F1F"/>
                <w:lang w:val="en-US"/>
              </w:rPr>
              <w:t>UAE PASS</w:t>
            </w:r>
          </w:p>
        </w:tc>
      </w:tr>
      <w:tr w:rsidRPr="001D16EF" w:rsidR="00E35716" w:rsidTr="665B71E6" w14:paraId="62EA77EF" w14:textId="77777777">
        <w:tc>
          <w:tcPr>
            <w:tcW w:w="4505" w:type="dxa"/>
          </w:tcPr>
          <w:p w:rsidRPr="001D16EF" w:rsidR="00E35716" w:rsidP="665B71E6" w:rsidRDefault="7C50BD5B" w14:paraId="452F25D6" w14:textId="56069554">
            <w:pPr>
              <w:pStyle w:val="NormalWeb"/>
              <w:spacing w:before="0" w:beforeAutospacing="0" w:after="0" w:afterAutospacing="0" w:line="276" w:lineRule="auto"/>
              <w:jc w:val="both"/>
              <w:rPr>
                <w:rFonts w:ascii="Arial" w:hAnsi="Arial" w:cs="Arial"/>
                <w:color w:val="1F1F1F"/>
                <w:lang w:val="en-US"/>
              </w:rPr>
            </w:pPr>
            <w:r w:rsidRPr="665B71E6">
              <w:rPr>
                <w:rFonts w:ascii="Arial" w:hAnsi="Arial" w:cs="Arial"/>
                <w:color w:val="1F1F1F"/>
                <w:lang w:val="en-US"/>
              </w:rPr>
              <w:t>Internal Components</w:t>
            </w:r>
          </w:p>
        </w:tc>
        <w:tc>
          <w:tcPr>
            <w:tcW w:w="4505" w:type="dxa"/>
          </w:tcPr>
          <w:p w:rsidRPr="001D16EF" w:rsidR="00E35716" w:rsidP="665B71E6" w:rsidRDefault="79AF57BB" w14:paraId="3CCB6B91" w14:textId="77777777">
            <w:pPr>
              <w:pStyle w:val="NormalWeb"/>
              <w:spacing w:before="0" w:beforeAutospacing="0" w:after="0" w:afterAutospacing="0" w:line="276" w:lineRule="auto"/>
              <w:jc w:val="both"/>
              <w:rPr>
                <w:rFonts w:ascii="Arial" w:hAnsi="Arial" w:cs="Arial"/>
                <w:color w:val="1F1F1F"/>
                <w:lang w:val="en-US"/>
              </w:rPr>
            </w:pPr>
            <w:r w:rsidRPr="665B71E6">
              <w:rPr>
                <w:rFonts w:ascii="Arial" w:hAnsi="Arial" w:cs="Arial"/>
                <w:color w:val="1F1F1F"/>
                <w:lang w:val="en-US"/>
              </w:rPr>
              <w:t>Notification Service Module</w:t>
            </w:r>
          </w:p>
        </w:tc>
      </w:tr>
      <w:tr w:rsidR="007625F2" w:rsidTr="665B71E6" w14:paraId="15B205D4" w14:textId="77777777">
        <w:tc>
          <w:tcPr>
            <w:tcW w:w="4505" w:type="dxa"/>
          </w:tcPr>
          <w:p w:rsidR="007625F2" w:rsidP="00DB38D5" w:rsidRDefault="007625F2" w14:paraId="1D8A10D1" w14:textId="20EA0B3A">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w:t>
            </w:r>
            <w:r w:rsidR="00A17A46">
              <w:rPr>
                <w:rFonts w:ascii="Arial" w:hAnsi="Arial" w:cs="Arial"/>
                <w:color w:val="1F1F1F"/>
                <w:lang w:val="en-US"/>
              </w:rPr>
              <w:t xml:space="preserve"> Database Components</w:t>
            </w:r>
          </w:p>
        </w:tc>
        <w:tc>
          <w:tcPr>
            <w:tcW w:w="4505" w:type="dxa"/>
          </w:tcPr>
          <w:p w:rsidR="007625F2" w:rsidP="00DB38D5" w:rsidRDefault="00A17A46" w14:paraId="1FEBD1C6"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MS SQL</w:t>
            </w:r>
          </w:p>
          <w:p w:rsidR="00D76184" w:rsidP="00DB38D5" w:rsidRDefault="00A17A46" w14:paraId="024716F7"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Redi</w:t>
            </w:r>
            <w:r w:rsidR="00D76184">
              <w:rPr>
                <w:rFonts w:ascii="Arial" w:hAnsi="Arial" w:cs="Arial"/>
                <w:color w:val="1F1F1F"/>
                <w:lang w:val="en-US"/>
              </w:rPr>
              <w:t>s (Pub/Sub Instance)</w:t>
            </w:r>
          </w:p>
          <w:p w:rsidR="00A17A46" w:rsidP="00DB38D5" w:rsidRDefault="00D76184" w14:paraId="54B3EDAE" w14:textId="6D965670">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 xml:space="preserve">Redis (Cache Instance) </w:t>
            </w:r>
          </w:p>
        </w:tc>
      </w:tr>
      <w:tr w:rsidR="007625F2" w:rsidTr="665B71E6" w14:paraId="6AB04DCE" w14:textId="77777777">
        <w:tc>
          <w:tcPr>
            <w:tcW w:w="4505" w:type="dxa"/>
          </w:tcPr>
          <w:p w:rsidR="007625F2" w:rsidP="00DB38D5" w:rsidRDefault="00242FA8" w14:paraId="088106FD" w14:textId="6F556279">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Kubernetes Components</w:t>
            </w:r>
          </w:p>
        </w:tc>
        <w:tc>
          <w:tcPr>
            <w:tcW w:w="4505" w:type="dxa"/>
          </w:tcPr>
          <w:p w:rsidR="0030257A" w:rsidP="00DB38D5" w:rsidRDefault="000A6BBF" w14:paraId="58F5D9C5" w14:textId="1EE93E7D">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etcd DB</w:t>
            </w:r>
            <w:r w:rsidR="0030257A">
              <w:rPr>
                <w:rFonts w:ascii="Arial" w:hAnsi="Arial" w:cs="Arial"/>
                <w:color w:val="1F1F1F"/>
                <w:lang w:val="en-US"/>
              </w:rPr>
              <w:t xml:space="preserve"> </w:t>
            </w:r>
            <w:r w:rsidR="00D60E83">
              <w:rPr>
                <w:rFonts w:ascii="Arial" w:hAnsi="Arial" w:cs="Arial"/>
                <w:color w:val="1F1F1F"/>
                <w:lang w:val="en-US"/>
              </w:rPr>
              <w:t>(as</w:t>
            </w:r>
            <w:r>
              <w:rPr>
                <w:rFonts w:ascii="Arial" w:hAnsi="Arial" w:cs="Arial"/>
                <w:color w:val="1F1F1F"/>
                <w:lang w:val="en-US"/>
              </w:rPr>
              <w:t xml:space="preserve"> </w:t>
            </w:r>
            <w:r w:rsidR="0030257A">
              <w:rPr>
                <w:rFonts w:ascii="Arial" w:hAnsi="Arial" w:cs="Arial"/>
                <w:color w:val="1F1F1F"/>
                <w:lang w:val="en-US"/>
              </w:rPr>
              <w:t>secret</w:t>
            </w:r>
            <w:r>
              <w:rPr>
                <w:rFonts w:ascii="Arial" w:hAnsi="Arial" w:cs="Arial"/>
                <w:color w:val="1F1F1F"/>
                <w:lang w:val="en-US"/>
              </w:rPr>
              <w:t>s’</w:t>
            </w:r>
            <w:r w:rsidR="0030257A">
              <w:rPr>
                <w:rFonts w:ascii="Arial" w:hAnsi="Arial" w:cs="Arial"/>
                <w:color w:val="1F1F1F"/>
                <w:lang w:val="en-US"/>
              </w:rPr>
              <w:t xml:space="preserve"> storage)</w:t>
            </w:r>
          </w:p>
        </w:tc>
      </w:tr>
    </w:tbl>
    <w:p w:rsidR="000A6BBF" w:rsidP="665B71E6" w:rsidRDefault="000A6BBF" w14:paraId="6BB20F12" w14:textId="7FF43265">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p>
    <w:p w:rsidRPr="00B21012" w:rsidR="00DB735B" w:rsidP="00DB38D5" w:rsidRDefault="00DB735B" w14:paraId="6D990280" w14:textId="5F97FD3F">
      <w:pPr>
        <w:pStyle w:val="NormalWeb"/>
        <w:shd w:val="clear" w:color="auto" w:fill="FFFFFF"/>
        <w:spacing w:before="0" w:beforeAutospacing="0" w:after="0" w:afterAutospacing="0" w:line="276" w:lineRule="auto"/>
        <w:ind w:firstLine="720"/>
        <w:jc w:val="both"/>
        <w:rPr>
          <w:rFonts w:ascii="Arial" w:hAnsi="Arial" w:cs="Arial"/>
          <w:color w:val="1F1F1F"/>
          <w:lang w:val="en-US"/>
        </w:rPr>
      </w:pPr>
      <w:r w:rsidRPr="00B21012">
        <w:rPr>
          <w:rFonts w:ascii="Arial" w:hAnsi="Arial" w:cs="Arial"/>
          <w:color w:val="1F1F1F"/>
          <w:lang w:val="en-US"/>
        </w:rPr>
        <w:t xml:space="preserve">UML Component Diagram for </w:t>
      </w:r>
      <w:r w:rsidRPr="00B21012" w:rsidR="00966AF6">
        <w:rPr>
          <w:rFonts w:ascii="Arial" w:hAnsi="Arial" w:cs="Arial"/>
          <w:color w:val="1F1F1F"/>
          <w:lang w:val="en-US"/>
        </w:rPr>
        <w:t xml:space="preserve">the </w:t>
      </w:r>
      <w:r w:rsidRPr="00B21012" w:rsidR="000360BD">
        <w:rPr>
          <w:rFonts w:ascii="Arial" w:hAnsi="Arial" w:cs="Arial"/>
          <w:color w:val="1F1F1F"/>
          <w:lang w:val="en-US"/>
        </w:rPr>
        <w:t>Identity</w:t>
      </w:r>
      <w:r w:rsidRPr="00B21012">
        <w:rPr>
          <w:rFonts w:ascii="Arial" w:hAnsi="Arial" w:cs="Arial"/>
          <w:color w:val="1F1F1F"/>
          <w:lang w:val="en-US"/>
        </w:rPr>
        <w:t xml:space="preserve"> </w:t>
      </w:r>
      <w:r w:rsidRPr="00B21012" w:rsidR="00C12DAB">
        <w:rPr>
          <w:rFonts w:ascii="Arial" w:hAnsi="Arial" w:cs="Arial"/>
          <w:color w:val="1F1F1F"/>
          <w:lang w:val="en-US"/>
        </w:rPr>
        <w:t>S</w:t>
      </w:r>
      <w:r w:rsidRPr="00B21012">
        <w:rPr>
          <w:rFonts w:ascii="Arial" w:hAnsi="Arial" w:cs="Arial"/>
          <w:color w:val="1F1F1F"/>
          <w:lang w:val="en-US"/>
        </w:rPr>
        <w:t xml:space="preserve">ervice </w:t>
      </w:r>
      <w:r w:rsidRPr="00B21012" w:rsidR="000A6BBF">
        <w:rPr>
          <w:rFonts w:ascii="Arial" w:hAnsi="Arial" w:cs="Arial"/>
          <w:color w:val="1F1F1F"/>
          <w:lang w:val="en-US"/>
        </w:rPr>
        <w:t xml:space="preserve">Module </w:t>
      </w:r>
      <w:r w:rsidRPr="00B21012">
        <w:rPr>
          <w:rFonts w:ascii="Arial" w:hAnsi="Arial" w:cs="Arial"/>
          <w:color w:val="1F1F1F"/>
          <w:lang w:val="en-US"/>
        </w:rPr>
        <w:t xml:space="preserve">is depicted on the Picture </w:t>
      </w:r>
      <w:r w:rsidRPr="00B21012" w:rsidR="00685988">
        <w:rPr>
          <w:rFonts w:ascii="Arial" w:hAnsi="Arial" w:cs="Arial"/>
          <w:color w:val="1F1F1F"/>
          <w:lang w:val="en-US"/>
        </w:rPr>
        <w:t>2</w:t>
      </w:r>
      <w:r w:rsidRPr="00B21012">
        <w:rPr>
          <w:rFonts w:ascii="Arial" w:hAnsi="Arial" w:cs="Arial"/>
          <w:color w:val="1F1F1F"/>
          <w:lang w:val="en-US"/>
        </w:rPr>
        <w:t>.</w:t>
      </w:r>
      <w:r w:rsidR="00DB38D5">
        <w:rPr>
          <w:rFonts w:ascii="Arial" w:hAnsi="Arial" w:cs="Arial"/>
          <w:color w:val="1F1F1F"/>
          <w:lang w:val="en-US"/>
        </w:rPr>
        <w:t>8</w:t>
      </w:r>
      <w:r w:rsidRPr="00B21012">
        <w:rPr>
          <w:rFonts w:ascii="Arial" w:hAnsi="Arial" w:cs="Arial"/>
          <w:color w:val="1F1F1F"/>
          <w:lang w:val="en-US"/>
        </w:rPr>
        <w:t>.</w:t>
      </w:r>
    </w:p>
    <w:p w:rsidR="00C12DAB" w:rsidP="00DB735B" w:rsidRDefault="00C12DAB" w14:paraId="1D755653" w14:textId="77777777">
      <w:pPr>
        <w:pStyle w:val="NormalWeb"/>
        <w:shd w:val="clear" w:color="auto" w:fill="FFFFFF"/>
        <w:spacing w:before="0" w:beforeAutospacing="0" w:after="0" w:afterAutospacing="0"/>
        <w:jc w:val="both"/>
        <w:rPr>
          <w:rFonts w:ascii="Arial" w:hAnsi="Arial" w:cs="Arial"/>
          <w:color w:val="1F1F1F"/>
          <w:sz w:val="22"/>
          <w:szCs w:val="22"/>
          <w:lang w:val="en-US"/>
        </w:rPr>
      </w:pPr>
    </w:p>
    <w:p w:rsidRPr="005B2E89" w:rsidR="00C12DAB" w:rsidP="00B21012" w:rsidRDefault="007F5A8B" w14:paraId="1D502A0C" w14:textId="46F19E1A">
      <w:pPr>
        <w:pStyle w:val="NormalWeb"/>
        <w:shd w:val="clear" w:color="auto" w:fill="FFFFFF"/>
        <w:spacing w:before="0" w:beforeAutospacing="0" w:after="0" w:afterAutospacing="0"/>
        <w:jc w:val="center"/>
        <w:rPr>
          <w:rFonts w:ascii="Arial" w:hAnsi="Arial" w:cs="Arial"/>
          <w:color w:val="1F1F1F"/>
          <w:sz w:val="22"/>
          <w:szCs w:val="22"/>
          <w:lang w:val="pl-PL"/>
        </w:rPr>
      </w:pPr>
      <w:r w:rsidRPr="001D16EF">
        <w:rPr>
          <w:rFonts w:ascii="Arial" w:hAnsi="Arial" w:cs="Arial"/>
          <w:noProof/>
          <w:rPrChange w:author="Mohmmad Modallal" w:date="2025-07-17T17:18:00Z" w16du:dateUtc="2025-07-17T13:18:00Z" w:id="560">
            <w:rPr>
              <w:noProof/>
            </w:rPr>
          </w:rPrChange>
        </w:rPr>
        <w:drawing>
          <wp:inline distT="0" distB="0" distL="0" distR="0" wp14:anchorId="526F4E07" wp14:editId="73FB620C">
            <wp:extent cx="5727700" cy="3606165"/>
            <wp:effectExtent l="0" t="0" r="6350" b="0"/>
            <wp:docPr id="1651986241" name="Picture 165198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3606165"/>
                    </a:xfrm>
                    <a:prstGeom prst="rect">
                      <a:avLst/>
                    </a:prstGeom>
                    <a:solidFill>
                      <a:schemeClr val="bg1">
                        <a:lumMod val="85000"/>
                      </a:schemeClr>
                    </a:solidFill>
                    <a:ln>
                      <a:noFill/>
                    </a:ln>
                  </pic:spPr>
                </pic:pic>
              </a:graphicData>
            </a:graphic>
          </wp:inline>
        </w:drawing>
      </w:r>
    </w:p>
    <w:p w:rsidR="007F5A8B" w:rsidP="00FD1D99" w:rsidRDefault="007F5A8B" w14:paraId="734ECF00" w14:textId="77777777">
      <w:pPr>
        <w:pStyle w:val="NormalWeb"/>
        <w:shd w:val="clear" w:color="auto" w:fill="FFFFFF"/>
        <w:spacing w:before="0" w:beforeAutospacing="0" w:after="240" w:afterAutospacing="0"/>
        <w:ind w:left="-142"/>
        <w:jc w:val="center"/>
        <w:rPr>
          <w:rFonts w:ascii="Arial" w:hAnsi="Arial" w:cs="Arial"/>
          <w:sz w:val="18"/>
          <w:szCs w:val="18"/>
          <w:lang w:val="en-US"/>
        </w:rPr>
      </w:pPr>
    </w:p>
    <w:p w:rsidRPr="00B21012" w:rsidR="00FD1D99" w:rsidP="00FD1D99" w:rsidRDefault="00FD1D99" w14:paraId="6E61EEF8" w14:textId="4A3F2284">
      <w:pPr>
        <w:pStyle w:val="NormalWeb"/>
        <w:shd w:val="clear" w:color="auto" w:fill="FFFFFF"/>
        <w:spacing w:before="0" w:beforeAutospacing="0" w:after="240" w:afterAutospacing="0"/>
        <w:ind w:left="-142"/>
        <w:jc w:val="center"/>
        <w:rPr>
          <w:rFonts w:ascii="Arial" w:hAnsi="Arial" w:cs="Arial"/>
          <w:sz w:val="22"/>
          <w:szCs w:val="22"/>
          <w:lang w:val="en-US"/>
        </w:rPr>
      </w:pPr>
      <w:r w:rsidRPr="00B21012">
        <w:rPr>
          <w:rFonts w:ascii="Arial" w:hAnsi="Arial" w:cs="Arial"/>
          <w:sz w:val="22"/>
          <w:szCs w:val="22"/>
          <w:lang w:val="en-US"/>
        </w:rPr>
        <w:t xml:space="preserve">Picture </w:t>
      </w:r>
      <w:r w:rsidRPr="00B21012" w:rsidR="00685988">
        <w:rPr>
          <w:rFonts w:ascii="Arial" w:hAnsi="Arial" w:cs="Arial"/>
          <w:sz w:val="22"/>
          <w:szCs w:val="22"/>
          <w:lang w:val="en-US"/>
        </w:rPr>
        <w:t>2</w:t>
      </w:r>
      <w:r w:rsidRPr="00B21012">
        <w:rPr>
          <w:rFonts w:ascii="Arial" w:hAnsi="Arial" w:cs="Arial"/>
          <w:sz w:val="22"/>
          <w:szCs w:val="22"/>
          <w:lang w:val="en-US"/>
        </w:rPr>
        <w:t>.</w:t>
      </w:r>
      <w:r w:rsidR="00DB38D5">
        <w:rPr>
          <w:rFonts w:ascii="Arial" w:hAnsi="Arial" w:cs="Arial"/>
          <w:sz w:val="22"/>
          <w:szCs w:val="22"/>
          <w:lang w:val="en-US"/>
        </w:rPr>
        <w:t>8</w:t>
      </w:r>
      <w:r w:rsidRPr="00B21012">
        <w:rPr>
          <w:rFonts w:ascii="Arial" w:hAnsi="Arial" w:cs="Arial"/>
          <w:sz w:val="22"/>
          <w:szCs w:val="22"/>
          <w:lang w:val="en-US"/>
        </w:rPr>
        <w:t>.</w:t>
      </w:r>
    </w:p>
    <w:p w:rsidRPr="001D16EF" w:rsidR="004E1225" w:rsidP="00DB38D5" w:rsidRDefault="00EF54BA" w14:paraId="0AB20232" w14:textId="6FB2ADA4">
      <w:pPr>
        <w:pStyle w:val="NormalWeb"/>
        <w:shd w:val="clear" w:color="auto" w:fill="FFFFFF"/>
        <w:spacing w:before="0" w:beforeAutospacing="0" w:after="0" w:afterAutospacing="0"/>
        <w:jc w:val="both"/>
        <w:rPr>
          <w:ins w:author="Mohmmad Modallal" w:date="2025-07-17T14:09:00Z" w16du:dateUtc="2025-07-17T10:09:00Z" w:id="561"/>
          <w:rFonts w:ascii="Arial" w:hAnsi="Arial" w:cs="Arial"/>
          <w:color w:val="1F1F1F"/>
          <w:sz w:val="22"/>
          <w:szCs w:val="22"/>
          <w:lang w:val="en-US"/>
        </w:rPr>
      </w:pPr>
      <w:r>
        <w:rPr>
          <w:rFonts w:ascii="Arial" w:hAnsi="Arial" w:cs="Arial"/>
          <w:color w:val="1F1F1F"/>
          <w:sz w:val="22"/>
          <w:szCs w:val="22"/>
          <w:lang w:val="en-US"/>
        </w:rPr>
        <w:tab/>
      </w:r>
    </w:p>
    <w:p w:rsidRPr="002F6AB2" w:rsidR="00A97DCC" w:rsidRDefault="0030535D" w14:paraId="299B786A" w14:textId="33C05C8E">
      <w:pPr>
        <w:pStyle w:val="Heading5"/>
        <w:numPr>
          <w:ilvl w:val="4"/>
          <w:numId w:val="7"/>
        </w:numPr>
        <w:ind w:left="990" w:hanging="990"/>
        <w:rPr>
          <w:ins w:author="Mohmmad Modallal" w:date="2025-07-17T14:10:00Z" w16du:dateUtc="2025-07-17T10:10:00Z" w:id="562"/>
        </w:rPr>
        <w:pPrChange w:author="Mohmmad Modallal" w:date="2025-07-17T15:58:00Z" w16du:dateUtc="2025-07-17T11:58:00Z" w:id="563">
          <w:pPr>
            <w:pStyle w:val="NormalWeb"/>
            <w:shd w:val="clear" w:color="auto" w:fill="FFFFFF" w:themeFill="background1"/>
            <w:spacing w:before="0" w:beforeAutospacing="0" w:after="0" w:afterAutospacing="0"/>
            <w:jc w:val="both"/>
          </w:pPr>
        </w:pPrChange>
      </w:pPr>
      <w:commentRangeStart w:id="564"/>
      <w:ins w:author="Mohmmad Modallal" w:date="2025-07-17T14:09:00Z" w16du:dateUtc="2025-07-17T10:09:00Z" w:id="565">
        <w:r w:rsidRPr="002F6AB2">
          <w:t>Integrations &amp; Dependencies</w:t>
        </w:r>
      </w:ins>
      <w:commentRangeEnd w:id="564"/>
      <w:r w:rsidRPr="002F6AB2" w:rsidR="00E60EF9">
        <w:rPr>
          <w:rStyle w:val="CommentReference"/>
          <w:sz w:val="24"/>
          <w:szCs w:val="24"/>
        </w:rPr>
        <w:commentReference w:id="564"/>
      </w:r>
    </w:p>
    <w:p w:rsidRPr="001D16EF" w:rsidR="0030535D" w:rsidP="001F5133" w:rsidRDefault="00E33EF8" w14:paraId="5281AB65" w14:textId="04050B38">
      <w:pPr>
        <w:pStyle w:val="NormalWeb"/>
        <w:shd w:val="clear" w:color="auto" w:fill="FFFFFF" w:themeFill="background1"/>
        <w:spacing w:before="0" w:beforeAutospacing="0" w:after="0" w:afterAutospacing="0"/>
        <w:jc w:val="both"/>
        <w:rPr>
          <w:ins w:author="Mohmmad Modallal" w:date="2025-07-17T14:10:00Z" w16du:dateUtc="2025-07-17T10:10:00Z" w:id="566"/>
          <w:rFonts w:ascii="Arial" w:hAnsi="Arial" w:cs="Arial"/>
          <w:lang w:val="en-US"/>
          <w:rPrChange w:author="Mohmmad Modallal" w:date="2025-07-17T14:52:00Z" w16du:dateUtc="2025-07-17T10:52:00Z" w:id="567">
            <w:rPr>
              <w:ins w:author="Mohmmad Modallal" w:date="2025-07-17T14:10:00Z" w16du:dateUtc="2025-07-17T10:10:00Z" w:id="568"/>
              <w:lang w:val="en-US"/>
            </w:rPr>
          </w:rPrChange>
        </w:rPr>
      </w:pPr>
      <w:ins w:author="Mohmmad Modallal" w:date="2025-07-17T14:10:00Z" w16du:dateUtc="2025-07-17T10:10:00Z" w:id="569">
        <w:r w:rsidRPr="001D16EF">
          <w:rPr>
            <w:rFonts w:ascii="Arial" w:hAnsi="Arial" w:cs="Arial"/>
            <w:rPrChange w:author="Mohmmad Modallal" w:date="2025-07-17T14:52:00Z" w16du:dateUtc="2025-07-17T10:52:00Z" w:id="570">
              <w:rPr/>
            </w:rPrChange>
          </w:rPr>
          <w:t>Internal Dependencies</w:t>
        </w:r>
      </w:ins>
    </w:p>
    <w:p w:rsidRPr="001D16EF" w:rsidR="00391891" w:rsidP="001F5133" w:rsidRDefault="00391891" w14:paraId="1E19268F" w14:textId="77777777">
      <w:pPr>
        <w:pStyle w:val="ListParagraph"/>
        <w:widowControl/>
        <w:numPr>
          <w:ilvl w:val="0"/>
          <w:numId w:val="47"/>
        </w:numPr>
        <w:rPr>
          <w:ins w:author="Mohmmad Modallal" w:date="2025-07-17T14:37:00Z" w16du:dateUtc="2025-07-17T10:37:00Z" w:id="571"/>
          <w:rFonts w:ascii="Arial" w:hAnsi="Arial" w:cs="Arial"/>
          <w:lang w:val="en-US"/>
          <w:rPrChange w:author="Mohmmad Modallal" w:date="2025-07-17T14:52:00Z" w16du:dateUtc="2025-07-17T10:52:00Z" w:id="572">
            <w:rPr>
              <w:ins w:author="Mohmmad Modallal" w:date="2025-07-17T14:37:00Z" w16du:dateUtc="2025-07-17T10:37:00Z" w:id="573"/>
              <w:rFonts w:asciiTheme="minorHAnsi" w:hAnsiTheme="minorHAnsi"/>
              <w:lang w:val="en-US"/>
            </w:rPr>
          </w:rPrChange>
        </w:rPr>
      </w:pPr>
      <w:ins w:author="Mohmmad Modallal" w:date="2025-07-17T14:37:00Z" w16du:dateUtc="2025-07-17T10:37:00Z" w:id="574">
        <w:r w:rsidRPr="001D16EF">
          <w:rPr>
            <w:rFonts w:ascii="Arial" w:hAnsi="Arial" w:cs="Arial"/>
            <w:lang w:val="en-US"/>
            <w:rPrChange w:author="Mohmmad Modallal" w:date="2025-07-17T14:52:00Z" w16du:dateUtc="2025-07-17T10:52:00Z" w:id="575">
              <w:rPr>
                <w:rFonts w:asciiTheme="minorHAnsi" w:hAnsiTheme="minorHAnsi"/>
                <w:lang w:val="en-US"/>
              </w:rPr>
            </w:rPrChange>
          </w:rPr>
          <w:t>Notification Service Module</w:t>
        </w:r>
      </w:ins>
    </w:p>
    <w:p w:rsidRPr="009C0370" w:rsidR="00E33EF8" w:rsidRDefault="009E64B2" w14:paraId="07FCA8E5" w14:textId="24DE570D">
      <w:pPr>
        <w:pStyle w:val="Quote"/>
        <w:rPr>
          <w:ins w:author="Mohmmad Modallal" w:date="2025-07-17T14:10:00Z" w16du:dateUtc="2025-07-17T10:10:00Z" w:id="576"/>
          <w:b/>
          <w:bCs/>
          <w:lang w:val="en-US"/>
        </w:rPr>
        <w:pPrChange w:author="Mohmmad Modallal" w:date="2025-07-17T15:58:00Z" w16du:dateUtc="2025-07-17T11:58:00Z" w:id="577">
          <w:pPr>
            <w:pStyle w:val="NormalWeb"/>
            <w:shd w:val="clear" w:color="auto" w:fill="FFFFFF" w:themeFill="background1"/>
            <w:spacing w:before="0" w:beforeAutospacing="0" w:after="0" w:afterAutospacing="0"/>
            <w:jc w:val="both"/>
          </w:pPr>
        </w:pPrChange>
      </w:pPr>
      <w:ins w:author="Mohmmad Modallal" w:date="2025-07-17T14:36:00Z" w16du:dateUtc="2025-07-17T10:36:00Z" w:id="578">
        <w:r w:rsidRPr="001D16EF">
          <w:rPr>
            <w:lang w:val="en-US"/>
            <w:rPrChange w:author="Mohmmad Modallal" w:date="2025-07-17T14:52:00Z" w16du:dateUtc="2025-07-17T10:52:00Z" w:id="579">
              <w:rPr>
                <w:rFonts w:eastAsia="Aptos"/>
                <w:i/>
                <w:iCs/>
                <w:lang w:val="en-US"/>
              </w:rPr>
            </w:rPrChange>
          </w:rPr>
          <w:t xml:space="preserve">[Explain the integration with Notification Service module and reference the functional scope if applicable, why it is integrated, how it is integrated, reference the </w:t>
        </w:r>
        <w:r w:rsidRPr="001D16EF">
          <w:rPr>
            <w:u w:val="single"/>
            <w:lang w:val="en-US"/>
            <w:rPrChange w:author="Mohmmad Modallal" w:date="2025-07-17T14:52:00Z" w16du:dateUtc="2025-07-17T10:52:00Z" w:id="580">
              <w:rPr>
                <w:rFonts w:eastAsia="Aptos"/>
                <w:i/>
                <w:iCs/>
                <w:u w:val="single"/>
                <w:lang w:val="en-US"/>
              </w:rPr>
            </w:rPrChange>
          </w:rPr>
          <w:t>integration interface</w:t>
        </w:r>
        <w:r w:rsidRPr="001D16EF">
          <w:rPr>
            <w:lang w:val="en-US"/>
            <w:rPrChange w:author="Mohmmad Modallal" w:date="2025-07-17T14:52:00Z" w16du:dateUtc="2025-07-17T10:52:00Z" w:id="581">
              <w:rPr>
                <w:rFonts w:eastAsia="Aptos"/>
                <w:i/>
                <w:iCs/>
                <w:lang w:val="en-US"/>
              </w:rPr>
            </w:rPrChange>
          </w:rPr>
          <w:t xml:space="preserve"> and </w:t>
        </w:r>
        <w:r w:rsidRPr="001D16EF">
          <w:rPr>
            <w:u w:val="single"/>
            <w:lang w:val="en-US"/>
            <w:rPrChange w:author="Mohmmad Modallal" w:date="2025-07-17T14:52:00Z" w16du:dateUtc="2025-07-17T10:52:00Z" w:id="582">
              <w:rPr>
                <w:rFonts w:eastAsia="Aptos"/>
                <w:i/>
                <w:iCs/>
                <w:u w:val="single"/>
                <w:lang w:val="en-US"/>
              </w:rPr>
            </w:rPrChange>
          </w:rPr>
          <w:t>data entities</w:t>
        </w:r>
      </w:ins>
      <w:ins w:author="Mohmmad Modallal" w:date="2025-07-17T14:50:00Z" w16du:dateUtc="2025-07-17T10:50:00Z" w:id="583">
        <w:r w:rsidRPr="009C0370" w:rsidR="001D16EF">
          <w:rPr>
            <w:u w:val="single"/>
            <w:lang w:val="en-US"/>
          </w:rPr>
          <w:t>/Payloads</w:t>
        </w:r>
      </w:ins>
      <w:ins w:author="Mohmmad Modallal" w:date="2025-07-17T14:36:00Z" w16du:dateUtc="2025-07-17T10:36:00Z" w:id="584">
        <w:r w:rsidRPr="001D16EF">
          <w:rPr>
            <w:lang w:val="en-US"/>
            <w:rPrChange w:author="Mohmmad Modallal" w:date="2025-07-17T14:52:00Z" w16du:dateUtc="2025-07-17T10:52:00Z" w:id="585">
              <w:rPr>
                <w:rFonts w:eastAsia="Aptos"/>
                <w:i/>
                <w:iCs/>
                <w:lang w:val="en-US"/>
              </w:rPr>
            </w:rPrChange>
          </w:rPr>
          <w:t xml:space="preserve"> used for this integration]</w:t>
        </w:r>
      </w:ins>
    </w:p>
    <w:p w:rsidRPr="001D16EF" w:rsidR="00D87CD9" w:rsidP="001F5133" w:rsidRDefault="002B2B32" w14:paraId="7917A742" w14:textId="06CA48A7">
      <w:pPr>
        <w:pStyle w:val="NormalWeb"/>
        <w:shd w:val="clear" w:color="auto" w:fill="FFFFFF" w:themeFill="background1"/>
        <w:spacing w:before="0" w:beforeAutospacing="0" w:after="0" w:afterAutospacing="0"/>
        <w:jc w:val="both"/>
        <w:rPr>
          <w:ins w:author="Mohmmad Modallal" w:date="2025-07-17T14:21:00Z" w16du:dateUtc="2025-07-17T10:21:00Z" w:id="586"/>
          <w:rFonts w:ascii="Arial" w:hAnsi="Arial" w:cs="Arial"/>
          <w:lang w:val="en-US"/>
          <w:rPrChange w:author="Mohmmad Modallal" w:date="2025-07-17T14:52:00Z" w16du:dateUtc="2025-07-17T10:52:00Z" w:id="587">
            <w:rPr>
              <w:ins w:author="Mohmmad Modallal" w:date="2025-07-17T14:21:00Z" w16du:dateUtc="2025-07-17T10:21:00Z" w:id="588"/>
              <w:lang w:val="en-US"/>
            </w:rPr>
          </w:rPrChange>
        </w:rPr>
      </w:pPr>
      <w:ins w:author="Mohmmad Modallal" w:date="2025-07-17T14:10:00Z" w16du:dateUtc="2025-07-17T10:10:00Z" w:id="589">
        <w:r w:rsidRPr="001D16EF">
          <w:rPr>
            <w:rFonts w:ascii="Arial" w:hAnsi="Arial" w:cs="Arial"/>
            <w:rPrChange w:author="Mohmmad Modallal" w:date="2025-07-17T14:52:00Z" w16du:dateUtc="2025-07-17T10:52:00Z" w:id="590">
              <w:rPr/>
            </w:rPrChange>
          </w:rPr>
          <w:t>External Dependencies</w:t>
        </w:r>
      </w:ins>
    </w:p>
    <w:p w:rsidRPr="001D16EF" w:rsidR="007600CA" w:rsidP="001F5133" w:rsidRDefault="007600CA" w14:paraId="7D1A4D70" w14:textId="77777777">
      <w:pPr>
        <w:pStyle w:val="ListParagraph"/>
        <w:widowControl/>
        <w:numPr>
          <w:ilvl w:val="0"/>
          <w:numId w:val="48"/>
        </w:numPr>
        <w:rPr>
          <w:ins w:author="Mohmmad Modallal" w:date="2025-07-17T14:37:00Z" w16du:dateUtc="2025-07-17T10:37:00Z" w:id="591"/>
          <w:rFonts w:ascii="Arial" w:hAnsi="Arial" w:cs="Arial"/>
          <w:lang w:val="en-US"/>
          <w:rPrChange w:author="Mohmmad Modallal" w:date="2025-07-17T14:52:00Z" w16du:dateUtc="2025-07-17T10:52:00Z" w:id="592">
            <w:rPr>
              <w:ins w:author="Mohmmad Modallal" w:date="2025-07-17T14:37:00Z" w16du:dateUtc="2025-07-17T10:37:00Z" w:id="593"/>
              <w:lang w:val="en-US"/>
            </w:rPr>
          </w:rPrChange>
        </w:rPr>
      </w:pPr>
      <w:ins w:author="Mohmmad Modallal" w:date="2025-07-17T14:37:00Z" w16du:dateUtc="2025-07-17T10:37:00Z" w:id="594">
        <w:r w:rsidRPr="001D16EF">
          <w:rPr>
            <w:rFonts w:ascii="Arial" w:hAnsi="Arial" w:cs="Arial"/>
            <w:color w:val="1F1F1F"/>
            <w:lang w:val="en-US"/>
            <w:rPrChange w:author="Mohmmad Modallal" w:date="2025-07-17T14:52:00Z" w16du:dateUtc="2025-07-17T10:52:00Z" w:id="595">
              <w:rPr>
                <w:rFonts w:asciiTheme="minorHAnsi" w:hAnsiTheme="minorHAnsi" w:cstheme="minorBidi"/>
                <w:color w:val="1F1F1F"/>
                <w:lang w:val="en-US"/>
              </w:rPr>
            </w:rPrChange>
          </w:rPr>
          <w:t>UAE PASS Integration</w:t>
        </w:r>
      </w:ins>
    </w:p>
    <w:p w:rsidRPr="009C0370" w:rsidR="007600CA" w:rsidP="001F5133" w:rsidRDefault="007600CA" w14:paraId="7519BB4B" w14:textId="77777777">
      <w:pPr>
        <w:pStyle w:val="Quote"/>
        <w:rPr>
          <w:ins w:author="Mohmmad Modallal" w:date="2025-07-17T14:37:00Z" w16du:dateUtc="2025-07-17T10:37:00Z" w:id="596"/>
          <w:lang w:val="en-US"/>
        </w:rPr>
      </w:pPr>
      <w:ins w:author="Mohmmad Modallal" w:date="2025-07-17T14:37:00Z" w16du:dateUtc="2025-07-17T10:37:00Z" w:id="597">
        <w:r w:rsidRPr="009C0370">
          <w:rPr>
            <w:lang w:val="en-US"/>
          </w:rPr>
          <w:t xml:space="preserve">[Explain the integration with Notification Service module and reference the functional scope if applicable, why it is integrated, how it is integrated, reference the </w:t>
        </w:r>
        <w:r w:rsidRPr="009C0370">
          <w:rPr>
            <w:u w:val="single"/>
            <w:lang w:val="en-US"/>
          </w:rPr>
          <w:t>integration interface</w:t>
        </w:r>
        <w:r w:rsidRPr="009C0370">
          <w:rPr>
            <w:lang w:val="en-US"/>
          </w:rPr>
          <w:t xml:space="preserve"> and </w:t>
        </w:r>
        <w:r w:rsidRPr="009C0370">
          <w:rPr>
            <w:u w:val="single"/>
            <w:lang w:val="en-US"/>
          </w:rPr>
          <w:t>data entities</w:t>
        </w:r>
        <w:r w:rsidRPr="009C0370">
          <w:rPr>
            <w:lang w:val="en-US"/>
          </w:rPr>
          <w:t xml:space="preserve"> used for this integration]</w:t>
        </w:r>
      </w:ins>
    </w:p>
    <w:p w:rsidRPr="001D16EF" w:rsidR="00CC4C31" w:rsidP="001F5133" w:rsidRDefault="00CC4C31" w14:paraId="49F24EC2" w14:textId="77777777">
      <w:pPr>
        <w:pStyle w:val="NormalWeb"/>
        <w:shd w:val="clear" w:color="auto" w:fill="FFFFFF" w:themeFill="background1"/>
        <w:spacing w:before="0" w:beforeAutospacing="0" w:after="0" w:afterAutospacing="0"/>
        <w:jc w:val="both"/>
        <w:rPr>
          <w:ins w:author="Mohmmad Modallal" w:date="2025-07-17T14:21:00Z" w16du:dateUtc="2025-07-17T10:21:00Z" w:id="598"/>
          <w:rFonts w:ascii="Arial" w:hAnsi="Arial" w:cs="Arial"/>
          <w:lang w:val="en-US"/>
          <w:rPrChange w:author="Mohmmad Modallal" w:date="2025-07-17T14:52:00Z" w16du:dateUtc="2025-07-17T10:52:00Z" w:id="599">
            <w:rPr>
              <w:ins w:author="Mohmmad Modallal" w:date="2025-07-17T14:21:00Z" w16du:dateUtc="2025-07-17T10:21:00Z" w:id="600"/>
              <w:lang w:val="en-US"/>
            </w:rPr>
          </w:rPrChange>
        </w:rPr>
      </w:pPr>
    </w:p>
    <w:p w:rsidRPr="00500328" w:rsidR="00CC4C31" w:rsidRDefault="00CC4C31" w14:paraId="346EC0C2" w14:textId="21FD5EA3">
      <w:pPr>
        <w:pStyle w:val="Heading4"/>
        <w:numPr>
          <w:ilvl w:val="3"/>
          <w:numId w:val="7"/>
        </w:numPr>
        <w:ind w:left="720"/>
        <w:rPr>
          <w:ins w:author="Mohmmad Modallal" w:date="2025-07-17T14:22:00Z" w16du:dateUtc="2025-07-17T10:22:00Z" w:id="601"/>
          <w:b/>
          <w:bCs/>
        </w:rPr>
        <w:pPrChange w:author="Mohmmad Modallal" w:date="2025-07-17T15:58:00Z" w16du:dateUtc="2025-07-17T11:58:00Z" w:id="602">
          <w:pPr>
            <w:pStyle w:val="NormalWeb"/>
            <w:numPr>
              <w:ilvl w:val="3"/>
              <w:numId w:val="7"/>
            </w:numPr>
            <w:shd w:val="clear" w:color="auto" w:fill="FFFFFF" w:themeFill="background1"/>
            <w:spacing w:before="0" w:beforeAutospacing="0" w:after="0" w:afterAutospacing="0"/>
            <w:ind w:left="709" w:hanging="851"/>
          </w:pPr>
        </w:pPrChange>
      </w:pPr>
      <w:ins w:author="Mohmmad Modallal" w:date="2025-07-17T14:21:00Z" w16du:dateUtc="2025-07-17T10:21:00Z" w:id="603">
        <w:r w:rsidRPr="00500328">
          <w:rPr>
            <w:b/>
            <w:bCs/>
          </w:rPr>
          <w:t>Technical Specifications</w:t>
        </w:r>
      </w:ins>
    </w:p>
    <w:p w:rsidRPr="002F6AB2" w:rsidR="002B2B32" w:rsidRDefault="004145C0" w14:paraId="21B394C7" w14:textId="71996C2B">
      <w:pPr>
        <w:pStyle w:val="Heading5"/>
        <w:numPr>
          <w:ilvl w:val="4"/>
          <w:numId w:val="7"/>
        </w:numPr>
        <w:ind w:left="990" w:hanging="990"/>
        <w:rPr>
          <w:ins w:author="Mohmmad Modallal" w:date="2025-07-17T14:23:00Z" w16du:dateUtc="2025-07-17T10:23:00Z" w:id="604"/>
        </w:rPr>
        <w:pPrChange w:author="Mohmmad Modallal" w:date="2025-07-17T15:58:00Z" w16du:dateUtc="2025-07-17T11:58:00Z" w:id="605">
          <w:pPr>
            <w:pStyle w:val="NormalWeb"/>
            <w:shd w:val="clear" w:color="auto" w:fill="FFFFFF" w:themeFill="background1"/>
            <w:spacing w:before="0" w:beforeAutospacing="0" w:after="0" w:afterAutospacing="0"/>
            <w:jc w:val="both"/>
          </w:pPr>
        </w:pPrChange>
      </w:pPr>
      <w:ins w:author="Mohmmad Modallal" w:date="2025-07-17T14:22:00Z" w16du:dateUtc="2025-07-17T10:22:00Z" w:id="606">
        <w:r w:rsidRPr="002F6AB2">
          <w:t>Functional Capabilities Implementation Details</w:t>
        </w:r>
      </w:ins>
    </w:p>
    <w:p w:rsidRPr="001D16EF" w:rsidR="00BC4ACB" w:rsidP="00BC4ACB" w:rsidRDefault="00DA1D77" w14:paraId="52F6910A" w14:textId="58AFFB91">
      <w:pPr>
        <w:pStyle w:val="ListParagraph"/>
        <w:numPr>
          <w:ilvl w:val="0"/>
          <w:numId w:val="46"/>
        </w:numPr>
        <w:rPr>
          <w:ins w:author="Mohmmad Modallal" w:date="2025-07-17T14:23:00Z" w16du:dateUtc="2025-07-17T10:23:00Z" w:id="607"/>
          <w:rFonts w:ascii="Arial" w:hAnsi="Arial" w:cs="Arial"/>
          <w:lang w:val="en-US"/>
          <w:rPrChange w:author="Mohmmad Modallal" w:date="2025-07-17T14:52:00Z" w16du:dateUtc="2025-07-17T10:52:00Z" w:id="608">
            <w:rPr>
              <w:ins w:author="Mohmmad Modallal" w:date="2025-07-17T14:23:00Z" w16du:dateUtc="2025-07-17T10:23:00Z" w:id="609"/>
              <w:lang w:val="en-US"/>
            </w:rPr>
          </w:rPrChange>
        </w:rPr>
      </w:pPr>
      <w:ins w:author="Mohmmad Modallal" w:date="2025-07-17T14:23:00Z" w16du:dateUtc="2025-07-17T10:23:00Z" w:id="610">
        <w:r w:rsidRPr="001D16EF">
          <w:rPr>
            <w:rFonts w:ascii="Arial" w:hAnsi="Arial" w:cs="Arial"/>
            <w:lang w:val="en-US" w:eastAsia="ru-RU"/>
            <w:rPrChange w:author="Mohmmad Modallal" w:date="2025-07-17T14:52:00Z" w16du:dateUtc="2025-07-17T10:52:00Z" w:id="611">
              <w:rPr>
                <w:lang w:val="en-US" w:eastAsia="ru-RU"/>
              </w:rPr>
            </w:rPrChange>
          </w:rPr>
          <w:t>FR-00X-001: Function 1</w:t>
        </w:r>
      </w:ins>
    </w:p>
    <w:p w:rsidRPr="001D16EF" w:rsidR="00DA1D77" w:rsidRDefault="006A1174" w14:paraId="1775A3F6" w14:textId="14297C43">
      <w:pPr>
        <w:pStyle w:val="ListParagraph"/>
        <w:numPr>
          <w:ilvl w:val="1"/>
          <w:numId w:val="46"/>
        </w:numPr>
        <w:rPr>
          <w:ins w:author="Mohmmad Modallal" w:date="2025-07-17T14:23:00Z" w16du:dateUtc="2025-07-17T10:23:00Z" w:id="612"/>
          <w:rFonts w:ascii="Arial" w:hAnsi="Arial" w:cs="Arial"/>
          <w:lang w:val="en-US"/>
          <w:rPrChange w:author="Mohmmad Modallal" w:date="2025-07-17T14:52:00Z" w16du:dateUtc="2025-07-17T10:52:00Z" w:id="613">
            <w:rPr>
              <w:ins w:author="Mohmmad Modallal" w:date="2025-07-17T14:23:00Z" w16du:dateUtc="2025-07-17T10:23:00Z" w:id="614"/>
              <w:lang w:val="en-US"/>
            </w:rPr>
          </w:rPrChange>
        </w:rPr>
        <w:pPrChange w:author="Mohmmad Modallal" w:date="2025-07-17T14:34:00Z" w16du:dateUtc="2025-07-17T10:34:00Z" w:id="615">
          <w:pPr/>
        </w:pPrChange>
      </w:pPr>
      <w:ins w:author="Mohmmad Modallal" w:date="2025-07-17T14:23:00Z" w16du:dateUtc="2025-07-17T10:23:00Z" w:id="616">
        <w:r w:rsidRPr="001D16EF">
          <w:rPr>
            <w:rFonts w:ascii="Arial" w:hAnsi="Arial" w:cs="Arial"/>
            <w:lang w:val="en-US"/>
            <w:rPrChange w:author="Mohmmad Modallal" w:date="2025-07-17T14:52:00Z" w16du:dateUtc="2025-07-17T10:52:00Z" w:id="617">
              <w:rPr>
                <w:lang w:val="en-US"/>
              </w:rPr>
            </w:rPrChange>
          </w:rPr>
          <w:t>Business Roles</w:t>
        </w:r>
      </w:ins>
    </w:p>
    <w:p w:rsidRPr="001D16EF" w:rsidR="006A1174" w:rsidRDefault="006C04ED" w14:paraId="580D39D5" w14:textId="5860B398">
      <w:pPr>
        <w:pStyle w:val="ListParagraph"/>
        <w:numPr>
          <w:ilvl w:val="1"/>
          <w:numId w:val="46"/>
        </w:numPr>
        <w:rPr>
          <w:ins w:author="Mohmmad Modallal" w:date="2025-07-17T14:24:00Z" w16du:dateUtc="2025-07-17T10:24:00Z" w:id="618"/>
          <w:rFonts w:ascii="Arial" w:hAnsi="Arial" w:cs="Arial"/>
          <w:lang w:val="en-US"/>
          <w:rPrChange w:author="Mohmmad Modallal" w:date="2025-07-17T14:52:00Z" w16du:dateUtc="2025-07-17T10:52:00Z" w:id="619">
            <w:rPr>
              <w:ins w:author="Mohmmad Modallal" w:date="2025-07-17T14:24:00Z" w16du:dateUtc="2025-07-17T10:24:00Z" w:id="620"/>
              <w:lang w:val="en-US"/>
            </w:rPr>
          </w:rPrChange>
        </w:rPr>
        <w:pPrChange w:author="Mohmmad Modallal" w:date="2025-07-17T14:34:00Z" w16du:dateUtc="2025-07-17T10:34:00Z" w:id="621">
          <w:pPr/>
        </w:pPrChange>
      </w:pPr>
      <w:ins w:author="Mohmmad Modallal" w:date="2025-07-17T14:24:00Z" w16du:dateUtc="2025-07-17T10:24:00Z" w:id="622">
        <w:r w:rsidRPr="001D16EF">
          <w:rPr>
            <w:rFonts w:ascii="Arial" w:hAnsi="Arial" w:cs="Arial"/>
            <w:lang w:val="en-US"/>
            <w:rPrChange w:author="Mohmmad Modallal" w:date="2025-07-17T14:52:00Z" w16du:dateUtc="2025-07-17T10:52:00Z" w:id="623">
              <w:rPr>
                <w:lang w:val="en-US"/>
              </w:rPr>
            </w:rPrChange>
          </w:rPr>
          <w:t>Flow Diagram</w:t>
        </w:r>
      </w:ins>
    </w:p>
    <w:p w:rsidRPr="001D16EF" w:rsidR="006C04ED" w:rsidRDefault="000F4C37" w14:paraId="07B8A0FD" w14:textId="1FCBD7D1">
      <w:pPr>
        <w:pStyle w:val="ListParagraph"/>
        <w:numPr>
          <w:ilvl w:val="1"/>
          <w:numId w:val="46"/>
        </w:numPr>
        <w:rPr>
          <w:ins w:author="Mohmmad Modallal" w:date="2025-07-17T14:25:00Z" w16du:dateUtc="2025-07-17T10:25:00Z" w:id="624"/>
          <w:rFonts w:ascii="Arial" w:hAnsi="Arial" w:cs="Arial"/>
          <w:lang w:val="en-US"/>
          <w:rPrChange w:author="Mohmmad Modallal" w:date="2025-07-17T14:52:00Z" w16du:dateUtc="2025-07-17T10:52:00Z" w:id="625">
            <w:rPr>
              <w:ins w:author="Mohmmad Modallal" w:date="2025-07-17T14:25:00Z" w16du:dateUtc="2025-07-17T10:25:00Z" w:id="626"/>
              <w:lang w:val="en-US"/>
            </w:rPr>
          </w:rPrChange>
        </w:rPr>
        <w:pPrChange w:author="Mohmmad Modallal" w:date="2025-07-17T14:34:00Z" w16du:dateUtc="2025-07-17T10:34:00Z" w:id="627">
          <w:pPr/>
        </w:pPrChange>
      </w:pPr>
      <w:ins w:author="Mohmmad Modallal" w:date="2025-07-17T14:24:00Z" w16du:dateUtc="2025-07-17T10:24:00Z" w:id="628">
        <w:r w:rsidRPr="001D16EF">
          <w:rPr>
            <w:rFonts w:ascii="Arial" w:hAnsi="Arial" w:cs="Arial"/>
            <w:lang w:val="en-US"/>
            <w:rPrChange w:author="Mohmmad Modallal" w:date="2025-07-17T14:52:00Z" w16du:dateUtc="2025-07-17T10:52:00Z" w:id="629">
              <w:rPr>
                <w:lang w:val="en-US"/>
              </w:rPr>
            </w:rPrChange>
          </w:rPr>
          <w:t>Sequence diagram</w:t>
        </w:r>
      </w:ins>
    </w:p>
    <w:p w:rsidRPr="001D16EF" w:rsidR="007C7156" w:rsidRDefault="007C7156" w14:paraId="3BCF46F7" w14:textId="7C7C6368">
      <w:pPr>
        <w:pStyle w:val="ListParagraph"/>
        <w:numPr>
          <w:ilvl w:val="1"/>
          <w:numId w:val="46"/>
        </w:numPr>
        <w:rPr>
          <w:ins w:author="Mohmmad Modallal" w:date="2025-07-17T14:23:00Z" w16du:dateUtc="2025-07-17T10:23:00Z" w:id="630"/>
          <w:rFonts w:ascii="Arial" w:hAnsi="Arial" w:cs="Arial"/>
          <w:lang w:val="en-US"/>
          <w:rPrChange w:author="Mohmmad Modallal" w:date="2025-07-17T14:52:00Z" w16du:dateUtc="2025-07-17T10:52:00Z" w:id="631">
            <w:rPr>
              <w:ins w:author="Mohmmad Modallal" w:date="2025-07-17T14:23:00Z" w16du:dateUtc="2025-07-17T10:23:00Z" w:id="632"/>
              <w:lang w:val="en-US"/>
            </w:rPr>
          </w:rPrChange>
        </w:rPr>
        <w:pPrChange w:author="Mohmmad Modallal" w:date="2025-07-17T14:34:00Z" w16du:dateUtc="2025-07-17T10:34:00Z" w:id="633">
          <w:pPr/>
        </w:pPrChange>
      </w:pPr>
      <w:ins w:author="Mohmmad Modallal" w:date="2025-07-17T14:25:00Z" w:id="634">
        <w:r w:rsidRPr="001D16EF">
          <w:rPr>
            <w:rFonts w:ascii="Arial" w:hAnsi="Arial" w:cs="Arial"/>
            <w:lang w:val="en-AE"/>
            <w:rPrChange w:author="Mohmmad Modallal" w:date="2025-07-17T14:52:00Z" w16du:dateUtc="2025-07-17T10:52:00Z" w:id="635">
              <w:rPr/>
            </w:rPrChange>
          </w:rPr>
          <w:t>Configuration</w:t>
        </w:r>
      </w:ins>
      <w:ins w:author="Mohmmad Modallal" w:date="2025-07-17T14:25:00Z" w16du:dateUtc="2025-07-17T10:25:00Z" w:id="636">
        <w:r w:rsidRPr="001D16EF" w:rsidR="004D7435">
          <w:rPr>
            <w:rFonts w:ascii="Arial" w:hAnsi="Arial" w:cs="Arial"/>
            <w:rPrChange w:author="Mohmmad Modallal" w:date="2025-07-17T14:52:00Z" w16du:dateUtc="2025-07-17T10:52:00Z" w:id="637">
              <w:rPr/>
            </w:rPrChange>
          </w:rPr>
          <w:t xml:space="preserve"> </w:t>
        </w:r>
      </w:ins>
      <w:ins w:author="Mohmmad Modallal" w:date="2025-07-17T14:26:00Z" w16du:dateUtc="2025-07-17T10:26:00Z" w:id="638">
        <w:r w:rsidRPr="001D16EF" w:rsidR="004D7435">
          <w:rPr>
            <w:rFonts w:ascii="Arial" w:hAnsi="Arial" w:cs="Arial"/>
            <w:rPrChange w:author="Mohmmad Modallal" w:date="2025-07-17T14:52:00Z" w16du:dateUtc="2025-07-17T10:52:00Z" w:id="639">
              <w:rPr/>
            </w:rPrChange>
          </w:rPr>
          <w:t>[secret keys required</w:t>
        </w:r>
        <w:r w:rsidRPr="001D16EF" w:rsidR="00984A69">
          <w:rPr>
            <w:rFonts w:ascii="Arial" w:hAnsi="Arial" w:cs="Arial"/>
            <w:rPrChange w:author="Mohmmad Modallal" w:date="2025-07-17T14:52:00Z" w16du:dateUtc="2025-07-17T10:52:00Z" w:id="640">
              <w:rPr/>
            </w:rPrChange>
          </w:rPr>
          <w:t>, environment variables, settings, lookups,..etc.</w:t>
        </w:r>
        <w:r w:rsidRPr="001D16EF" w:rsidR="004D7435">
          <w:rPr>
            <w:rFonts w:ascii="Arial" w:hAnsi="Arial" w:cs="Arial"/>
            <w:rPrChange w:author="Mohmmad Modallal" w:date="2025-07-17T14:52:00Z" w16du:dateUtc="2025-07-17T10:52:00Z" w:id="641">
              <w:rPr/>
            </w:rPrChange>
          </w:rPr>
          <w:t>]</w:t>
        </w:r>
      </w:ins>
    </w:p>
    <w:p w:rsidR="00DA1D77" w:rsidP="00DA1D77" w:rsidRDefault="00DA1D77" w14:paraId="5C6E42E0" w14:textId="77777777">
      <w:pPr>
        <w:rPr>
          <w:ins w:author="Mohmmad Modallal" w:date="2025-07-17T15:15:00Z" w16du:dateUtc="2025-07-17T11:15:00Z" w:id="642"/>
          <w:lang w:val="en-US"/>
        </w:rPr>
      </w:pPr>
    </w:p>
    <w:p w:rsidRPr="00DA1D77" w:rsidR="00AA4598" w:rsidRDefault="00AA4598" w14:paraId="630E5298" w14:textId="77777777">
      <w:pPr>
        <w:rPr>
          <w:lang w:val="en-US"/>
          <w:rPrChange w:author="Mohmmad Modallal" w:date="2025-07-17T14:23:00Z" w16du:dateUtc="2025-07-17T10:23:00Z" w:id="643">
            <w:rPr>
              <w:rFonts w:ascii="Arial" w:hAnsi="Arial" w:cs="Arial"/>
              <w:color w:val="1F1F1F"/>
              <w:lang w:val="en-US"/>
            </w:rPr>
          </w:rPrChange>
        </w:rPr>
        <w:pPrChange w:author="Mohmmad Modallal" w:date="2025-07-17T15:15:00Z" w16du:dateUtc="2025-07-17T11:15:00Z" w:id="644">
          <w:pPr>
            <w:pStyle w:val="NormalWeb"/>
            <w:shd w:val="clear" w:color="auto" w:fill="FFFFFF"/>
            <w:spacing w:before="0" w:beforeAutospacing="0" w:after="0" w:afterAutospacing="0"/>
            <w:jc w:val="both"/>
          </w:pPr>
        </w:pPrChange>
      </w:pPr>
    </w:p>
    <w:p w:rsidRPr="00B21012" w:rsidR="00A70D13" w:rsidRDefault="64377B86" w14:paraId="3053AC63" w14:textId="6866B6D7">
      <w:pPr>
        <w:pStyle w:val="Heading3"/>
        <w:pPrChange w:author="Mohmmad Modallal" w:date="2025-07-17T17:18:00Z" w16du:dateUtc="2025-07-17T13:18:00Z" w:id="645">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1468515119" w:id="646"/>
      <w:bookmarkStart w:name="_Toc203649702" w:id="647"/>
      <w:commentRangeStart w:id="648"/>
      <w:commentRangeStart w:id="649"/>
      <w:commentRangeStart w:id="650"/>
      <w:commentRangeStart w:id="651"/>
      <w:commentRangeStart w:id="652"/>
      <w:commentRangeStart w:id="653"/>
      <w:r>
        <w:t>Patient</w:t>
      </w:r>
      <w:r w:rsidR="7A1544D3">
        <w:t xml:space="preserve"> </w:t>
      </w:r>
      <w:r w:rsidR="4AD2AB5C">
        <w:t>Service Module</w:t>
      </w:r>
      <w:r w:rsidR="67B5C9F9">
        <w:t xml:space="preserve"> </w:t>
      </w:r>
      <w:r w:rsidR="6D3D2838">
        <w:t xml:space="preserve">System </w:t>
      </w:r>
      <w:r>
        <w:t>Architecture</w:t>
      </w:r>
      <w:bookmarkEnd w:id="646"/>
      <w:r>
        <w:t xml:space="preserve"> </w:t>
      </w:r>
      <w:bookmarkEnd w:id="647"/>
      <w:commentRangeEnd w:id="651"/>
      <w:r w:rsidRPr="00B21012" w:rsidR="00A70D13">
        <w:rPr>
          <w:rStyle w:val="CommentReference"/>
          <w:sz w:val="24"/>
          <w:szCs w:val="24"/>
        </w:rPr>
        <w:commentReference w:id="651"/>
      </w:r>
      <w:commentRangeEnd w:id="652"/>
      <w:r w:rsidRPr="00B21012" w:rsidR="00A70D13">
        <w:rPr>
          <w:rStyle w:val="CommentReference"/>
          <w:sz w:val="24"/>
          <w:szCs w:val="24"/>
        </w:rPr>
        <w:commentReference w:id="652"/>
      </w:r>
      <w:commentRangeEnd w:id="653"/>
      <w:r w:rsidRPr="00B21012" w:rsidR="00A70D13">
        <w:rPr>
          <w:rStyle w:val="CommentReference"/>
          <w:sz w:val="24"/>
          <w:szCs w:val="24"/>
        </w:rPr>
        <w:commentReference w:id="653"/>
      </w:r>
      <w:commentRangeEnd w:id="649"/>
      <w:r w:rsidRPr="00B21012" w:rsidR="00A70D13">
        <w:rPr>
          <w:rStyle w:val="CommentReference"/>
          <w:sz w:val="24"/>
          <w:szCs w:val="24"/>
        </w:rPr>
        <w:commentReference w:id="649"/>
      </w:r>
      <w:commentRangeEnd w:id="650"/>
      <w:r w:rsidRPr="00B21012" w:rsidR="00A70D13">
        <w:rPr>
          <w:rStyle w:val="CommentReference"/>
          <w:sz w:val="24"/>
          <w:szCs w:val="24"/>
        </w:rPr>
        <w:commentReference w:id="650"/>
      </w:r>
      <w:commentRangeEnd w:id="648"/>
      <w:r w:rsidRPr="00B21012" w:rsidR="00A70D13">
        <w:rPr>
          <w:rStyle w:val="CommentReference"/>
          <w:sz w:val="24"/>
          <w:szCs w:val="24"/>
        </w:rPr>
        <w:commentReference w:id="648"/>
      </w:r>
    </w:p>
    <w:p w:rsidRPr="005A1C8B" w:rsidR="00A70D13" w:rsidP="006059B9" w:rsidRDefault="00A70D13" w14:paraId="15092D01" w14:textId="1857DB26">
      <w:pPr>
        <w:rPr>
          <w:rFonts w:ascii="Arial" w:hAnsi="Arial" w:cs="Arial"/>
          <w:lang w:val="en-US"/>
        </w:rPr>
      </w:pPr>
    </w:p>
    <w:p w:rsidR="00D60E83" w:rsidP="00DB38D5" w:rsidRDefault="00D60E83" w14:paraId="4515C0E7" w14:textId="7070E553">
      <w:pPr>
        <w:spacing w:line="276" w:lineRule="auto"/>
        <w:ind w:firstLine="709"/>
        <w:jc w:val="both"/>
        <w:rPr>
          <w:rFonts w:ascii="Arial" w:hAnsi="Arial" w:eastAsia="Times New Roman" w:cs="Arial"/>
          <w:lang w:eastAsia="ru-RU"/>
        </w:rPr>
      </w:pPr>
      <w:r>
        <w:rPr>
          <w:rFonts w:ascii="Arial" w:hAnsi="Arial" w:eastAsia="Times New Roman" w:cs="Arial"/>
          <w:lang w:eastAsia="ru-RU"/>
        </w:rPr>
        <w:t xml:space="preserve">Patient Service Module is the application component of the Sahatna Super App solution which is developed by Java and deployed in the docker container format within </w:t>
      </w:r>
      <w:r w:rsidR="0024614F">
        <w:rPr>
          <w:rFonts w:ascii="Arial" w:hAnsi="Arial" w:eastAsia="Times New Roman" w:cs="Arial"/>
          <w:lang w:eastAsia="ru-RU"/>
        </w:rPr>
        <w:t xml:space="preserve">the </w:t>
      </w:r>
      <w:r>
        <w:rPr>
          <w:rFonts w:ascii="Arial" w:hAnsi="Arial" w:eastAsia="Times New Roman" w:cs="Arial"/>
          <w:lang w:eastAsia="ru-RU"/>
        </w:rPr>
        <w:t>Kubernetes cluster.</w:t>
      </w:r>
    </w:p>
    <w:p w:rsidR="00D60E83" w:rsidP="00DB38D5" w:rsidRDefault="00D60E83" w14:paraId="6E96494A" w14:textId="361498BC">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The main features of the Patient</w:t>
      </w:r>
      <w:r w:rsidRPr="009609F5">
        <w:rPr>
          <w:rFonts w:ascii="Arial" w:hAnsi="Arial" w:eastAsia="Times New Roman" w:cs="Arial"/>
          <w:lang w:eastAsia="ru-RU"/>
        </w:rPr>
        <w:t xml:space="preserve"> Service Module </w:t>
      </w:r>
      <w:r>
        <w:rPr>
          <w:rFonts w:ascii="Arial" w:hAnsi="Arial" w:eastAsia="Times New Roman" w:cs="Arial"/>
          <w:lang w:eastAsia="ru-RU"/>
        </w:rPr>
        <w:t xml:space="preserve">are the </w:t>
      </w:r>
      <w:r w:rsidR="0024614F">
        <w:rPr>
          <w:rFonts w:ascii="Arial" w:hAnsi="Arial" w:eastAsia="Times New Roman" w:cs="Arial"/>
          <w:lang w:eastAsia="ru-RU"/>
        </w:rPr>
        <w:t>following</w:t>
      </w:r>
      <w:r>
        <w:rPr>
          <w:rFonts w:ascii="Arial" w:hAnsi="Arial" w:eastAsia="Times New Roman" w:cs="Arial"/>
          <w:lang w:val="en-US" w:eastAsia="ru-RU"/>
        </w:rPr>
        <w:t>:</w:t>
      </w:r>
    </w:p>
    <w:p w:rsidR="006F71A1" w:rsidP="00DB38D5" w:rsidRDefault="006F71A1" w14:paraId="23D58FE8" w14:textId="7A371A37">
      <w:pPr>
        <w:pStyle w:val="ListParagraph"/>
        <w:numPr>
          <w:ilvl w:val="0"/>
          <w:numId w:val="12"/>
        </w:numPr>
        <w:spacing w:line="276" w:lineRule="auto"/>
        <w:ind w:left="1560"/>
        <w:jc w:val="both"/>
        <w:rPr>
          <w:rFonts w:ascii="Arial" w:hAnsi="Arial" w:eastAsia="Times New Roman" w:cs="Arial"/>
          <w:lang w:val="en-US" w:eastAsia="ru-RU"/>
        </w:rPr>
      </w:pPr>
      <w:commentRangeStart w:id="654"/>
      <w:commentRangeStart w:id="655"/>
      <w:r w:rsidRPr="29E07CA3">
        <w:rPr>
          <w:rFonts w:ascii="Arial" w:hAnsi="Arial" w:eastAsia="Times New Roman" w:cs="Arial"/>
          <w:lang w:val="en-US" w:eastAsia="ru-RU" w:bidi="ar-SA"/>
        </w:rPr>
        <w:t xml:space="preserve">getting personal patient information from </w:t>
      </w:r>
      <w:r w:rsidRPr="29E07CA3" w:rsidR="0024614F">
        <w:rPr>
          <w:rFonts w:ascii="Arial" w:hAnsi="Arial" w:eastAsia="Times New Roman" w:cs="Arial"/>
          <w:lang w:val="en-US" w:eastAsia="ru-RU" w:bidi="ar-SA"/>
        </w:rPr>
        <w:t xml:space="preserve">the </w:t>
      </w:r>
      <w:commentRangeStart w:id="656"/>
      <w:commentRangeStart w:id="657"/>
      <w:r w:rsidRPr="29E07CA3">
        <w:rPr>
          <w:rFonts w:ascii="Arial" w:hAnsi="Arial" w:eastAsia="Times New Roman" w:cs="Arial"/>
          <w:lang w:val="en-US" w:eastAsia="ru-RU" w:bidi="ar-SA"/>
        </w:rPr>
        <w:t>DOH</w:t>
      </w:r>
      <w:r w:rsidRPr="29E07CA3" w:rsidR="057CD75E">
        <w:rPr>
          <w:rFonts w:ascii="Arial" w:hAnsi="Arial" w:eastAsia="Times New Roman" w:cs="Arial"/>
          <w:lang w:val="en-US" w:eastAsia="ru-RU" w:bidi="ar-SA"/>
        </w:rPr>
        <w:t xml:space="preserve"> via SOAP API (DOH has an internal integration with </w:t>
      </w:r>
      <w:r w:rsidRPr="29E07CA3">
        <w:rPr>
          <w:rFonts w:ascii="Arial" w:hAnsi="Arial" w:eastAsia="Times New Roman" w:cs="Arial"/>
          <w:lang w:val="en-US" w:eastAsia="ru-RU" w:bidi="ar-SA"/>
        </w:rPr>
        <w:t xml:space="preserve">MOI </w:t>
      </w:r>
      <w:commentRangeEnd w:id="656"/>
      <w:r w:rsidRPr="29E07CA3" w:rsidR="003A0068">
        <w:rPr>
          <w:rStyle w:val="CommentReference"/>
          <w:rFonts w:ascii="Arial" w:hAnsi="Arial" w:eastAsia="Times New Roman" w:cs="Arial"/>
          <w:sz w:val="24"/>
          <w:szCs w:val="21"/>
          <w:lang w:val="en-US" w:eastAsia="ru-RU" w:bidi="ar-SA"/>
        </w:rPr>
        <w:commentReference w:id="656"/>
      </w:r>
      <w:commentRangeEnd w:id="657"/>
      <w:r w:rsidRPr="29E07CA3">
        <w:rPr>
          <w:rStyle w:val="CommentReference"/>
          <w:rFonts w:ascii="Arial" w:hAnsi="Arial" w:eastAsia="Times New Roman" w:cs="Arial"/>
          <w:sz w:val="24"/>
          <w:szCs w:val="21"/>
          <w:lang w:val="en-US" w:eastAsia="ru-RU" w:bidi="ar-SA"/>
        </w:rPr>
        <w:commentReference w:id="657"/>
      </w:r>
      <w:r w:rsidRPr="29E07CA3">
        <w:rPr>
          <w:rFonts w:ascii="Arial" w:hAnsi="Arial" w:eastAsia="Times New Roman" w:cs="Arial"/>
          <w:lang w:val="en-US" w:eastAsia="ru-RU" w:bidi="ar-SA"/>
        </w:rPr>
        <w:t>database</w:t>
      </w:r>
      <w:r w:rsidRPr="29E07CA3" w:rsidR="783FC38E">
        <w:rPr>
          <w:rFonts w:ascii="Arial" w:hAnsi="Arial" w:eastAsia="Times New Roman" w:cs="Arial"/>
          <w:lang w:val="en-US" w:eastAsia="ru-RU" w:bidi="ar-SA"/>
        </w:rPr>
        <w:t>)</w:t>
      </w:r>
      <w:r w:rsidRPr="29E07CA3" w:rsidR="077BDB0D">
        <w:rPr>
          <w:rFonts w:ascii="Arial" w:hAnsi="Arial" w:eastAsia="Times New Roman" w:cs="Arial"/>
          <w:lang w:val="en-US" w:eastAsia="ru-RU" w:bidi="ar-SA"/>
        </w:rPr>
        <w:t>;</w:t>
      </w:r>
      <w:r w:rsidRPr="29E07CA3">
        <w:rPr>
          <w:rFonts w:ascii="Arial" w:hAnsi="Arial" w:eastAsia="Times New Roman" w:cs="Arial"/>
          <w:lang w:val="en-US" w:eastAsia="ru-RU" w:bidi="ar-SA"/>
        </w:rPr>
        <w:t xml:space="preserve"> </w:t>
      </w:r>
      <w:r>
        <w:rPr>
          <w:rFonts w:ascii="Arial" w:hAnsi="Arial" w:eastAsia="Times New Roman" w:cs="Arial"/>
          <w:lang w:val="en-US" w:eastAsia="ru-RU"/>
        </w:rPr>
        <w:t xml:space="preserve"> </w:t>
      </w:r>
      <w:commentRangeEnd w:id="654"/>
      <w:r w:rsidR="007C1D6C">
        <w:rPr>
          <w:rStyle w:val="CommentReference"/>
          <w:rFonts w:ascii="Arial" w:hAnsi="Arial" w:eastAsia="Times New Roman" w:cs="Arial"/>
          <w:sz w:val="24"/>
          <w:szCs w:val="21"/>
          <w:lang w:val="en-US" w:eastAsia="ru-RU"/>
        </w:rPr>
        <w:commentReference w:id="654"/>
      </w:r>
      <w:commentRangeEnd w:id="655"/>
      <w:r>
        <w:rPr>
          <w:rStyle w:val="CommentReference"/>
          <w:rFonts w:ascii="Arial" w:hAnsi="Arial" w:eastAsia="Times New Roman" w:cs="Arial"/>
          <w:sz w:val="24"/>
          <w:szCs w:val="21"/>
          <w:lang w:val="en-US" w:eastAsia="ru-RU"/>
        </w:rPr>
        <w:commentReference w:id="655"/>
      </w:r>
    </w:p>
    <w:p w:rsidR="5CD2E664" w:rsidP="29E07CA3" w:rsidRDefault="5CD2E664" w14:paraId="146BD3B2" w14:textId="64F1F9FB">
      <w:pPr>
        <w:pStyle w:val="ListParagraph"/>
        <w:numPr>
          <w:ilvl w:val="0"/>
          <w:numId w:val="12"/>
        </w:numPr>
        <w:spacing w:line="276" w:lineRule="auto"/>
        <w:ind w:left="1560"/>
        <w:jc w:val="both"/>
        <w:rPr>
          <w:rFonts w:ascii="Arial" w:hAnsi="Arial" w:eastAsia="Times New Roman" w:cs="Arial"/>
          <w:lang w:val="en-US" w:eastAsia="ru-RU"/>
        </w:rPr>
      </w:pPr>
      <w:r w:rsidRPr="29E07CA3">
        <w:rPr>
          <w:rFonts w:ascii="Arial" w:hAnsi="Arial" w:eastAsia="Times New Roman" w:cs="Arial"/>
          <w:lang w:val="en-US" w:eastAsia="ru-RU"/>
        </w:rPr>
        <w:t>Managing patient’s Communication Preferences {SMS/Email/Push}.</w:t>
      </w:r>
    </w:p>
    <w:p w:rsidR="5CD2E664" w:rsidP="29E07CA3" w:rsidRDefault="5CD2E664" w14:paraId="1BA892C3" w14:textId="7BDF1F09">
      <w:pPr>
        <w:pStyle w:val="ListParagraph"/>
        <w:numPr>
          <w:ilvl w:val="0"/>
          <w:numId w:val="12"/>
        </w:numPr>
        <w:spacing w:line="276" w:lineRule="auto"/>
        <w:ind w:left="1560"/>
        <w:jc w:val="both"/>
        <w:rPr>
          <w:rFonts w:ascii="Arial" w:hAnsi="Arial" w:eastAsia="Times New Roman" w:cs="Arial"/>
          <w:lang w:val="en-US" w:eastAsia="ru-RU"/>
        </w:rPr>
      </w:pPr>
      <w:r w:rsidRPr="29E07CA3">
        <w:rPr>
          <w:rFonts w:ascii="Arial" w:hAnsi="Arial" w:eastAsia="Times New Roman" w:cs="Arial"/>
          <w:lang w:val="en-US" w:eastAsia="ru-RU"/>
        </w:rPr>
        <w:t xml:space="preserve">Managing </w:t>
      </w:r>
      <w:r w:rsidRPr="29E07CA3" w:rsidR="5C099C3F">
        <w:rPr>
          <w:rFonts w:ascii="Arial" w:hAnsi="Arial" w:eastAsia="Times New Roman" w:cs="Arial"/>
          <w:lang w:val="en-US" w:eastAsia="ru-RU"/>
        </w:rPr>
        <w:t>feedback</w:t>
      </w:r>
      <w:r w:rsidRPr="29E07CA3">
        <w:rPr>
          <w:rFonts w:ascii="Arial" w:hAnsi="Arial" w:eastAsia="Times New Roman" w:cs="Arial"/>
          <w:lang w:val="en-US" w:eastAsia="ru-RU"/>
        </w:rPr>
        <w:t xml:space="preserve">: feedback </w:t>
      </w:r>
      <w:r w:rsidRPr="29E07CA3" w:rsidR="2FE4CECF">
        <w:rPr>
          <w:rFonts w:ascii="Arial" w:hAnsi="Arial" w:eastAsia="Times New Roman" w:cs="Arial"/>
          <w:lang w:val="en-US" w:eastAsia="ru-RU"/>
        </w:rPr>
        <w:t xml:space="preserve">is </w:t>
      </w:r>
      <w:r w:rsidRPr="29E07CA3" w:rsidR="7323ABBD">
        <w:rPr>
          <w:rFonts w:ascii="Arial" w:hAnsi="Arial" w:eastAsia="Times New Roman" w:cs="Arial"/>
          <w:lang w:val="en-US" w:eastAsia="ru-RU"/>
        </w:rPr>
        <w:t xml:space="preserve">a </w:t>
      </w:r>
      <w:r w:rsidRPr="29E07CA3">
        <w:rPr>
          <w:rFonts w:ascii="Arial" w:hAnsi="Arial" w:eastAsia="Times New Roman" w:cs="Arial"/>
          <w:lang w:val="en-US" w:eastAsia="ru-RU"/>
        </w:rPr>
        <w:t xml:space="preserve">simple </w:t>
      </w:r>
      <w:r w:rsidRPr="29E07CA3" w:rsidR="63103682">
        <w:rPr>
          <w:rFonts w:ascii="Arial" w:hAnsi="Arial" w:eastAsia="Times New Roman" w:cs="Arial"/>
          <w:lang w:val="en-US" w:eastAsia="ru-RU"/>
        </w:rPr>
        <w:t>pop-up</w:t>
      </w:r>
      <w:r w:rsidRPr="29E07CA3">
        <w:rPr>
          <w:rFonts w:ascii="Arial" w:hAnsi="Arial" w:eastAsia="Times New Roman" w:cs="Arial"/>
          <w:lang w:val="en-US" w:eastAsia="ru-RU"/>
        </w:rPr>
        <w:t xml:space="preserve"> </w:t>
      </w:r>
      <w:r w:rsidRPr="29E07CA3" w:rsidR="43915EB2">
        <w:rPr>
          <w:rFonts w:ascii="Arial" w:hAnsi="Arial" w:eastAsia="Times New Roman" w:cs="Arial"/>
          <w:lang w:val="en-US" w:eastAsia="ru-RU"/>
        </w:rPr>
        <w:t>(including title, question</w:t>
      </w:r>
      <w:r w:rsidRPr="29E07CA3" w:rsidR="3C24FEAE">
        <w:rPr>
          <w:rFonts w:ascii="Arial" w:hAnsi="Arial" w:eastAsia="Times New Roman" w:cs="Arial"/>
          <w:lang w:val="en-US" w:eastAsia="ru-RU"/>
        </w:rPr>
        <w:t>s</w:t>
      </w:r>
      <w:r w:rsidRPr="29E07CA3" w:rsidR="43915EB2">
        <w:rPr>
          <w:rFonts w:ascii="Arial" w:hAnsi="Arial" w:eastAsia="Times New Roman" w:cs="Arial"/>
          <w:lang w:val="en-US" w:eastAsia="ru-RU"/>
        </w:rPr>
        <w:t xml:space="preserve">, </w:t>
      </w:r>
      <w:r w:rsidRPr="29E07CA3" w:rsidR="3452D2FE">
        <w:rPr>
          <w:rFonts w:ascii="Arial" w:hAnsi="Arial" w:eastAsia="Times New Roman" w:cs="Arial"/>
          <w:lang w:val="en-US" w:eastAsia="ru-RU"/>
        </w:rPr>
        <w:t>stars rating component and free input-text</w:t>
      </w:r>
      <w:r w:rsidRPr="29E07CA3" w:rsidR="43915EB2">
        <w:rPr>
          <w:rFonts w:ascii="Arial" w:hAnsi="Arial" w:eastAsia="Times New Roman" w:cs="Arial"/>
          <w:lang w:val="en-US" w:eastAsia="ru-RU"/>
        </w:rPr>
        <w:t xml:space="preserve">) </w:t>
      </w:r>
      <w:r w:rsidRPr="29E07CA3">
        <w:rPr>
          <w:rFonts w:ascii="Arial" w:hAnsi="Arial" w:eastAsia="Times New Roman" w:cs="Arial"/>
          <w:lang w:val="en-US" w:eastAsia="ru-RU"/>
        </w:rPr>
        <w:t xml:space="preserve">allowing users </w:t>
      </w:r>
      <w:r w:rsidRPr="29E07CA3" w:rsidR="0D787817">
        <w:rPr>
          <w:rFonts w:ascii="Arial" w:hAnsi="Arial" w:eastAsia="Times New Roman" w:cs="Arial"/>
          <w:lang w:val="en-US" w:eastAsia="ru-RU"/>
        </w:rPr>
        <w:t xml:space="preserve">to share their experience rating (e.g. booking appointment journey </w:t>
      </w:r>
      <w:r w:rsidRPr="29E07CA3" w:rsidR="72EC9885">
        <w:rPr>
          <w:rFonts w:ascii="Arial" w:hAnsi="Arial" w:eastAsia="Times New Roman" w:cs="Arial"/>
          <w:lang w:val="en-US" w:eastAsia="ru-RU"/>
        </w:rPr>
        <w:t>rating...</w:t>
      </w:r>
      <w:r w:rsidRPr="29E07CA3" w:rsidR="0D787817">
        <w:rPr>
          <w:rFonts w:ascii="Arial" w:hAnsi="Arial" w:eastAsia="Times New Roman" w:cs="Arial"/>
          <w:lang w:val="en-US" w:eastAsia="ru-RU"/>
        </w:rPr>
        <w:t>etc.)</w:t>
      </w:r>
    </w:p>
    <w:p w:rsidR="08227D68" w:rsidP="29E07CA3" w:rsidRDefault="08227D68" w14:paraId="6E605167" w14:textId="4E586E39">
      <w:pPr>
        <w:pStyle w:val="ListParagraph"/>
        <w:numPr>
          <w:ilvl w:val="0"/>
          <w:numId w:val="12"/>
        </w:numPr>
        <w:spacing w:line="276" w:lineRule="auto"/>
        <w:ind w:left="1560"/>
        <w:jc w:val="both"/>
        <w:rPr>
          <w:rFonts w:ascii="Arial" w:hAnsi="Arial" w:eastAsia="Times New Roman" w:cs="Arial"/>
          <w:lang w:val="en-US" w:eastAsia="ru-RU"/>
        </w:rPr>
      </w:pPr>
      <w:r w:rsidRPr="29E07CA3">
        <w:rPr>
          <w:rFonts w:ascii="Arial" w:hAnsi="Arial" w:eastAsia="Times New Roman" w:cs="Arial"/>
          <w:lang w:val="en-US" w:eastAsia="ru-RU"/>
        </w:rPr>
        <w:t>Managing Surveys: survey</w:t>
      </w:r>
      <w:r w:rsidRPr="29E07CA3" w:rsidR="43982C2A">
        <w:rPr>
          <w:rFonts w:ascii="Arial" w:hAnsi="Arial" w:eastAsia="Times New Roman" w:cs="Arial"/>
          <w:lang w:val="en-US" w:eastAsia="ru-RU"/>
        </w:rPr>
        <w:t>s are triggered by Malaffi</w:t>
      </w:r>
      <w:r w:rsidRPr="29E07CA3" w:rsidR="178034F2">
        <w:rPr>
          <w:rFonts w:ascii="Arial" w:hAnsi="Arial" w:eastAsia="Times New Roman" w:cs="Arial"/>
          <w:lang w:val="en-US" w:eastAsia="ru-RU"/>
        </w:rPr>
        <w:t xml:space="preserve"> upon a specific helath-related action (e.g. encounter hit, laboratory </w:t>
      </w:r>
      <w:r w:rsidRPr="29E07CA3" w:rsidR="30B26C8F">
        <w:rPr>
          <w:rFonts w:ascii="Arial" w:hAnsi="Arial" w:eastAsia="Times New Roman" w:cs="Arial"/>
          <w:lang w:val="en-US" w:eastAsia="ru-RU"/>
        </w:rPr>
        <w:t>tes</w:t>
      </w:r>
      <w:r w:rsidRPr="29E07CA3" w:rsidR="178034F2">
        <w:rPr>
          <w:rFonts w:ascii="Arial" w:hAnsi="Arial" w:eastAsia="Times New Roman" w:cs="Arial"/>
          <w:lang w:val="en-US" w:eastAsia="ru-RU"/>
        </w:rPr>
        <w:t>t...etc.)</w:t>
      </w:r>
      <w:r w:rsidRPr="29E07CA3" w:rsidR="3F74A5DC">
        <w:rPr>
          <w:rFonts w:ascii="Arial" w:hAnsi="Arial" w:eastAsia="Times New Roman" w:cs="Arial"/>
          <w:lang w:val="en-US" w:eastAsia="ru-RU"/>
        </w:rPr>
        <w:t>. The service is mainly:</w:t>
      </w:r>
    </w:p>
    <w:p w:rsidR="3F74A5DC" w:rsidP="29E07CA3" w:rsidRDefault="3F74A5DC" w14:paraId="78A57732" w14:textId="7571E2AD">
      <w:pPr>
        <w:pStyle w:val="ListParagraph"/>
        <w:numPr>
          <w:ilvl w:val="3"/>
          <w:numId w:val="12"/>
        </w:numPr>
        <w:spacing w:line="276" w:lineRule="auto"/>
        <w:jc w:val="both"/>
        <w:rPr>
          <w:rFonts w:ascii="Arial" w:hAnsi="Arial" w:eastAsia="Times New Roman" w:cs="Arial"/>
          <w:lang w:val="en-US" w:eastAsia="ru-RU"/>
        </w:rPr>
      </w:pPr>
      <w:r w:rsidRPr="29E07CA3">
        <w:rPr>
          <w:rFonts w:ascii="Arial" w:hAnsi="Arial" w:eastAsia="Times New Roman" w:cs="Arial"/>
          <w:lang w:val="en-US" w:eastAsia="ru-RU"/>
        </w:rPr>
        <w:t>Sending survey’s notification (as per preferred notification preference) to Sahatna’s user.</w:t>
      </w:r>
    </w:p>
    <w:p w:rsidR="4611C8FC" w:rsidP="29E07CA3" w:rsidRDefault="4611C8FC" w14:paraId="2D0A0E5D" w14:textId="5EE0E2DD">
      <w:pPr>
        <w:pStyle w:val="ListParagraph"/>
        <w:numPr>
          <w:ilvl w:val="3"/>
          <w:numId w:val="12"/>
        </w:numPr>
        <w:spacing w:line="276" w:lineRule="auto"/>
        <w:jc w:val="both"/>
        <w:rPr>
          <w:rFonts w:ascii="Arial" w:hAnsi="Arial" w:eastAsia="Times New Roman" w:cs="Arial"/>
          <w:lang w:val="en-US" w:eastAsia="ru-RU"/>
        </w:rPr>
      </w:pPr>
      <w:r w:rsidRPr="29E07CA3">
        <w:rPr>
          <w:rFonts w:ascii="Arial" w:hAnsi="Arial" w:eastAsia="Times New Roman" w:cs="Arial"/>
          <w:lang w:val="en-US" w:eastAsia="ru-RU"/>
        </w:rPr>
        <w:t>Processing and persisting</w:t>
      </w:r>
      <w:r w:rsidRPr="29E07CA3" w:rsidR="7F35335A">
        <w:rPr>
          <w:rFonts w:ascii="Arial" w:hAnsi="Arial" w:eastAsia="Times New Roman" w:cs="Arial"/>
          <w:lang w:val="en-US" w:eastAsia="ru-RU"/>
        </w:rPr>
        <w:t>survey</w:t>
      </w:r>
      <w:r w:rsidRPr="29E07CA3" w:rsidR="3F74A5DC">
        <w:rPr>
          <w:rFonts w:ascii="Arial" w:hAnsi="Arial" w:eastAsia="Times New Roman" w:cs="Arial"/>
          <w:lang w:val="en-US" w:eastAsia="ru-RU"/>
        </w:rPr>
        <w:t xml:space="preserve"> </w:t>
      </w:r>
      <w:r w:rsidRPr="29E07CA3" w:rsidR="76919252">
        <w:rPr>
          <w:rFonts w:ascii="Arial" w:hAnsi="Arial" w:eastAsia="Times New Roman" w:cs="Arial"/>
          <w:lang w:val="en-US" w:eastAsia="ru-RU"/>
        </w:rPr>
        <w:t>questions</w:t>
      </w:r>
      <w:r w:rsidRPr="29E07CA3" w:rsidR="3F74A5DC">
        <w:rPr>
          <w:rFonts w:ascii="Arial" w:hAnsi="Arial" w:eastAsia="Times New Roman" w:cs="Arial"/>
          <w:lang w:val="en-US" w:eastAsia="ru-RU"/>
        </w:rPr>
        <w:t>/answers to be processed further by DOH Data Analytics team.</w:t>
      </w:r>
    </w:p>
    <w:p w:rsidRPr="005A1C8B" w:rsidR="006059B9" w:rsidP="006059B9" w:rsidRDefault="006059B9" w14:paraId="66C04BCF" w14:textId="77777777">
      <w:pPr>
        <w:rPr>
          <w:rFonts w:ascii="Arial" w:hAnsi="Arial" w:cs="Arial"/>
          <w:lang w:val="en-US"/>
        </w:rPr>
      </w:pPr>
    </w:p>
    <w:p w:rsidR="00A70D13" w:rsidP="00A16447" w:rsidRDefault="00A70D13" w14:paraId="1C104D71"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Service Description</w:t>
      </w:r>
    </w:p>
    <w:p w:rsidR="00A70D13" w:rsidP="00A70D13" w:rsidRDefault="00A70D13" w14:paraId="3877A5DE"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2E2EB278" w14:paraId="2D6CF938"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612309DE"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183E69C9"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2E2EB278" w14:paraId="18317DBF" w14:textId="77777777">
        <w:tc>
          <w:tcPr>
            <w:tcW w:w="3264" w:type="dxa"/>
            <w:shd w:val="clear" w:color="auto" w:fill="FFFFFF" w:themeFill="background1"/>
            <w:tcMar>
              <w:top w:w="105" w:type="dxa"/>
              <w:left w:w="150" w:type="dxa"/>
              <w:bottom w:w="105" w:type="dxa"/>
              <w:right w:w="150" w:type="dxa"/>
            </w:tcMar>
            <w:hideMark/>
          </w:tcPr>
          <w:p w:rsidRPr="00B21012" w:rsidR="00A70D13" w:rsidP="00033C71" w:rsidRDefault="00A70D13" w14:paraId="48A1B1D5"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A70D13" w:rsidP="00033C71" w:rsidRDefault="00667C06" w14:paraId="7E302612" w14:textId="1563FBC4">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w:t>
            </w:r>
          </w:p>
        </w:tc>
      </w:tr>
      <w:tr w:rsidRPr="00FC66A0" w:rsidR="004B39F4" w:rsidTr="2E2EB278" w14:paraId="6AAD1117"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3DB1CFF2"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412024" w14:paraId="69833C4C" w14:textId="647634D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4B39F4" w:rsidTr="2E2EB278" w14:paraId="44FD51A8"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4D51CAA1"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B21012" w:rsidR="00A12005" w:rsidP="00A12005" w:rsidRDefault="00A12005" w14:paraId="0F5A0429" w14:textId="0CCDE45B">
            <w:pPr>
              <w:pStyle w:val="NormalWeb"/>
              <w:spacing w:before="0" w:beforeAutospacing="0" w:after="0" w:afterAutospacing="0"/>
              <w:jc w:val="both"/>
              <w:rPr>
                <w:rFonts w:ascii="Arial" w:hAnsi="Arial" w:cs="Arial"/>
                <w:color w:val="1F1F1F"/>
                <w:sz w:val="22"/>
                <w:szCs w:val="22"/>
                <w:lang w:val="en-US"/>
              </w:rPr>
            </w:pPr>
            <w:r w:rsidRPr="00B21012">
              <w:rPr>
                <w:rFonts w:ascii="Arial" w:hAnsi="Arial" w:cs="Arial"/>
                <w:color w:val="1F1F1F"/>
                <w:sz w:val="22"/>
                <w:szCs w:val="22"/>
                <w:lang w:val="en-US"/>
              </w:rPr>
              <w:t>Notification Service Module</w:t>
            </w:r>
          </w:p>
          <w:p w:rsidRPr="00B21012" w:rsidR="00A12005" w:rsidP="00A12005" w:rsidRDefault="00A12005" w14:paraId="0B5E572A" w14:textId="77777777">
            <w:pPr>
              <w:pStyle w:val="NormalWeb"/>
              <w:spacing w:before="0" w:beforeAutospacing="0" w:after="0" w:afterAutospacing="0"/>
              <w:jc w:val="both"/>
              <w:rPr>
                <w:rFonts w:ascii="Arial" w:hAnsi="Arial" w:cs="Arial"/>
                <w:color w:val="1F1F1F"/>
                <w:sz w:val="22"/>
                <w:szCs w:val="22"/>
                <w:lang w:val="en-US"/>
              </w:rPr>
            </w:pPr>
            <w:r w:rsidRPr="00B21012">
              <w:rPr>
                <w:rFonts w:ascii="Arial" w:hAnsi="Arial" w:cs="Arial"/>
                <w:color w:val="1F1F1F"/>
                <w:sz w:val="22"/>
                <w:szCs w:val="22"/>
                <w:lang w:val="en-US"/>
              </w:rPr>
              <w:t>Reference Service Module</w:t>
            </w:r>
          </w:p>
          <w:p w:rsidRPr="00B21012" w:rsidR="00A12005" w:rsidP="00A12005" w:rsidRDefault="00A12005" w14:paraId="3D429790" w14:textId="77777777">
            <w:pPr>
              <w:pStyle w:val="NormalWeb"/>
              <w:spacing w:before="0" w:beforeAutospacing="0" w:after="0" w:afterAutospacing="0"/>
              <w:jc w:val="both"/>
              <w:rPr>
                <w:rFonts w:ascii="Arial" w:hAnsi="Arial" w:cs="Arial"/>
                <w:color w:val="1F1F1F"/>
                <w:sz w:val="22"/>
                <w:szCs w:val="22"/>
                <w:lang w:val="en-US"/>
              </w:rPr>
            </w:pPr>
            <w:r w:rsidRPr="00B21012">
              <w:rPr>
                <w:rFonts w:ascii="Arial" w:hAnsi="Arial" w:cs="Arial"/>
                <w:color w:val="1F1F1F"/>
                <w:sz w:val="22"/>
                <w:szCs w:val="22"/>
                <w:lang w:val="en-US"/>
              </w:rPr>
              <w:t>Appointment Service Module</w:t>
            </w:r>
          </w:p>
          <w:p w:rsidRPr="00B21012" w:rsidR="00412024" w:rsidP="00B21012" w:rsidRDefault="00A12005" w14:paraId="55D77055" w14:textId="5875BA08">
            <w:pPr>
              <w:rPr>
                <w:rFonts w:ascii="Arial" w:hAnsi="Arial" w:eastAsia="Times New Roman" w:cs="Arial"/>
                <w:color w:val="000000" w:themeColor="text1"/>
                <w:sz w:val="22"/>
                <w:szCs w:val="22"/>
                <w:lang w:val="en-US" w:eastAsia="ru-RU"/>
              </w:rPr>
            </w:pPr>
            <w:r w:rsidRPr="00B21012">
              <w:rPr>
                <w:rFonts w:ascii="Arial" w:hAnsi="Arial" w:cs="Arial"/>
                <w:color w:val="1F1F1F"/>
                <w:sz w:val="22"/>
                <w:szCs w:val="22"/>
                <w:lang w:val="en-US"/>
              </w:rPr>
              <w:t>PHR Service Module</w:t>
            </w:r>
          </w:p>
        </w:tc>
      </w:tr>
      <w:tr w:rsidRPr="00FC66A0" w:rsidR="004B39F4" w:rsidTr="00BF347B" w14:paraId="417206C4" w14:textId="77777777">
        <w:trPr>
          <w:trHeight w:val="187"/>
        </w:trPr>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1549E6CB"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BF347B" w14:paraId="4F27B5B0" w14:textId="77D92C63">
            <w:pPr>
              <w:spacing w:before="150"/>
              <w:rPr>
                <w:rFonts w:ascii="Arial" w:hAnsi="Arial" w:eastAsia="Times New Roman" w:cs="Arial"/>
                <w:color w:val="000000" w:themeColor="text1"/>
                <w:sz w:val="22"/>
                <w:szCs w:val="22"/>
                <w:lang w:val="ru-RU" w:eastAsia="ru-RU"/>
              </w:rPr>
            </w:pPr>
            <w:r w:rsidRPr="00B21012">
              <w:rPr>
                <w:rFonts w:ascii="Arial" w:hAnsi="Arial" w:eastAsia="Times New Roman" w:cs="Arial"/>
                <w:sz w:val="22"/>
                <w:szCs w:val="22"/>
                <w:lang w:val="en-US" w:eastAsia="ru-RU"/>
              </w:rPr>
              <w:t>REST/HTTP, gRPC</w:t>
            </w:r>
          </w:p>
        </w:tc>
      </w:tr>
      <w:tr w:rsidRPr="00FC66A0" w:rsidR="004B39F4" w:rsidTr="2E2EB278" w14:paraId="76114E8A"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32EB733"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667C06" w14:paraId="271208ED" w14:textId="07794C56">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w:t>
            </w:r>
            <w:r w:rsidRPr="00B21012" w:rsidR="394D0655">
              <w:rPr>
                <w:rFonts w:ascii="Arial" w:hAnsi="Arial" w:eastAsia="Times New Roman" w:cs="Arial"/>
                <w:color w:val="000000" w:themeColor="text1"/>
                <w:sz w:val="22"/>
                <w:szCs w:val="22"/>
                <w:lang w:val="en-US" w:eastAsia="ru-RU"/>
              </w:rPr>
              <w:t xml:space="preserve">patient/actuator/health </w:t>
            </w:r>
          </w:p>
          <w:p w:rsidRPr="00B21012" w:rsidR="00412024" w:rsidP="00412024" w:rsidRDefault="394D0655" w14:paraId="62371444" w14:textId="3995DE0E">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Port: 8091</w:t>
            </w:r>
          </w:p>
        </w:tc>
      </w:tr>
      <w:tr w:rsidRPr="00B21012" w:rsidR="004B39F4" w:rsidTr="2E2EB278" w14:paraId="62CD528E"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67C2EF5"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Pr="007C411E" w:rsidR="00412024" w:rsidP="00721203" w:rsidRDefault="00885E33" w14:paraId="15226019" w14:textId="00BA77CF">
            <w:pPr>
              <w:rPr>
                <w:lang w:val="en-US"/>
              </w:rPr>
            </w:pPr>
            <w:r w:rsidRPr="00DC635B">
              <w:rPr>
                <w:rFonts w:ascii="Arial" w:hAnsi="Arial" w:eastAsia="Times New Roman" w:cs="Arial"/>
                <w:sz w:val="22"/>
                <w:szCs w:val="22"/>
                <w:lang w:val="en-US" w:eastAsia="ru-RU"/>
              </w:rPr>
              <w:t>Azure</w:t>
            </w:r>
            <w:r w:rsidRPr="003666F5">
              <w:rPr>
                <w:rFonts w:ascii="Arial" w:hAnsi="Arial" w:eastAsia="Times New Roman" w:cs="Arial"/>
                <w:sz w:val="22"/>
                <w:szCs w:val="22"/>
                <w:lang w:val="ru-RU" w:eastAsia="ru-RU"/>
              </w:rPr>
              <w:t xml:space="preserve"> </w:t>
            </w:r>
            <w:r w:rsidRPr="00DC635B">
              <w:rPr>
                <w:rFonts w:ascii="Arial" w:hAnsi="Arial" w:eastAsia="Times New Roman" w:cs="Arial"/>
                <w:sz w:val="22"/>
                <w:szCs w:val="22"/>
                <w:lang w:val="en-US" w:eastAsia="ru-RU"/>
              </w:rPr>
              <w:t>MS</w:t>
            </w:r>
            <w:r w:rsidRPr="003666F5">
              <w:rPr>
                <w:rFonts w:ascii="Arial" w:hAnsi="Arial" w:eastAsia="Times New Roman" w:cs="Arial"/>
                <w:sz w:val="22"/>
                <w:szCs w:val="22"/>
                <w:lang w:val="ru-RU" w:eastAsia="ru-RU"/>
              </w:rPr>
              <w:t xml:space="preserve"> </w:t>
            </w:r>
            <w:r w:rsidRPr="00DC635B">
              <w:rPr>
                <w:rFonts w:ascii="Arial" w:hAnsi="Arial" w:eastAsia="Times New Roman" w:cs="Arial"/>
                <w:sz w:val="22"/>
                <w:szCs w:val="22"/>
                <w:lang w:val="en-US" w:eastAsia="ru-RU"/>
              </w:rPr>
              <w:t>SQL</w:t>
            </w:r>
          </w:p>
        </w:tc>
      </w:tr>
    </w:tbl>
    <w:p w:rsidRPr="00937198" w:rsidR="00A70D13" w:rsidP="00A70D13" w:rsidRDefault="00A70D13" w14:paraId="79E5099E" w14:textId="77777777">
      <w:pPr>
        <w:pStyle w:val="NormalWeb"/>
        <w:shd w:val="clear" w:color="auto" w:fill="FFFFFF"/>
        <w:spacing w:before="0" w:beforeAutospacing="0" w:after="0" w:afterAutospacing="0"/>
        <w:ind w:left="709"/>
        <w:rPr>
          <w:rFonts w:ascii="Arial" w:hAnsi="Arial" w:cs="Arial"/>
          <w:color w:val="1F1F1F"/>
          <w:lang w:val="en-US"/>
        </w:rPr>
      </w:pPr>
    </w:p>
    <w:p w:rsidR="00A70D13" w:rsidRDefault="00A70D13" w14:paraId="62AEF226" w14:textId="77777777">
      <w:pPr>
        <w:pStyle w:val="NormalWeb"/>
        <w:numPr>
          <w:ilvl w:val="3"/>
          <w:numId w:val="7"/>
        </w:numPr>
        <w:shd w:val="clear" w:color="auto" w:fill="FFFFFF"/>
        <w:spacing w:before="0" w:beforeAutospacing="0" w:after="0" w:afterAutospacing="0"/>
        <w:ind w:left="709" w:hanging="851"/>
        <w:jc w:val="both"/>
        <w:rPr>
          <w:rFonts w:ascii="Arial" w:hAnsi="Arial" w:cs="Arial"/>
          <w:color w:val="1F1F1F"/>
          <w:lang w:val="en-US"/>
        </w:rPr>
        <w:pPrChange w:author="Mohmmad Modallal" w:date="2025-07-17T17:18:00Z" w16du:dateUtc="2025-07-17T13:18:00Z" w:id="658">
          <w:pPr>
            <w:pStyle w:val="NormalWeb"/>
            <w:numPr>
              <w:ilvl w:val="3"/>
              <w:numId w:val="7"/>
            </w:numPr>
            <w:shd w:val="clear" w:color="auto" w:fill="FFFFFF"/>
            <w:spacing w:before="0" w:beforeAutospacing="0" w:after="0" w:afterAutospacing="0"/>
            <w:ind w:left="709" w:hanging="851"/>
          </w:pPr>
        </w:pPrChange>
      </w:pPr>
      <w:r>
        <w:rPr>
          <w:rFonts w:ascii="Arial" w:hAnsi="Arial" w:cs="Arial"/>
          <w:color w:val="1F1F1F"/>
          <w:lang w:val="en-US"/>
        </w:rPr>
        <w:t>Data Model Description</w:t>
      </w:r>
    </w:p>
    <w:p w:rsidR="00A70D13" w:rsidRDefault="00A70D13" w14:paraId="6C8C9077" w14:textId="77777777">
      <w:pPr>
        <w:pStyle w:val="NormalWeb"/>
        <w:shd w:val="clear" w:color="auto" w:fill="FFFFFF"/>
        <w:spacing w:before="0" w:beforeAutospacing="0" w:after="0" w:afterAutospacing="0"/>
        <w:ind w:left="709"/>
        <w:jc w:val="both"/>
        <w:rPr>
          <w:rFonts w:ascii="Arial" w:hAnsi="Arial" w:cs="Arial"/>
          <w:color w:val="1F1F1F"/>
        </w:rPr>
        <w:pPrChange w:author="Mohmmad Modallal" w:date="2025-07-17T17:18:00Z" w16du:dateUtc="2025-07-17T13:18:00Z" w:id="659">
          <w:pPr>
            <w:pStyle w:val="NormalWeb"/>
            <w:shd w:val="clear" w:color="auto" w:fill="FFFFFF"/>
            <w:spacing w:before="0" w:beforeAutospacing="0" w:after="0" w:afterAutospacing="0"/>
            <w:ind w:left="709"/>
          </w:pPr>
        </w:pPrChange>
      </w:pPr>
    </w:p>
    <w:p w:rsidRPr="00772CFF" w:rsidR="00755BD9" w:rsidP="00DB38D5" w:rsidRDefault="00DB38D5" w14:paraId="10457AA7" w14:textId="22D624AB">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sidRPr="00B21012">
        <w:rPr>
          <w:rFonts w:ascii="Arial" w:hAnsi="Arial" w:cs="Arial"/>
          <w:color w:val="1F1F1F"/>
          <w:lang w:val="en-US"/>
        </w:rPr>
        <w:t xml:space="preserve">Patient </w:t>
      </w:r>
      <w:r w:rsidRPr="00772CFF">
        <w:rPr>
          <w:rFonts w:ascii="Arial" w:hAnsi="Arial" w:cs="Arial"/>
          <w:color w:val="1F1F1F"/>
          <w:lang w:val="en-US"/>
        </w:rPr>
        <w:t>Service</w:t>
      </w:r>
      <w:r w:rsidRPr="00772CFF" w:rsidR="00755BD9">
        <w:rPr>
          <w:rFonts w:ascii="Arial" w:hAnsi="Arial" w:cs="Arial"/>
          <w:color w:val="1F1F1F"/>
          <w:lang w:val="en-US"/>
        </w:rPr>
        <w:t xml:space="preserve"> Module is backed by the following database schemas within Azure MS SQL instance:</w:t>
      </w:r>
    </w:p>
    <w:p w:rsidRPr="00772CFF" w:rsidR="00755BD9" w:rsidP="00DB38D5" w:rsidRDefault="00772CFF" w14:paraId="547F0420" w14:textId="315977D9">
      <w:pPr>
        <w:pStyle w:val="ListParagraph"/>
        <w:numPr>
          <w:ilvl w:val="0"/>
          <w:numId w:val="12"/>
        </w:numPr>
        <w:spacing w:line="276" w:lineRule="auto"/>
        <w:ind w:left="1560"/>
        <w:jc w:val="both"/>
        <w:rPr>
          <w:rFonts w:ascii="Arial" w:hAnsi="Arial" w:eastAsia="Times New Roman" w:cs="Arial"/>
          <w:szCs w:val="24"/>
          <w:lang w:val="en-US" w:eastAsia="ru-RU"/>
        </w:rPr>
      </w:pPr>
      <w:r>
        <w:rPr>
          <w:rFonts w:ascii="Arial" w:hAnsi="Arial" w:eastAsia="Times New Roman" w:cs="Arial"/>
          <w:szCs w:val="24"/>
          <w:lang w:val="en-US" w:eastAsia="ru-RU"/>
        </w:rPr>
        <w:t>p</w:t>
      </w:r>
      <w:r w:rsidRPr="00772CFF" w:rsidR="00755BD9">
        <w:rPr>
          <w:rFonts w:ascii="Arial" w:hAnsi="Arial" w:eastAsia="Times New Roman" w:cs="Arial"/>
          <w:szCs w:val="24"/>
          <w:lang w:val="en-US" w:eastAsia="ru-RU"/>
        </w:rPr>
        <w:t>atient</w:t>
      </w:r>
      <w:r>
        <w:rPr>
          <w:rFonts w:ascii="Arial" w:hAnsi="Arial" w:eastAsia="Times New Roman" w:cs="Arial"/>
          <w:szCs w:val="24"/>
          <w:lang w:val="en-US" w:eastAsia="ru-RU"/>
        </w:rPr>
        <w:t>_dbo</w:t>
      </w:r>
      <w:r w:rsidRPr="00772CFF" w:rsidR="00755BD9">
        <w:rPr>
          <w:rFonts w:ascii="Arial" w:hAnsi="Arial" w:eastAsia="Times New Roman" w:cs="Arial"/>
          <w:szCs w:val="24"/>
          <w:lang w:val="en-US" w:eastAsia="ru-RU"/>
        </w:rPr>
        <w:t xml:space="preserve"> schema</w:t>
      </w:r>
    </w:p>
    <w:p w:rsidR="7DC09DC7" w:rsidP="29E07CA3" w:rsidRDefault="7DC09DC7" w14:paraId="1174AE6B" w14:textId="63A661CB">
      <w:pPr>
        <w:spacing w:line="276" w:lineRule="auto"/>
        <w:ind w:firstLine="709"/>
        <w:jc w:val="both"/>
        <w:rPr>
          <w:rStyle w:val="Hyperlink"/>
          <w:lang w:val="en-US"/>
        </w:rPr>
      </w:pPr>
      <w:r w:rsidRPr="29E07CA3">
        <w:rPr>
          <w:rFonts w:ascii="Arial" w:hAnsi="Arial" w:eastAsia="Times New Roman" w:cs="Arial"/>
          <w:lang w:val="en-US" w:eastAsia="ru-RU"/>
        </w:rPr>
        <w:t>ERD diagrams for entities encompassed by the mentioned database schema are the following</w:t>
      </w:r>
      <w:r w:rsidRPr="29E07CA3" w:rsidR="4472E9B6">
        <w:rPr>
          <w:rFonts w:ascii="Arial" w:hAnsi="Arial" w:eastAsia="Times New Roman" w:cs="Arial"/>
          <w:lang w:val="en-US" w:eastAsia="ru-RU"/>
        </w:rPr>
        <w:t xml:space="preserve"> (</w:t>
      </w:r>
      <w:r w:rsidRPr="29E07CA3" w:rsidR="3D393C95">
        <w:rPr>
          <w:rFonts w:ascii="Arial" w:hAnsi="Arial" w:eastAsia="Times New Roman" w:cs="Arial"/>
          <w:lang w:val="en-US" w:eastAsia="ru-RU"/>
        </w:rPr>
        <w:t xml:space="preserve">Picture 2.9 -  </w:t>
      </w:r>
      <w:hyperlink r:id="rId24">
        <w:r w:rsidRPr="29E07CA3" w:rsidR="61F48684">
          <w:rPr>
            <w:rStyle w:val="Hyperlink"/>
            <w:rFonts w:ascii="Arial" w:hAnsi="Arial" w:eastAsia="Arial" w:cs="Arial"/>
            <w:lang w:val="en-US"/>
          </w:rPr>
          <w:t>ERDs.zip</w:t>
        </w:r>
      </w:hyperlink>
      <w:r w:rsidRPr="29E07CA3" w:rsidR="4472E9B6">
        <w:rPr>
          <w:rStyle w:val="Hyperlink"/>
          <w:lang w:val="en-US"/>
        </w:rPr>
        <w:t xml:space="preserve">): </w:t>
      </w:r>
    </w:p>
    <w:p w:rsidR="00DA68B5" w:rsidP="00DA68B5" w:rsidRDefault="73EAF0A2" w14:paraId="36D29188" w14:textId="5FD255B6">
      <w:pPr>
        <w:ind w:firstLine="709"/>
        <w:jc w:val="both"/>
        <w:rPr>
          <w:rFonts w:ascii="Arial" w:hAnsi="Arial" w:eastAsia="Times New Roman" w:cs="Arial"/>
          <w:lang w:val="en-US" w:eastAsia="ru-RU"/>
        </w:rPr>
      </w:pPr>
      <w:r w:rsidRPr="29E07CA3">
        <w:rPr>
          <w:rFonts w:eastAsiaTheme="minorEastAsia"/>
          <w:lang w:val="en-US" w:eastAsia="ru-RU"/>
        </w:rPr>
        <w:t xml:space="preserve">An extension to ERD to include “Surveys” use-case which is part of patient-service is in this document </w:t>
      </w:r>
      <w:hyperlink r:id="rId25">
        <w:r w:rsidRPr="29E07CA3">
          <w:rPr>
            <w:rStyle w:val="Hyperlink"/>
            <w:rFonts w:ascii="Arial" w:hAnsi="Arial" w:eastAsia="Arial" w:cs="Arial"/>
            <w:lang w:val="en-US"/>
          </w:rPr>
          <w:t>SAHATNA Integration Specification Document Surveys - Malaffi v0.1.3.docx</w:t>
        </w:r>
      </w:hyperlink>
    </w:p>
    <w:p w:rsidR="00DA68B5" w:rsidP="00DA68B5" w:rsidRDefault="00DA68B5" w14:paraId="144B8A90" w14:textId="102F8FA9">
      <w:pPr>
        <w:ind w:firstLine="709"/>
        <w:jc w:val="both"/>
      </w:pPr>
    </w:p>
    <w:p w:rsidR="00F54437" w:rsidP="00DA68B5" w:rsidRDefault="2A397C6D" w14:paraId="3445A781" w14:textId="4880B1F3">
      <w:pPr>
        <w:ind w:firstLine="709"/>
        <w:jc w:val="both"/>
        <w:rPr>
          <w:rFonts w:ascii="Arial" w:hAnsi="Arial" w:eastAsia="Times New Roman" w:cs="Arial"/>
          <w:lang w:val="en-US" w:eastAsia="ru-RU"/>
        </w:rPr>
      </w:pPr>
      <w:r>
        <w:rPr>
          <w:noProof/>
        </w:rPr>
        <w:drawing>
          <wp:inline distT="0" distB="0" distL="0" distR="0" wp14:anchorId="15F65E8C" wp14:editId="008FD69C">
            <wp:extent cx="4487790" cy="8248201"/>
            <wp:effectExtent l="0" t="0" r="0" b="0"/>
            <wp:docPr id="164051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18956" name=""/>
                    <pic:cNvPicPr/>
                  </pic:nvPicPr>
                  <pic:blipFill>
                    <a:blip r:embed="rId26">
                      <a:extLst>
                        <a:ext uri="{28A0092B-C50C-407E-A947-70E740481C1C}">
                          <a14:useLocalDpi xmlns:a14="http://schemas.microsoft.com/office/drawing/2010/main"/>
                        </a:ext>
                      </a:extLst>
                    </a:blip>
                    <a:stretch>
                      <a:fillRect/>
                    </a:stretch>
                  </pic:blipFill>
                  <pic:spPr>
                    <a:xfrm>
                      <a:off x="0" y="0"/>
                      <a:ext cx="4487790" cy="8248201"/>
                    </a:xfrm>
                    <a:prstGeom prst="rect">
                      <a:avLst/>
                    </a:prstGeom>
                  </pic:spPr>
                </pic:pic>
              </a:graphicData>
            </a:graphic>
          </wp:inline>
        </w:drawing>
      </w:r>
    </w:p>
    <w:p w:rsidRPr="00F54437" w:rsidR="00F54437" w:rsidP="00F54437" w:rsidRDefault="00F54437" w14:paraId="48DEEBA5" w14:textId="26A66197">
      <w:pPr>
        <w:ind w:firstLine="709"/>
        <w:jc w:val="center"/>
        <w:rPr>
          <w:rFonts w:ascii="Arial" w:hAnsi="Arial" w:eastAsia="Times New Roman" w:cs="Arial"/>
          <w:sz w:val="22"/>
          <w:szCs w:val="22"/>
          <w:lang w:val="en-US" w:eastAsia="ru-RU"/>
        </w:rPr>
      </w:pPr>
      <w:r w:rsidRPr="00F54437">
        <w:rPr>
          <w:rFonts w:ascii="Arial" w:hAnsi="Arial" w:eastAsia="Times New Roman" w:cs="Arial"/>
          <w:sz w:val="22"/>
          <w:szCs w:val="22"/>
          <w:lang w:val="en-US" w:eastAsia="ru-RU"/>
        </w:rPr>
        <w:t>Picture 2.9.</w:t>
      </w:r>
    </w:p>
    <w:p w:rsidRPr="00DA68B5" w:rsidR="00A70D13" w:rsidP="00A70D13" w:rsidRDefault="00A70D13" w14:paraId="008B986B" w14:textId="77777777">
      <w:pPr>
        <w:pStyle w:val="NormalWeb"/>
        <w:shd w:val="clear" w:color="auto" w:fill="FFFFFF"/>
        <w:spacing w:before="0" w:beforeAutospacing="0" w:after="0" w:afterAutospacing="0"/>
        <w:ind w:left="709"/>
        <w:rPr>
          <w:rFonts w:ascii="Arial" w:hAnsi="Arial" w:cs="Arial"/>
          <w:color w:val="1F1F1F"/>
          <w:lang w:val="en-US"/>
        </w:rPr>
      </w:pPr>
    </w:p>
    <w:p w:rsidRPr="00A77AAB" w:rsidR="00A70D13" w:rsidRDefault="00A70D13" w14:paraId="0662EBA9" w14:textId="77777777">
      <w:pPr>
        <w:pStyle w:val="NormalWeb"/>
        <w:numPr>
          <w:ilvl w:val="3"/>
          <w:numId w:val="7"/>
        </w:numPr>
        <w:shd w:val="clear" w:color="auto" w:fill="FFFFFF"/>
        <w:spacing w:before="0" w:beforeAutospacing="0" w:after="0" w:afterAutospacing="0"/>
        <w:ind w:left="709" w:hanging="851"/>
        <w:jc w:val="both"/>
        <w:rPr>
          <w:rFonts w:ascii="Arial" w:hAnsi="Arial" w:cs="Arial"/>
          <w:color w:val="1F1F1F"/>
        </w:rPr>
        <w:pPrChange w:author="Mohmmad Modallal" w:date="2025-07-17T17:18:00Z" w16du:dateUtc="2025-07-17T13:18:00Z" w:id="660">
          <w:pPr>
            <w:pStyle w:val="NormalWeb"/>
            <w:numPr>
              <w:ilvl w:val="3"/>
              <w:numId w:val="7"/>
            </w:numPr>
            <w:shd w:val="clear" w:color="auto" w:fill="FFFFFF"/>
            <w:spacing w:before="0" w:beforeAutospacing="0" w:after="0" w:afterAutospacing="0"/>
            <w:ind w:left="709" w:hanging="851"/>
          </w:pPr>
        </w:pPrChange>
      </w:pPr>
      <w:r>
        <w:rPr>
          <w:rFonts w:ascii="Arial" w:hAnsi="Arial" w:cs="Arial"/>
          <w:color w:val="1F1F1F"/>
          <w:lang w:val="en-US"/>
        </w:rPr>
        <w:t>Application Component Diagram</w:t>
      </w:r>
    </w:p>
    <w:p w:rsidR="00772CFF" w:rsidRDefault="00772CFF" w14:paraId="68CB067C" w14:textId="77777777">
      <w:pPr>
        <w:pStyle w:val="NormalWeb"/>
        <w:shd w:val="clear" w:color="auto" w:fill="FFFFFF"/>
        <w:spacing w:before="0" w:beforeAutospacing="0" w:after="0" w:afterAutospacing="0"/>
        <w:ind w:left="709"/>
        <w:jc w:val="both"/>
        <w:rPr>
          <w:rFonts w:ascii="Arial" w:hAnsi="Arial" w:cs="Arial"/>
          <w:color w:val="1F1F1F"/>
          <w:lang w:val="en-US"/>
        </w:rPr>
        <w:pPrChange w:author="Mohmmad Modallal" w:date="2025-07-17T17:18:00Z" w16du:dateUtc="2025-07-17T13:18:00Z" w:id="661">
          <w:pPr>
            <w:pStyle w:val="NormalWeb"/>
            <w:shd w:val="clear" w:color="auto" w:fill="FFFFFF"/>
            <w:spacing w:before="0" w:beforeAutospacing="0" w:after="0" w:afterAutospacing="0"/>
            <w:ind w:left="709"/>
          </w:pPr>
        </w:pPrChange>
      </w:pPr>
    </w:p>
    <w:p w:rsidR="00772CFF" w:rsidP="00F54437" w:rsidRDefault="00772CFF" w14:paraId="5EE1380F" w14:textId="470A2F4D">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color w:val="1F1F1F"/>
          <w:lang w:val="en-US"/>
        </w:rPr>
        <w:t>Patient</w:t>
      </w:r>
      <w:r w:rsidRPr="00DC635B">
        <w:rPr>
          <w:rFonts w:ascii="Arial" w:hAnsi="Arial" w:cs="Arial"/>
          <w:color w:val="1F1F1F"/>
          <w:lang w:val="en-US"/>
        </w:rPr>
        <w:t xml:space="preserve"> Service Module </w:t>
      </w:r>
      <w:r>
        <w:rPr>
          <w:rFonts w:ascii="Arial" w:hAnsi="Arial" w:cs="Arial"/>
          <w:color w:val="1F1F1F"/>
          <w:lang w:val="en-US"/>
        </w:rPr>
        <w:t xml:space="preserve">depends and </w:t>
      </w:r>
      <w:r w:rsidRPr="00DC635B">
        <w:rPr>
          <w:rFonts w:ascii="Arial" w:hAnsi="Arial" w:cs="Arial"/>
          <w:color w:val="1F1F1F"/>
          <w:lang w:val="en-US"/>
        </w:rPr>
        <w:t>interconnect</w:t>
      </w:r>
      <w:r>
        <w:rPr>
          <w:rFonts w:ascii="Arial" w:hAnsi="Arial" w:cs="Arial"/>
          <w:color w:val="1F1F1F"/>
          <w:lang w:val="en-US"/>
        </w:rPr>
        <w:t>s</w:t>
      </w:r>
      <w:r w:rsidRPr="00DC635B">
        <w:rPr>
          <w:rFonts w:ascii="Arial" w:hAnsi="Arial" w:cs="Arial"/>
          <w:color w:val="1F1F1F"/>
          <w:lang w:val="en-US"/>
        </w:rPr>
        <w:t xml:space="preserve"> with</w:t>
      </w:r>
      <w:r>
        <w:rPr>
          <w:rFonts w:ascii="Arial" w:hAnsi="Arial" w:cs="Arial"/>
          <w:color w:val="1F1F1F"/>
          <w:lang w:val="en-US"/>
        </w:rPr>
        <w:t xml:space="preserve"> the following programmatical components:</w:t>
      </w:r>
    </w:p>
    <w:p w:rsidRPr="00850747" w:rsidR="00772CFF" w:rsidP="00772CFF" w:rsidRDefault="00772CFF" w14:paraId="0130879F"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9294" w:type="dxa"/>
        <w:tblInd w:w="-5" w:type="dxa"/>
        <w:tblLook w:val="04A0" w:firstRow="1" w:lastRow="0" w:firstColumn="1" w:lastColumn="0" w:noHBand="0" w:noVBand="1"/>
      </w:tblPr>
      <w:tblGrid>
        <w:gridCol w:w="4789"/>
        <w:gridCol w:w="4505"/>
      </w:tblGrid>
      <w:tr w:rsidR="00A77AAB" w:rsidTr="00F564B6" w14:paraId="28A7E6EB" w14:textId="77777777">
        <w:trPr>
          <w:tblHeader/>
        </w:trPr>
        <w:tc>
          <w:tcPr>
            <w:tcW w:w="4789" w:type="dxa"/>
            <w:shd w:val="clear" w:color="auto" w:fill="D9D9D9" w:themeFill="background1" w:themeFillShade="D9"/>
          </w:tcPr>
          <w:p w:rsidRPr="00DC635B" w:rsidR="00772CFF" w:rsidP="00D87A0E" w:rsidRDefault="00772CFF" w14:paraId="3DCF8F04"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772CFF" w:rsidP="00D87A0E" w:rsidRDefault="00772CFF" w14:paraId="5EAE6565"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772CFF" w:rsidTr="00F564B6" w14:paraId="27B390A9" w14:textId="77777777">
        <w:tc>
          <w:tcPr>
            <w:tcW w:w="4789" w:type="dxa"/>
          </w:tcPr>
          <w:p w:rsidR="00772CFF" w:rsidP="00F54437" w:rsidRDefault="00772CFF" w14:paraId="0DA8124A"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External Component</w:t>
            </w:r>
          </w:p>
        </w:tc>
        <w:tc>
          <w:tcPr>
            <w:tcW w:w="4505" w:type="dxa"/>
          </w:tcPr>
          <w:p w:rsidR="00772CFF" w:rsidP="00F54437" w:rsidRDefault="00772CFF" w14:paraId="03D259E8"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Mobile App (iOS, Android)</w:t>
            </w:r>
          </w:p>
          <w:p w:rsidR="0078176E" w:rsidP="00F54437" w:rsidRDefault="00772CFF" w14:paraId="1F52E997" w14:textId="77777777">
            <w:pPr>
              <w:pStyle w:val="NormalWeb"/>
              <w:spacing w:before="0" w:beforeAutospacing="0" w:after="0" w:afterAutospacing="0" w:line="276" w:lineRule="auto"/>
              <w:jc w:val="both"/>
              <w:rPr>
                <w:rFonts w:ascii="Arial" w:hAnsi="Arial" w:cs="Arial"/>
                <w:color w:val="1F1F1F"/>
                <w:lang w:val="en-US"/>
              </w:rPr>
            </w:pPr>
            <w:commentRangeStart w:id="662"/>
            <w:commentRangeStart w:id="663"/>
            <w:r>
              <w:rPr>
                <w:rFonts w:ascii="Arial" w:hAnsi="Arial" w:cs="Arial"/>
                <w:color w:val="1F1F1F"/>
                <w:lang w:val="en-US"/>
              </w:rPr>
              <w:t>UAE PASS DB</w:t>
            </w:r>
            <w:commentRangeEnd w:id="662"/>
            <w:r w:rsidR="00A23BA9">
              <w:rPr>
                <w:rStyle w:val="CommentReference"/>
                <w:rFonts w:ascii="Arial" w:hAnsi="Arial" w:cs="Arial"/>
                <w:color w:val="1F1F1F"/>
                <w:sz w:val="22"/>
                <w:szCs w:val="22"/>
                <w:lang w:val="en-US"/>
              </w:rPr>
              <w:commentReference w:id="662"/>
            </w:r>
            <w:commentRangeEnd w:id="663"/>
            <w:r>
              <w:rPr>
                <w:rStyle w:val="CommentReference"/>
                <w:rFonts w:ascii="Arial" w:hAnsi="Arial" w:cs="Arial"/>
                <w:color w:val="1F1F1F"/>
                <w:sz w:val="22"/>
                <w:szCs w:val="22"/>
                <w:lang w:val="en-US"/>
              </w:rPr>
              <w:commentReference w:id="663"/>
            </w:r>
          </w:p>
          <w:p w:rsidR="00772CFF" w:rsidP="00F54437" w:rsidRDefault="70858EB1" w14:paraId="7D1EF540" w14:textId="721CE563">
            <w:pPr>
              <w:pStyle w:val="NormalWeb"/>
              <w:spacing w:before="0" w:beforeAutospacing="0" w:after="0" w:afterAutospacing="0" w:line="276" w:lineRule="auto"/>
              <w:jc w:val="both"/>
              <w:rPr>
                <w:rFonts w:ascii="Arial" w:hAnsi="Arial" w:cs="Arial"/>
                <w:color w:val="1F1F1F"/>
                <w:lang w:val="en-US"/>
              </w:rPr>
            </w:pPr>
            <w:r w:rsidRPr="29E07CA3">
              <w:rPr>
                <w:rFonts w:ascii="Arial" w:hAnsi="Arial" w:cs="Arial"/>
                <w:color w:val="1F1F1F"/>
                <w:lang w:val="en-US"/>
              </w:rPr>
              <w:t>MOI DB</w:t>
            </w:r>
            <w:r w:rsidRPr="29E07CA3" w:rsidR="5856C894">
              <w:rPr>
                <w:rFonts w:ascii="Arial" w:hAnsi="Arial" w:cs="Arial"/>
                <w:color w:val="1F1F1F"/>
                <w:lang w:val="en-US"/>
              </w:rPr>
              <w:t xml:space="preserve"> (via DOH Integration Hub)</w:t>
            </w:r>
            <w:r w:rsidRPr="29E07CA3" w:rsidR="7CD75AB2">
              <w:rPr>
                <w:rFonts w:ascii="Arial" w:hAnsi="Arial" w:cs="Arial"/>
                <w:color w:val="1F1F1F"/>
                <w:lang w:val="en-US"/>
              </w:rPr>
              <w:t xml:space="preserve"> </w:t>
            </w:r>
            <w:commentRangeStart w:id="664"/>
            <w:commentRangeStart w:id="665"/>
            <w:commentRangeStart w:id="666"/>
            <w:commentRangeEnd w:id="664"/>
            <w:r w:rsidR="00FB5B0A">
              <w:rPr>
                <w:rStyle w:val="CommentReference"/>
                <w:rFonts w:ascii="Arial" w:hAnsi="Arial" w:cs="Arial"/>
                <w:color w:val="1F1F1F"/>
                <w:sz w:val="22"/>
                <w:szCs w:val="22"/>
                <w:lang w:val="en-US"/>
              </w:rPr>
              <w:commentReference w:id="664"/>
            </w:r>
            <w:commentRangeEnd w:id="665"/>
            <w:r w:rsidR="0078176E">
              <w:rPr>
                <w:rStyle w:val="CommentReference"/>
                <w:rFonts w:ascii="Arial" w:hAnsi="Arial" w:cs="Arial"/>
                <w:color w:val="1F1F1F"/>
                <w:sz w:val="22"/>
                <w:szCs w:val="22"/>
                <w:lang w:val="en-US"/>
              </w:rPr>
              <w:commentReference w:id="665"/>
            </w:r>
            <w:commentRangeEnd w:id="666"/>
            <w:r w:rsidR="00B97C68">
              <w:rPr>
                <w:rStyle w:val="CommentReference"/>
                <w:rFonts w:ascii="Arial" w:hAnsi="Arial" w:cs="Arial"/>
                <w:color w:val="1F1F1F"/>
                <w:sz w:val="22"/>
                <w:szCs w:val="22"/>
                <w:lang w:val="en-US"/>
              </w:rPr>
              <w:commentReference w:id="666"/>
            </w:r>
          </w:p>
        </w:tc>
      </w:tr>
      <w:tr w:rsidR="00772CFF" w:rsidTr="00F564B6" w14:paraId="46BF433A" w14:textId="77777777">
        <w:tc>
          <w:tcPr>
            <w:tcW w:w="4789" w:type="dxa"/>
          </w:tcPr>
          <w:p w:rsidR="00772CFF" w:rsidP="00F54437" w:rsidRDefault="00772CFF" w14:paraId="2EC17957"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 Network Components</w:t>
            </w:r>
          </w:p>
        </w:tc>
        <w:tc>
          <w:tcPr>
            <w:tcW w:w="4505" w:type="dxa"/>
          </w:tcPr>
          <w:p w:rsidR="00772CFF" w:rsidP="00F54437" w:rsidRDefault="00772CFF" w14:paraId="4F58BF31"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API Gateway</w:t>
            </w:r>
          </w:p>
          <w:p w:rsidR="00772CFF" w:rsidP="00F54437" w:rsidRDefault="00772CFF" w14:paraId="1AABAAAC"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NAT Gateway</w:t>
            </w:r>
          </w:p>
        </w:tc>
      </w:tr>
      <w:tr w:rsidR="00772CFF" w:rsidTr="00F564B6" w14:paraId="726279AB" w14:textId="77777777">
        <w:tc>
          <w:tcPr>
            <w:tcW w:w="4789" w:type="dxa"/>
          </w:tcPr>
          <w:p w:rsidR="00772CFF" w:rsidP="00F54437" w:rsidRDefault="00772CFF" w14:paraId="3282F17F"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 Database Components</w:t>
            </w:r>
          </w:p>
        </w:tc>
        <w:tc>
          <w:tcPr>
            <w:tcW w:w="4505" w:type="dxa"/>
          </w:tcPr>
          <w:p w:rsidR="00772CFF" w:rsidP="00F54437" w:rsidRDefault="00772CFF" w14:paraId="64775E6A"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MS SQL</w:t>
            </w:r>
          </w:p>
          <w:p w:rsidR="00772CFF" w:rsidP="00F54437" w:rsidRDefault="00772CFF" w14:paraId="526DFB13"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Redis (Pub/Sub Instance)</w:t>
            </w:r>
          </w:p>
          <w:p w:rsidR="00772CFF" w:rsidP="00F54437" w:rsidRDefault="00772CFF" w14:paraId="6045D753"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 xml:space="preserve">Redis (Cache Instance) </w:t>
            </w:r>
          </w:p>
        </w:tc>
      </w:tr>
      <w:tr w:rsidR="00772CFF" w:rsidTr="00F564B6" w14:paraId="24A5DC45" w14:textId="77777777">
        <w:tc>
          <w:tcPr>
            <w:tcW w:w="4789" w:type="dxa"/>
          </w:tcPr>
          <w:p w:rsidR="00772CFF" w:rsidP="00F54437" w:rsidRDefault="00772CFF" w14:paraId="46E29240"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Kubernetes Components</w:t>
            </w:r>
          </w:p>
        </w:tc>
        <w:tc>
          <w:tcPr>
            <w:tcW w:w="4505" w:type="dxa"/>
          </w:tcPr>
          <w:p w:rsidR="00772CFF" w:rsidP="00F54437" w:rsidRDefault="00772CFF" w14:paraId="7D118846"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etcd DB (as secrets’ storage)</w:t>
            </w:r>
          </w:p>
        </w:tc>
      </w:tr>
      <w:tr w:rsidR="00772CFF" w:rsidTr="00F564B6" w14:paraId="45A0F233" w14:textId="77777777">
        <w:tc>
          <w:tcPr>
            <w:tcW w:w="4789" w:type="dxa"/>
          </w:tcPr>
          <w:p w:rsidR="00772CFF" w:rsidP="00F54437" w:rsidRDefault="00772CFF" w14:paraId="09FFF9D8"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Super App backend services</w:t>
            </w:r>
          </w:p>
        </w:tc>
        <w:tc>
          <w:tcPr>
            <w:tcW w:w="4505" w:type="dxa"/>
          </w:tcPr>
          <w:p w:rsidR="00772CFF" w:rsidP="00F54437" w:rsidRDefault="00772CFF" w14:paraId="50EDB9ED"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Notification Service Module</w:t>
            </w:r>
          </w:p>
          <w:p w:rsidR="00A134C1" w:rsidP="00F54437" w:rsidRDefault="00A134C1" w14:paraId="5FC8662C"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PHR Service Module</w:t>
            </w:r>
          </w:p>
          <w:p w:rsidR="00A134C1" w:rsidP="00F54437" w:rsidRDefault="00A134C1" w14:paraId="4688BCDB"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Reference Service Module</w:t>
            </w:r>
          </w:p>
          <w:p w:rsidR="00A134C1" w:rsidP="00F54437" w:rsidRDefault="00A134C1" w14:paraId="3C207E7A" w14:textId="53E314E4">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Appointment Service Module</w:t>
            </w:r>
          </w:p>
        </w:tc>
      </w:tr>
    </w:tbl>
    <w:p w:rsidR="00966AF6" w:rsidP="00B21012" w:rsidRDefault="00966AF6" w14:paraId="4CECCEE8" w14:textId="77777777">
      <w:pPr>
        <w:pStyle w:val="NormalWeb"/>
        <w:shd w:val="clear" w:color="auto" w:fill="FFFFFF"/>
        <w:spacing w:before="0" w:beforeAutospacing="0" w:after="0" w:afterAutospacing="0"/>
        <w:ind w:left="709"/>
        <w:jc w:val="both"/>
        <w:rPr>
          <w:rFonts w:ascii="Arial" w:hAnsi="Arial" w:cs="Arial"/>
          <w:color w:val="1F1F1F"/>
          <w:lang w:val="en-US"/>
        </w:rPr>
      </w:pPr>
    </w:p>
    <w:p w:rsidR="00FE1EEC" w:rsidP="00B21012" w:rsidRDefault="00FE1EEC" w14:paraId="4017F184" w14:textId="13C2E4B2">
      <w:pPr>
        <w:pStyle w:val="NormalWeb"/>
        <w:shd w:val="clear" w:color="auto" w:fill="FFFFFF"/>
        <w:spacing w:before="0" w:beforeAutospacing="0" w:after="0" w:afterAutospacing="0"/>
        <w:ind w:firstLine="142"/>
        <w:rPr>
          <w:noProof/>
          <w:lang w:val="en-US"/>
        </w:rPr>
      </w:pPr>
      <w:r w:rsidRPr="00B21012">
        <w:rPr>
          <w:rFonts w:ascii="Arial" w:hAnsi="Arial" w:cs="Arial"/>
          <w:color w:val="1F1F1F"/>
          <w:lang w:val="en-US"/>
        </w:rPr>
        <w:t xml:space="preserve">UML Component Diagram for </w:t>
      </w:r>
      <w:r w:rsidRPr="00B21012" w:rsidR="00966AF6">
        <w:rPr>
          <w:rFonts w:ascii="Arial" w:hAnsi="Arial" w:cs="Arial"/>
          <w:color w:val="1F1F1F"/>
          <w:lang w:val="en-US"/>
        </w:rPr>
        <w:t xml:space="preserve">the </w:t>
      </w:r>
      <w:r w:rsidRPr="00B21012">
        <w:rPr>
          <w:rFonts w:ascii="Arial" w:hAnsi="Arial" w:cs="Arial"/>
          <w:color w:val="1F1F1F"/>
          <w:lang w:val="en-US"/>
        </w:rPr>
        <w:t xml:space="preserve">Patient Service is depicted on the Picture </w:t>
      </w:r>
      <w:r w:rsidRPr="00B21012" w:rsidR="00EA4B18">
        <w:rPr>
          <w:rFonts w:ascii="Arial" w:hAnsi="Arial" w:cs="Arial"/>
          <w:color w:val="1F1F1F"/>
          <w:lang w:val="en-US"/>
        </w:rPr>
        <w:t>2</w:t>
      </w:r>
      <w:r w:rsidRPr="00B21012">
        <w:rPr>
          <w:rFonts w:ascii="Arial" w:hAnsi="Arial" w:cs="Arial"/>
          <w:color w:val="1F1F1F"/>
          <w:lang w:val="en-US"/>
        </w:rPr>
        <w:t>.</w:t>
      </w:r>
      <w:r w:rsidR="00F54437">
        <w:rPr>
          <w:rFonts w:ascii="Arial" w:hAnsi="Arial" w:cs="Arial"/>
          <w:color w:val="1F1F1F"/>
          <w:lang w:val="en-US"/>
        </w:rPr>
        <w:t>10.</w:t>
      </w:r>
      <w:r w:rsidRPr="00FE1EEC">
        <w:rPr>
          <w:noProof/>
          <w:lang w:val="en-US"/>
        </w:rPr>
        <w:t xml:space="preserve"> </w:t>
      </w:r>
    </w:p>
    <w:p w:rsidRPr="002619B1" w:rsidR="00AB34B5" w:rsidP="29E07CA3" w:rsidRDefault="00AB34B5" w14:paraId="5C5AF629" w14:textId="40AAFBFC">
      <w:pPr>
        <w:pStyle w:val="NormalWeb"/>
        <w:shd w:val="clear" w:color="auto" w:fill="FFFFFF" w:themeFill="background1"/>
        <w:spacing w:before="0" w:beforeAutospacing="0" w:after="0" w:afterAutospacing="0"/>
        <w:ind w:left="142"/>
        <w:rPr>
          <w:lang w:val="en-US"/>
        </w:rPr>
      </w:pPr>
    </w:p>
    <w:p w:rsidR="00EA4B18" w:rsidP="29E07CA3" w:rsidRDefault="3DEC6073" w14:paraId="0B98675E" w14:textId="492E7FC8">
      <w:pPr>
        <w:pStyle w:val="NormalWeb"/>
        <w:shd w:val="clear" w:color="auto" w:fill="FFFFFF" w:themeFill="background1"/>
        <w:spacing w:before="0" w:beforeAutospacing="0" w:after="0" w:afterAutospacing="0"/>
        <w:ind w:left="142"/>
        <w:jc w:val="center"/>
        <w:rPr>
          <w:rFonts w:ascii="Arial" w:hAnsi="Arial" w:cs="Arial"/>
          <w:color w:val="FF0000"/>
          <w:sz w:val="18"/>
          <w:szCs w:val="18"/>
          <w:lang w:val="en-US"/>
        </w:rPr>
      </w:pPr>
      <w:r>
        <w:rPr>
          <w:noProof/>
        </w:rPr>
        <w:drawing>
          <wp:inline distT="0" distB="0" distL="0" distR="0" wp14:anchorId="77028E4D" wp14:editId="0E56A596">
            <wp:extent cx="5724525" cy="3581400"/>
            <wp:effectExtent l="9525" t="9525" r="9525" b="9525"/>
            <wp:docPr id="161551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14774" name=""/>
                    <pic:cNvPicPr/>
                  </pic:nvPicPr>
                  <pic:blipFill>
                    <a:blip r:embed="rId27">
                      <a:extLst>
                        <a:ext uri="{28A0092B-C50C-407E-A947-70E740481C1C}">
                          <a14:useLocalDpi xmlns:a14="http://schemas.microsoft.com/office/drawing/2010/main"/>
                        </a:ext>
                      </a:extLst>
                    </a:blip>
                    <a:stretch>
                      <a:fillRect/>
                    </a:stretch>
                  </pic:blipFill>
                  <pic:spPr>
                    <a:xfrm>
                      <a:off x="0" y="0"/>
                      <a:ext cx="5724525" cy="3581400"/>
                    </a:xfrm>
                    <a:prstGeom prst="rect">
                      <a:avLst/>
                    </a:prstGeom>
                    <a:ln w="9525">
                      <a:solidFill>
                        <a:srgbClr val="0070C0"/>
                      </a:solidFill>
                      <a:prstDash val="solid"/>
                    </a:ln>
                  </pic:spPr>
                </pic:pic>
              </a:graphicData>
            </a:graphic>
          </wp:inline>
        </w:drawing>
      </w:r>
    </w:p>
    <w:p w:rsidRPr="00DC635B" w:rsidR="00F54437" w:rsidP="29E07CA3" w:rsidRDefault="00FE1EEC" w14:paraId="35D063CD" w14:textId="636B638E">
      <w:pPr>
        <w:pStyle w:val="NormalWeb"/>
        <w:shd w:val="clear" w:color="auto" w:fill="FFFFFF" w:themeFill="background1"/>
        <w:spacing w:before="0" w:beforeAutospacing="0" w:after="0" w:afterAutospacing="0"/>
        <w:ind w:left="709"/>
        <w:jc w:val="center"/>
        <w:rPr>
          <w:rFonts w:ascii="Arial" w:hAnsi="Arial" w:cs="Arial"/>
          <w:color w:val="1F1F1F"/>
          <w:sz w:val="22"/>
          <w:szCs w:val="22"/>
          <w:lang w:val="en-US"/>
        </w:rPr>
      </w:pPr>
      <w:r w:rsidRPr="00B21012">
        <w:rPr>
          <w:rFonts w:ascii="Arial" w:hAnsi="Arial" w:cs="Arial"/>
          <w:sz w:val="22"/>
          <w:szCs w:val="22"/>
          <w:lang w:val="en-US"/>
        </w:rPr>
        <w:t xml:space="preserve">Picture </w:t>
      </w:r>
      <w:r w:rsidRPr="00B21012" w:rsidR="00EA4B18">
        <w:rPr>
          <w:rFonts w:ascii="Arial" w:hAnsi="Arial" w:cs="Arial"/>
          <w:sz w:val="22"/>
          <w:szCs w:val="22"/>
          <w:lang w:val="en-US"/>
        </w:rPr>
        <w:t>2</w:t>
      </w:r>
      <w:r w:rsidRPr="00B21012">
        <w:rPr>
          <w:rFonts w:ascii="Arial" w:hAnsi="Arial" w:cs="Arial"/>
          <w:sz w:val="22"/>
          <w:szCs w:val="22"/>
          <w:lang w:val="en-US"/>
        </w:rPr>
        <w:t>.</w:t>
      </w:r>
      <w:r w:rsidR="00F54437">
        <w:rPr>
          <w:rFonts w:ascii="Arial" w:hAnsi="Arial" w:cs="Arial"/>
          <w:sz w:val="22"/>
          <w:szCs w:val="22"/>
          <w:lang w:val="en-US"/>
        </w:rPr>
        <w:t>10.</w:t>
      </w:r>
    </w:p>
    <w:p w:rsidRPr="005A1C8B" w:rsidR="009306CB" w:rsidP="009306CB" w:rsidRDefault="009306CB" w14:paraId="4777E110" w14:textId="6A0AF621">
      <w:pPr>
        <w:pStyle w:val="NormalWeb"/>
        <w:shd w:val="clear" w:color="auto" w:fill="FFFFFF"/>
        <w:spacing w:before="0" w:beforeAutospacing="0" w:after="0" w:afterAutospacing="0"/>
        <w:rPr>
          <w:rFonts w:ascii="Arial" w:hAnsi="Arial" w:cs="Arial"/>
          <w:color w:val="1F1F1F"/>
          <w:lang w:val="en-US"/>
        </w:rPr>
      </w:pPr>
    </w:p>
    <w:p w:rsidRPr="00816092" w:rsidR="00583382" w:rsidRDefault="64377B86" w14:paraId="7A1BC27A" w14:textId="1E1157EB">
      <w:pPr>
        <w:pStyle w:val="Heading3"/>
        <w:rPr>
          <w:color w:val="000000" w:themeColor="text1"/>
        </w:rPr>
        <w:pPrChange w:author="Mohmmad Modallal" w:date="2025-07-17T17:18:00Z" w16du:dateUtc="2025-07-17T13:18:00Z" w:id="667">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703" w:id="668"/>
      <w:bookmarkStart w:name="_Toc230763462" w:id="669"/>
      <w:commentRangeStart w:id="670"/>
      <w:r>
        <w:t>Provider</w:t>
      </w:r>
      <w:commentRangeEnd w:id="670"/>
      <w:r w:rsidRPr="05CC7915" w:rsidR="00A70D13">
        <w:rPr>
          <w:rStyle w:val="CommentReference"/>
          <w:b w:val="0"/>
          <w:bCs w:val="0"/>
          <w:color w:val="000000" w:themeColor="text1"/>
          <w:sz w:val="24"/>
          <w:szCs w:val="24"/>
        </w:rPr>
        <w:commentReference w:id="670"/>
      </w:r>
      <w:r w:rsidRPr="05CC7915" w:rsidR="7A1544D3">
        <w:rPr>
          <w:b w:val="0"/>
          <w:bCs w:val="0"/>
          <w:color w:val="000000" w:themeColor="text1"/>
        </w:rPr>
        <w:t xml:space="preserve"> </w:t>
      </w:r>
      <w:r w:rsidRPr="05CC7915">
        <w:rPr>
          <w:b w:val="0"/>
          <w:bCs w:val="0"/>
          <w:color w:val="000000" w:themeColor="text1"/>
        </w:rPr>
        <w:t xml:space="preserve">Service </w:t>
      </w:r>
      <w:r w:rsidRPr="05CC7915" w:rsidR="187CEDC0">
        <w:rPr>
          <w:b w:val="0"/>
          <w:bCs w:val="0"/>
          <w:color w:val="000000" w:themeColor="text1"/>
        </w:rPr>
        <w:t xml:space="preserve">Module </w:t>
      </w:r>
      <w:r w:rsidRPr="05CC7915" w:rsidR="001934AC">
        <w:rPr>
          <w:b w:val="0"/>
          <w:bCs w:val="0"/>
          <w:color w:val="000000" w:themeColor="text1"/>
        </w:rPr>
        <w:t xml:space="preserve">System </w:t>
      </w:r>
      <w:r w:rsidRPr="05CC7915">
        <w:rPr>
          <w:b w:val="0"/>
          <w:bCs w:val="0"/>
          <w:color w:val="000000" w:themeColor="text1"/>
        </w:rPr>
        <w:t>Architecture</w:t>
      </w:r>
      <w:bookmarkEnd w:id="668"/>
      <w:bookmarkEnd w:id="669"/>
    </w:p>
    <w:p w:rsidR="00583382" w:rsidP="00F54437" w:rsidRDefault="008F4D2E" w14:paraId="55FA41FC" w14:textId="32C7ACE1">
      <w:pPr>
        <w:spacing w:line="276" w:lineRule="auto"/>
        <w:ind w:firstLine="709"/>
        <w:jc w:val="both"/>
        <w:rPr>
          <w:rFonts w:ascii="Arial" w:hAnsi="Arial" w:eastAsia="Times New Roman" w:cs="Arial"/>
          <w:lang w:eastAsia="ru-RU"/>
        </w:rPr>
      </w:pPr>
      <w:r>
        <w:rPr>
          <w:rFonts w:ascii="Arial" w:hAnsi="Arial" w:eastAsia="Times New Roman" w:cs="Arial"/>
          <w:lang w:eastAsia="ru-RU"/>
        </w:rPr>
        <w:t>Provider</w:t>
      </w:r>
      <w:r w:rsidR="00583382">
        <w:rPr>
          <w:rFonts w:ascii="Arial" w:hAnsi="Arial" w:eastAsia="Times New Roman" w:cs="Arial"/>
          <w:lang w:eastAsia="ru-RU"/>
        </w:rPr>
        <w:t xml:space="preserve"> Service Module is the application component of the Sahatna Super App solution which is developed by Java and deployed in the docker container format within Kubernetes cluster.</w:t>
      </w:r>
    </w:p>
    <w:p w:rsidR="00583382" w:rsidP="00F54437" w:rsidRDefault="00583382" w14:paraId="7CC24D91" w14:textId="04642375">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 xml:space="preserve">The main features of the </w:t>
      </w:r>
      <w:r w:rsidR="00D31846">
        <w:rPr>
          <w:rFonts w:ascii="Arial" w:hAnsi="Arial" w:eastAsia="Times New Roman" w:cs="Arial"/>
          <w:lang w:eastAsia="ru-RU"/>
        </w:rPr>
        <w:t>Provider</w:t>
      </w:r>
      <w:r w:rsidRPr="009609F5">
        <w:rPr>
          <w:rFonts w:ascii="Arial" w:hAnsi="Arial" w:eastAsia="Times New Roman" w:cs="Arial"/>
          <w:lang w:eastAsia="ru-RU"/>
        </w:rPr>
        <w:t xml:space="preserve"> Service Module </w:t>
      </w:r>
      <w:r>
        <w:rPr>
          <w:rFonts w:ascii="Arial" w:hAnsi="Arial" w:eastAsia="Times New Roman" w:cs="Arial"/>
          <w:lang w:eastAsia="ru-RU"/>
        </w:rPr>
        <w:t>are the following</w:t>
      </w:r>
      <w:r>
        <w:rPr>
          <w:rFonts w:ascii="Arial" w:hAnsi="Arial" w:eastAsia="Times New Roman" w:cs="Arial"/>
          <w:lang w:val="en-US" w:eastAsia="ru-RU"/>
        </w:rPr>
        <w:t>:</w:t>
      </w:r>
    </w:p>
    <w:p w:rsidRPr="00DC635B" w:rsidR="00583382" w:rsidP="00F54437" w:rsidRDefault="00256D16" w14:paraId="4526AF88" w14:textId="7EDACEB2">
      <w:pPr>
        <w:pStyle w:val="ListParagraph"/>
        <w:numPr>
          <w:ilvl w:val="0"/>
          <w:numId w:val="12"/>
        </w:numPr>
        <w:spacing w:line="276" w:lineRule="auto"/>
        <w:ind w:left="1560"/>
        <w:jc w:val="both"/>
        <w:rPr>
          <w:rFonts w:ascii="Arial" w:hAnsi="Arial" w:eastAsia="Times New Roman" w:cs="Arial"/>
          <w:lang w:val="en-US" w:eastAsia="ru-RU"/>
        </w:rPr>
      </w:pPr>
      <w:r w:rsidRPr="00256D16">
        <w:rPr>
          <w:rFonts w:ascii="Arial" w:hAnsi="Arial" w:eastAsia="Times New Roman" w:cs="Arial"/>
          <w:lang w:val="en-US" w:eastAsia="ru-RU"/>
        </w:rPr>
        <w:t>validation License ID of Physicians and Facilities against database handled by DOH</w:t>
      </w:r>
      <w:r>
        <w:rPr>
          <w:rFonts w:ascii="Arial" w:hAnsi="Arial" w:eastAsia="Times New Roman" w:cs="Arial"/>
          <w:lang w:val="en-US" w:eastAsia="ru-RU"/>
        </w:rPr>
        <w:t xml:space="preserve">; </w:t>
      </w:r>
    </w:p>
    <w:p w:rsidRPr="00B21012" w:rsidR="00583382" w:rsidP="00F54437" w:rsidRDefault="007F7540" w14:paraId="13C00E8E" w14:textId="778CDF32">
      <w:pPr>
        <w:pStyle w:val="ListParagraph"/>
        <w:numPr>
          <w:ilvl w:val="0"/>
          <w:numId w:val="12"/>
        </w:numPr>
        <w:spacing w:line="276" w:lineRule="auto"/>
        <w:ind w:left="1560"/>
        <w:jc w:val="both"/>
        <w:rPr>
          <w:rFonts w:ascii="Arial" w:hAnsi="Arial" w:cs="Arial"/>
          <w:color w:val="1F1F1F"/>
          <w:lang w:val="en-US"/>
        </w:rPr>
      </w:pPr>
      <w:r>
        <w:rPr>
          <w:rFonts w:ascii="Arial" w:hAnsi="Arial" w:eastAsia="Times New Roman" w:cs="Arial"/>
          <w:lang w:val="en-US" w:eastAsia="ru-RU"/>
        </w:rPr>
        <w:t xml:space="preserve">physicians and facilities </w:t>
      </w:r>
      <w:r w:rsidR="007357BF">
        <w:rPr>
          <w:rFonts w:ascii="Arial" w:hAnsi="Arial" w:eastAsia="Times New Roman" w:cs="Arial"/>
          <w:lang w:val="en-US" w:eastAsia="ru-RU"/>
        </w:rPr>
        <w:t xml:space="preserve">data management </w:t>
      </w:r>
      <w:r w:rsidR="00CB3998">
        <w:rPr>
          <w:rFonts w:ascii="Arial" w:hAnsi="Arial" w:eastAsia="Times New Roman" w:cs="Arial"/>
          <w:lang w:val="en-US" w:eastAsia="ru-RU"/>
        </w:rPr>
        <w:t>within</w:t>
      </w:r>
      <w:r w:rsidR="0071042F">
        <w:rPr>
          <w:rFonts w:ascii="Arial" w:hAnsi="Arial" w:eastAsia="Times New Roman" w:cs="Arial"/>
          <w:lang w:val="en-US" w:eastAsia="ru-RU"/>
        </w:rPr>
        <w:t xml:space="preserve"> </w:t>
      </w:r>
      <w:r w:rsidR="00CB3998">
        <w:rPr>
          <w:rFonts w:ascii="Arial" w:hAnsi="Arial" w:eastAsia="Times New Roman" w:cs="Arial"/>
          <w:lang w:val="en-US" w:eastAsia="ru-RU"/>
        </w:rPr>
        <w:t>P</w:t>
      </w:r>
      <w:r w:rsidR="0071042F">
        <w:rPr>
          <w:rFonts w:ascii="Arial" w:hAnsi="Arial" w:eastAsia="Times New Roman" w:cs="Arial"/>
          <w:lang w:val="en-US" w:eastAsia="ru-RU"/>
        </w:rPr>
        <w:t>rovider</w:t>
      </w:r>
      <w:r w:rsidR="00CB3998">
        <w:rPr>
          <w:rFonts w:ascii="Arial" w:hAnsi="Arial" w:eastAsia="Times New Roman" w:cs="Arial"/>
          <w:lang w:val="en-US" w:eastAsia="ru-RU"/>
        </w:rPr>
        <w:t xml:space="preserve"> Portal web application </w:t>
      </w:r>
      <w:r w:rsidR="00D31846">
        <w:rPr>
          <w:rFonts w:ascii="Arial" w:hAnsi="Arial" w:eastAsia="Times New Roman" w:cs="Arial"/>
          <w:lang w:val="en-US" w:eastAsia="ru-RU"/>
        </w:rPr>
        <w:t>functionalities;</w:t>
      </w:r>
      <w:r w:rsidR="007357BF">
        <w:rPr>
          <w:rFonts w:ascii="Arial" w:hAnsi="Arial" w:eastAsia="Times New Roman" w:cs="Arial"/>
          <w:lang w:val="en-US" w:eastAsia="ru-RU"/>
        </w:rPr>
        <w:t xml:space="preserve"> </w:t>
      </w:r>
    </w:p>
    <w:p w:rsidRPr="00B21012" w:rsidR="00770D5C" w:rsidP="00F54437" w:rsidRDefault="0042291D" w14:paraId="7E25DC2B" w14:textId="000F2C2E">
      <w:pPr>
        <w:pStyle w:val="ListParagraph"/>
        <w:numPr>
          <w:ilvl w:val="0"/>
          <w:numId w:val="12"/>
        </w:numPr>
        <w:spacing w:line="276" w:lineRule="auto"/>
        <w:ind w:left="1560"/>
        <w:jc w:val="both"/>
        <w:rPr>
          <w:rFonts w:ascii="Arial" w:hAnsi="Arial" w:cs="Arial"/>
          <w:color w:val="1F1F1F"/>
          <w:lang w:val="en-US"/>
        </w:rPr>
      </w:pPr>
      <w:commentRangeStart w:id="671"/>
      <w:commentRangeStart w:id="672"/>
      <w:r>
        <w:rPr>
          <w:rFonts w:ascii="Arial" w:hAnsi="Arial" w:eastAsia="Times New Roman" w:cs="Arial"/>
          <w:lang w:val="en-US" w:eastAsia="ru-RU"/>
        </w:rPr>
        <w:t xml:space="preserve">daily basis </w:t>
      </w:r>
      <w:r w:rsidR="00770D5C">
        <w:rPr>
          <w:rFonts w:ascii="Arial" w:hAnsi="Arial" w:eastAsia="Times New Roman" w:cs="Arial"/>
          <w:lang w:val="en-US" w:eastAsia="ru-RU"/>
        </w:rPr>
        <w:t>synchronization</w:t>
      </w:r>
      <w:r w:rsidR="00027004">
        <w:rPr>
          <w:rFonts w:ascii="Arial" w:hAnsi="Arial" w:eastAsia="Times New Roman" w:cs="Arial"/>
          <w:lang w:val="en-US" w:eastAsia="ru-RU"/>
        </w:rPr>
        <w:t xml:space="preserve"> with DOH database</w:t>
      </w:r>
      <w:r>
        <w:rPr>
          <w:rFonts w:ascii="Arial" w:hAnsi="Arial" w:eastAsia="Times New Roman" w:cs="Arial"/>
          <w:lang w:val="en-US" w:eastAsia="ru-RU"/>
        </w:rPr>
        <w:t xml:space="preserve"> within batch-worker service</w:t>
      </w:r>
      <w:r w:rsidR="00327F5E">
        <w:rPr>
          <w:rFonts w:ascii="Arial" w:hAnsi="Arial" w:eastAsia="Times New Roman" w:cs="Arial"/>
          <w:lang w:val="en-US" w:eastAsia="ru-RU"/>
        </w:rPr>
        <w:t xml:space="preserve"> module functionalities</w:t>
      </w:r>
      <w:commentRangeEnd w:id="671"/>
      <w:r w:rsidR="005B1555">
        <w:rPr>
          <w:rStyle w:val="CommentReference"/>
          <w:rFonts w:ascii="Arial" w:hAnsi="Arial" w:eastAsia="Times New Roman" w:cs="Arial"/>
          <w:sz w:val="24"/>
          <w:szCs w:val="21"/>
          <w:lang w:val="en-US" w:eastAsia="ru-RU"/>
        </w:rPr>
        <w:commentReference w:id="671"/>
      </w:r>
      <w:commentRangeEnd w:id="672"/>
      <w:r w:rsidR="00C0683E">
        <w:rPr>
          <w:rStyle w:val="CommentReference"/>
          <w:rFonts w:ascii="Arial" w:hAnsi="Arial" w:eastAsia="Times New Roman" w:cs="Arial"/>
          <w:sz w:val="24"/>
          <w:szCs w:val="21"/>
          <w:lang w:val="en-US" w:eastAsia="ru-RU"/>
        </w:rPr>
        <w:commentReference w:id="672"/>
      </w:r>
      <w:r w:rsidR="00327F5E">
        <w:rPr>
          <w:rFonts w:ascii="Arial" w:hAnsi="Arial" w:eastAsia="Times New Roman" w:cs="Arial"/>
          <w:lang w:val="en-US" w:eastAsia="ru-RU"/>
        </w:rPr>
        <w:t>;</w:t>
      </w:r>
      <w:r w:rsidR="00027004">
        <w:rPr>
          <w:rFonts w:ascii="Arial" w:hAnsi="Arial" w:eastAsia="Times New Roman" w:cs="Arial"/>
          <w:lang w:val="en-US" w:eastAsia="ru-RU"/>
        </w:rPr>
        <w:t xml:space="preserve"> </w:t>
      </w:r>
    </w:p>
    <w:p w:rsidRPr="00F219A1" w:rsidR="00D31846" w:rsidP="00B21012" w:rsidRDefault="00D31846" w14:paraId="3C4922BF" w14:textId="77777777">
      <w:pPr>
        <w:pStyle w:val="ListParagraph"/>
        <w:ind w:left="1560"/>
        <w:jc w:val="both"/>
        <w:rPr>
          <w:rFonts w:ascii="Arial" w:hAnsi="Arial" w:cs="Arial"/>
          <w:color w:val="1F1F1F"/>
          <w:lang w:val="en-US"/>
        </w:rPr>
      </w:pPr>
    </w:p>
    <w:p w:rsidR="00A70D13" w:rsidP="00A16447" w:rsidRDefault="00A70D13" w14:paraId="509301D4"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Service Description</w:t>
      </w:r>
    </w:p>
    <w:p w:rsidR="00A70D13" w:rsidP="00A70D13" w:rsidRDefault="00A70D13" w14:paraId="32BA1089"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2E2EB278" w14:paraId="0859B6D8"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27192E8A"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0C1B24A6"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2E2EB278" w14:paraId="4BC4BB69" w14:textId="77777777">
        <w:tc>
          <w:tcPr>
            <w:tcW w:w="3264" w:type="dxa"/>
            <w:shd w:val="clear" w:color="auto" w:fill="FFFFFF" w:themeFill="background1"/>
            <w:tcMar>
              <w:top w:w="105" w:type="dxa"/>
              <w:left w:w="150" w:type="dxa"/>
              <w:bottom w:w="105" w:type="dxa"/>
              <w:right w:w="150" w:type="dxa"/>
            </w:tcMar>
            <w:hideMark/>
          </w:tcPr>
          <w:p w:rsidRPr="00FC66A0" w:rsidR="00A70D13" w:rsidP="00033C71" w:rsidRDefault="00A70D13" w14:paraId="74C83B55"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FC66A0" w:rsidR="00A70D13" w:rsidP="00033C71" w:rsidRDefault="00667C06" w14:paraId="409914EE" w14:textId="16D8BAF8">
            <w:pPr>
              <w:rPr>
                <w:rFonts w:ascii="Arial" w:hAnsi="Arial" w:eastAsia="Times New Roman" w:cs="Arial"/>
                <w:sz w:val="22"/>
                <w:szCs w:val="22"/>
                <w:lang w:val="en-US" w:eastAsia="ru-RU"/>
              </w:rPr>
            </w:pPr>
            <w:r>
              <w:rPr>
                <w:rFonts w:ascii="Arial" w:hAnsi="Arial" w:eastAsia="Times New Roman" w:cs="Arial"/>
                <w:sz w:val="22"/>
                <w:szCs w:val="22"/>
                <w:lang w:val="en-US" w:eastAsia="ru-RU"/>
              </w:rPr>
              <w:t>Container / Jar</w:t>
            </w:r>
          </w:p>
        </w:tc>
      </w:tr>
      <w:tr w:rsidRPr="00667C06" w:rsidR="004B39F4" w:rsidTr="2E2EB278" w14:paraId="09B26A3B" w14:textId="77777777">
        <w:tc>
          <w:tcPr>
            <w:tcW w:w="3264" w:type="dxa"/>
            <w:shd w:val="clear" w:color="auto" w:fill="FFFFFF" w:themeFill="background1"/>
            <w:tcMar>
              <w:top w:w="105" w:type="dxa"/>
              <w:left w:w="150" w:type="dxa"/>
              <w:bottom w:w="105" w:type="dxa"/>
              <w:right w:w="150" w:type="dxa"/>
            </w:tcMar>
            <w:hideMark/>
          </w:tcPr>
          <w:p w:rsidRPr="00667C06" w:rsidR="00412024" w:rsidP="00412024" w:rsidRDefault="00412024" w14:paraId="555699E3" w14:textId="77777777">
            <w:pPr>
              <w:rPr>
                <w:rFonts w:ascii="Arial" w:hAnsi="Arial" w:eastAsia="Times New Roman" w:cs="Arial"/>
                <w:sz w:val="22"/>
                <w:szCs w:val="22"/>
                <w:lang w:val="ru-RU" w:eastAsia="ru-RU"/>
              </w:rPr>
            </w:pPr>
            <w:r w:rsidRPr="00667C06">
              <w:rPr>
                <w:rFonts w:ascii="Arial" w:hAnsi="Arial" w:eastAsia="Times New Roman" w:cs="Arial"/>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667C06" w:rsidR="00412024" w:rsidP="00412024" w:rsidRDefault="00412024" w14:paraId="765A8522" w14:textId="66C0C8E6">
            <w:pPr>
              <w:rPr>
                <w:rFonts w:ascii="Arial" w:hAnsi="Arial" w:eastAsia="Times New Roman" w:cs="Arial"/>
                <w:color w:val="000000" w:themeColor="text1"/>
                <w:sz w:val="22"/>
                <w:szCs w:val="22"/>
                <w:lang w:val="ru-RU" w:eastAsia="ru-RU"/>
              </w:rPr>
            </w:pPr>
            <w:r w:rsidRPr="00667C06">
              <w:rPr>
                <w:rFonts w:ascii="Arial" w:hAnsi="Arial" w:eastAsia="Times New Roman" w:cs="Arial"/>
                <w:color w:val="000000" w:themeColor="text1"/>
                <w:sz w:val="22"/>
                <w:szCs w:val="22"/>
                <w:lang w:val="en-US" w:eastAsia="ru-RU"/>
              </w:rPr>
              <w:t>J</w:t>
            </w:r>
            <w:r w:rsidRPr="00667C06">
              <w:rPr>
                <w:rFonts w:ascii="Arial" w:hAnsi="Arial" w:eastAsia="Times New Roman" w:cs="Arial"/>
                <w:color w:val="000000" w:themeColor="text1"/>
                <w:sz w:val="22"/>
                <w:szCs w:val="22"/>
                <w:lang w:val="ru-RU" w:eastAsia="ru-RU"/>
              </w:rPr>
              <w:t>ava</w:t>
            </w:r>
          </w:p>
        </w:tc>
      </w:tr>
      <w:tr w:rsidRPr="00FC66A0" w:rsidR="004B39F4" w:rsidTr="2E2EB278" w14:paraId="3407C84D"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40208122" w14:textId="77777777">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F54437" w:rsidR="0063372A" w:rsidP="0063372A" w:rsidRDefault="0063372A" w14:paraId="45D7FC46" w14:textId="77777777">
            <w:pPr>
              <w:pStyle w:val="NormalWeb"/>
              <w:spacing w:before="0" w:beforeAutospacing="0" w:after="0" w:afterAutospacing="0"/>
              <w:jc w:val="both"/>
              <w:rPr>
                <w:rFonts w:ascii="Arial" w:hAnsi="Arial" w:cs="Arial"/>
                <w:color w:val="1F1F1F"/>
                <w:sz w:val="22"/>
                <w:szCs w:val="22"/>
                <w:lang w:val="en-US"/>
              </w:rPr>
            </w:pPr>
            <w:r w:rsidRPr="00F54437">
              <w:rPr>
                <w:rFonts w:ascii="Arial" w:hAnsi="Arial" w:cs="Arial"/>
                <w:color w:val="1F1F1F"/>
                <w:sz w:val="22"/>
                <w:szCs w:val="22"/>
                <w:lang w:val="en-US"/>
              </w:rPr>
              <w:t>Notification Service Module</w:t>
            </w:r>
          </w:p>
          <w:p w:rsidRPr="00F54437" w:rsidR="0063372A" w:rsidP="0063372A" w:rsidRDefault="0063372A" w14:paraId="09F5E4EC" w14:textId="77777777">
            <w:pPr>
              <w:pStyle w:val="NormalWeb"/>
              <w:spacing w:before="0" w:beforeAutospacing="0" w:after="0" w:afterAutospacing="0"/>
              <w:jc w:val="both"/>
              <w:rPr>
                <w:rFonts w:ascii="Arial" w:hAnsi="Arial" w:cs="Arial"/>
                <w:color w:val="1F1F1F"/>
                <w:sz w:val="22"/>
                <w:szCs w:val="22"/>
                <w:lang w:val="en-US"/>
              </w:rPr>
            </w:pPr>
            <w:r w:rsidRPr="00F54437">
              <w:rPr>
                <w:rFonts w:ascii="Arial" w:hAnsi="Arial" w:cs="Arial"/>
                <w:color w:val="1F1F1F"/>
                <w:sz w:val="22"/>
                <w:szCs w:val="22"/>
                <w:lang w:val="en-US"/>
              </w:rPr>
              <w:t>Reference Service Module</w:t>
            </w:r>
          </w:p>
          <w:p w:rsidRPr="00F54437" w:rsidR="0063372A" w:rsidP="0063372A" w:rsidRDefault="0063372A" w14:paraId="395BDCE5" w14:textId="77777777">
            <w:pPr>
              <w:pStyle w:val="NormalWeb"/>
              <w:spacing w:before="0" w:beforeAutospacing="0" w:after="0" w:afterAutospacing="0"/>
              <w:jc w:val="both"/>
              <w:rPr>
                <w:rFonts w:ascii="Arial" w:hAnsi="Arial" w:cs="Arial"/>
                <w:color w:val="1F1F1F"/>
                <w:sz w:val="22"/>
                <w:szCs w:val="22"/>
                <w:lang w:val="en-US"/>
              </w:rPr>
            </w:pPr>
            <w:r w:rsidRPr="00F54437">
              <w:rPr>
                <w:rFonts w:ascii="Arial" w:hAnsi="Arial" w:cs="Arial"/>
                <w:color w:val="1F1F1F"/>
                <w:sz w:val="22"/>
                <w:szCs w:val="22"/>
                <w:lang w:val="en-US"/>
              </w:rPr>
              <w:t>Appointment Service Module</w:t>
            </w:r>
          </w:p>
          <w:p w:rsidRPr="00412024" w:rsidR="00412024" w:rsidP="00B21012" w:rsidRDefault="0063372A" w14:paraId="3A06DAE1" w14:textId="200CE5CD">
            <w:pPr>
              <w:rPr>
                <w:rFonts w:ascii="Arial" w:hAnsi="Arial" w:eastAsia="Times New Roman" w:cs="Arial"/>
                <w:sz w:val="22"/>
                <w:szCs w:val="22"/>
                <w:lang w:val="en-US" w:eastAsia="ru-RU"/>
              </w:rPr>
            </w:pPr>
            <w:r w:rsidRPr="00F54437">
              <w:rPr>
                <w:rFonts w:ascii="Arial" w:hAnsi="Arial" w:cs="Arial"/>
                <w:color w:val="1F1F1F"/>
                <w:sz w:val="22"/>
                <w:szCs w:val="22"/>
                <w:lang w:val="en-US"/>
              </w:rPr>
              <w:t>Batch-worker Service Module</w:t>
            </w:r>
            <w:r w:rsidRPr="00B21012" w:rsidDel="003E2DFF">
              <w:rPr>
                <w:rFonts w:ascii="Arial" w:hAnsi="Arial" w:eastAsia="Times New Roman" w:cs="Arial"/>
                <w:sz w:val="22"/>
                <w:szCs w:val="22"/>
                <w:lang w:val="en-US" w:eastAsia="ru-RU"/>
              </w:rPr>
              <w:t xml:space="preserve"> </w:t>
            </w:r>
          </w:p>
        </w:tc>
      </w:tr>
      <w:tr w:rsidRPr="00FC66A0" w:rsidR="004B39F4" w:rsidTr="2E2EB278" w14:paraId="657CAB81"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87086C5" w14:textId="77777777">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FC66A0" w:rsidR="00412024" w:rsidP="00B21012" w:rsidRDefault="00412024" w14:paraId="0FEF2C21" w14:textId="6EA53998">
            <w:pPr>
              <w:rPr>
                <w:rFonts w:ascii="Arial" w:hAnsi="Arial" w:eastAsia="Times New Roman" w:cs="Arial"/>
                <w:sz w:val="22"/>
                <w:szCs w:val="22"/>
                <w:lang w:val="en-US" w:eastAsia="ru-RU"/>
              </w:rPr>
            </w:pPr>
            <w:r w:rsidRPr="00B21012">
              <w:rPr>
                <w:rFonts w:ascii="Arial" w:hAnsi="Arial" w:eastAsia="Times New Roman" w:cs="Arial"/>
                <w:sz w:val="22"/>
                <w:szCs w:val="22"/>
                <w:lang w:val="en-US" w:eastAsia="ru-RU"/>
              </w:rPr>
              <w:t>REST/HTTP, gRPC</w:t>
            </w:r>
          </w:p>
        </w:tc>
      </w:tr>
      <w:tr w:rsidRPr="00FC66A0" w:rsidR="004B39F4" w:rsidTr="2E2EB278" w14:paraId="7F2B61C3"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2A9E9D2B" w14:textId="77777777">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FC66A0" w:rsidR="00412024" w:rsidP="669F3811" w:rsidRDefault="007A64BE" w14:paraId="1BC0565D" w14:textId="4C73A343">
            <w:pPr>
              <w:rPr>
                <w:rFonts w:ascii="Arial" w:hAnsi="Arial" w:eastAsia="Times New Roman" w:cs="Arial"/>
                <w:i/>
                <w:iCs/>
                <w:color w:val="A6A6A6" w:themeColor="background1" w:themeShade="A6"/>
                <w:sz w:val="22"/>
                <w:szCs w:val="22"/>
                <w:lang w:val="en-US" w:eastAsia="ru-RU"/>
              </w:rPr>
            </w:pPr>
            <w:r>
              <w:rPr>
                <w:rFonts w:ascii="Arial" w:hAnsi="Arial" w:eastAsia="Arial" w:cs="Arial"/>
                <w:color w:val="212121"/>
                <w:sz w:val="22"/>
                <w:szCs w:val="22"/>
                <w:lang w:val="en-US"/>
              </w:rPr>
              <w:t>/</w:t>
            </w:r>
            <w:r w:rsidRPr="00B21012" w:rsidR="551ECAFB">
              <w:rPr>
                <w:rFonts w:ascii="Arial" w:hAnsi="Arial" w:eastAsia="Arial" w:cs="Arial"/>
                <w:color w:val="212121"/>
                <w:sz w:val="22"/>
                <w:szCs w:val="22"/>
                <w:lang w:val="en-US"/>
              </w:rPr>
              <w:t xml:space="preserve">provider/actuator/health </w:t>
            </w:r>
          </w:p>
          <w:p w:rsidRPr="00327F5E" w:rsidR="00412024" w:rsidP="00412024" w:rsidRDefault="551ECAFB" w14:paraId="22004387" w14:textId="6BD26E9C">
            <w:pPr>
              <w:rPr>
                <w:rFonts w:ascii="Arial" w:hAnsi="Arial" w:eastAsia="Times New Roman" w:cs="Arial"/>
                <w:i/>
                <w:color w:val="A6A6A6" w:themeColor="background1" w:themeShade="A6"/>
                <w:sz w:val="22"/>
                <w:szCs w:val="22"/>
                <w:lang w:val="en-US" w:eastAsia="ru-RU"/>
              </w:rPr>
            </w:pPr>
            <w:r w:rsidRPr="00B21012">
              <w:rPr>
                <w:rFonts w:ascii="Arial" w:hAnsi="Arial" w:eastAsia="Arial" w:cs="Arial"/>
                <w:color w:val="212121"/>
                <w:sz w:val="22"/>
                <w:szCs w:val="22"/>
                <w:lang w:val="en-US"/>
              </w:rPr>
              <w:t>Port: 8092</w:t>
            </w:r>
          </w:p>
        </w:tc>
      </w:tr>
      <w:tr w:rsidRPr="00FC66A0" w:rsidR="004B39F4" w:rsidTr="2E2EB278" w14:paraId="7E5E87C3"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77E4276E" w14:textId="77777777">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Pr="00721203" w:rsidR="00412024" w:rsidP="00721203" w:rsidRDefault="00BB1737" w14:paraId="06C994CF" w14:textId="46C68D31">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Azure MS SQL </w:t>
            </w:r>
          </w:p>
        </w:tc>
      </w:tr>
    </w:tbl>
    <w:p w:rsidRPr="00412024" w:rsidR="00A70D13" w:rsidP="00A70D13" w:rsidRDefault="00A70D13" w14:paraId="0B8B3762" w14:textId="77777777">
      <w:pPr>
        <w:pStyle w:val="NormalWeb"/>
        <w:shd w:val="clear" w:color="auto" w:fill="FFFFFF"/>
        <w:spacing w:before="0" w:beforeAutospacing="0" w:after="0" w:afterAutospacing="0"/>
        <w:ind w:left="709"/>
        <w:rPr>
          <w:rFonts w:ascii="Arial" w:hAnsi="Arial" w:cs="Arial"/>
          <w:color w:val="1F1F1F"/>
          <w:lang w:val="en-US"/>
        </w:rPr>
      </w:pPr>
    </w:p>
    <w:p w:rsidR="00580E2B" w:rsidP="00B21012" w:rsidRDefault="00580E2B" w14:paraId="476D2D4B" w14:textId="77777777">
      <w:pPr>
        <w:pStyle w:val="NormalWeb"/>
        <w:shd w:val="clear" w:color="auto" w:fill="FFFFFF"/>
        <w:spacing w:before="0" w:beforeAutospacing="0" w:after="0" w:afterAutospacing="0"/>
        <w:ind w:left="709"/>
        <w:rPr>
          <w:rFonts w:ascii="Arial" w:hAnsi="Arial" w:cs="Arial"/>
          <w:color w:val="1F1F1F"/>
          <w:lang w:val="en-US"/>
        </w:rPr>
      </w:pPr>
    </w:p>
    <w:p w:rsidR="00196830" w:rsidP="00B21012" w:rsidRDefault="00196830" w14:paraId="76569E0F" w14:textId="77777777">
      <w:pPr>
        <w:pStyle w:val="NormalWeb"/>
        <w:shd w:val="clear" w:color="auto" w:fill="FFFFFF"/>
        <w:spacing w:before="0" w:beforeAutospacing="0" w:after="0" w:afterAutospacing="0"/>
        <w:ind w:left="709"/>
        <w:rPr>
          <w:rFonts w:ascii="Arial" w:hAnsi="Arial" w:cs="Arial"/>
          <w:color w:val="1F1F1F"/>
          <w:lang w:val="en-US"/>
        </w:rPr>
      </w:pPr>
    </w:p>
    <w:p w:rsidR="00A70D13" w:rsidRDefault="00A70D13" w14:paraId="76D861AC" w14:textId="314BE3C1">
      <w:pPr>
        <w:pStyle w:val="NormalWeb"/>
        <w:numPr>
          <w:ilvl w:val="3"/>
          <w:numId w:val="7"/>
        </w:numPr>
        <w:shd w:val="clear" w:color="auto" w:fill="FFFFFF"/>
        <w:spacing w:before="0" w:beforeAutospacing="0" w:after="0" w:afterAutospacing="0"/>
        <w:ind w:left="709" w:hanging="851"/>
        <w:jc w:val="both"/>
        <w:rPr>
          <w:rFonts w:ascii="Arial" w:hAnsi="Arial" w:cs="Arial"/>
          <w:color w:val="1F1F1F"/>
          <w:lang w:val="en-US"/>
        </w:rPr>
        <w:pPrChange w:author="Mohmmad Modallal" w:date="2025-07-17T17:18:00Z" w16du:dateUtc="2025-07-17T13:18:00Z" w:id="673">
          <w:pPr>
            <w:pStyle w:val="NormalWeb"/>
            <w:numPr>
              <w:ilvl w:val="3"/>
              <w:numId w:val="7"/>
            </w:numPr>
            <w:shd w:val="clear" w:color="auto" w:fill="FFFFFF"/>
            <w:spacing w:before="0" w:beforeAutospacing="0" w:after="0" w:afterAutospacing="0"/>
            <w:ind w:left="709" w:hanging="851"/>
          </w:pPr>
        </w:pPrChange>
      </w:pPr>
      <w:r>
        <w:rPr>
          <w:rFonts w:ascii="Arial" w:hAnsi="Arial" w:cs="Arial"/>
          <w:color w:val="1F1F1F"/>
          <w:lang w:val="en-US"/>
        </w:rPr>
        <w:t>Data Model Description</w:t>
      </w:r>
    </w:p>
    <w:p w:rsidR="00A70D13" w:rsidRDefault="00A70D13" w14:paraId="6627F0BA" w14:textId="77777777">
      <w:pPr>
        <w:pStyle w:val="NormalWeb"/>
        <w:shd w:val="clear" w:color="auto" w:fill="FFFFFF"/>
        <w:spacing w:before="0" w:beforeAutospacing="0" w:after="0" w:afterAutospacing="0"/>
        <w:ind w:left="709"/>
        <w:jc w:val="both"/>
        <w:rPr>
          <w:rFonts w:ascii="Arial" w:hAnsi="Arial" w:cs="Arial"/>
          <w:color w:val="1F1F1F"/>
        </w:rPr>
        <w:pPrChange w:author="Mohmmad Modallal" w:date="2025-07-17T17:18:00Z" w16du:dateUtc="2025-07-17T13:18:00Z" w:id="674">
          <w:pPr>
            <w:pStyle w:val="NormalWeb"/>
            <w:shd w:val="clear" w:color="auto" w:fill="FFFFFF"/>
            <w:spacing w:before="0" w:beforeAutospacing="0" w:after="0" w:afterAutospacing="0"/>
            <w:ind w:left="709"/>
          </w:pPr>
        </w:pPrChange>
      </w:pPr>
    </w:p>
    <w:p w:rsidR="00875232" w:rsidP="00F54437" w:rsidRDefault="00875232" w14:paraId="41D4F990" w14:textId="7723B8A0">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color w:val="1F1F1F"/>
          <w:lang w:val="en-US"/>
        </w:rPr>
        <w:t>Provider</w:t>
      </w:r>
      <w:r w:rsidRPr="00DC635B">
        <w:rPr>
          <w:rFonts w:ascii="Arial" w:hAnsi="Arial" w:cs="Arial"/>
          <w:color w:val="1F1F1F"/>
          <w:lang w:val="en-US"/>
        </w:rPr>
        <w:t xml:space="preserve"> Service Module </w:t>
      </w:r>
      <w:r>
        <w:rPr>
          <w:rFonts w:ascii="Arial" w:hAnsi="Arial" w:cs="Arial"/>
          <w:color w:val="1F1F1F"/>
          <w:lang w:val="en-US"/>
        </w:rPr>
        <w:t>is backed by</w:t>
      </w:r>
      <w:r w:rsidRPr="00DC635B">
        <w:rPr>
          <w:rFonts w:ascii="Arial" w:hAnsi="Arial" w:cs="Arial"/>
          <w:color w:val="1F1F1F"/>
          <w:lang w:val="en-US"/>
        </w:rPr>
        <w:t xml:space="preserve"> the</w:t>
      </w:r>
      <w:r>
        <w:rPr>
          <w:rFonts w:ascii="Arial" w:hAnsi="Arial" w:cs="Arial"/>
          <w:color w:val="1F1F1F"/>
          <w:lang w:val="en-US"/>
        </w:rPr>
        <w:t xml:space="preserve"> following database schemas within Azure MS SQL instance:</w:t>
      </w:r>
    </w:p>
    <w:p w:rsidRPr="00B21012" w:rsidR="00875232" w:rsidP="00F54437" w:rsidRDefault="6C44623B" w14:paraId="52B08D79" w14:textId="7DD2484C">
      <w:pPr>
        <w:pStyle w:val="ListParagraph"/>
        <w:numPr>
          <w:ilvl w:val="0"/>
          <w:numId w:val="12"/>
        </w:numPr>
        <w:spacing w:line="276" w:lineRule="auto"/>
        <w:ind w:left="1560"/>
        <w:jc w:val="both"/>
        <w:rPr>
          <w:rFonts w:ascii="Arial" w:hAnsi="Arial" w:eastAsia="Times New Roman" w:cs="Arial"/>
          <w:lang w:val="en-US" w:eastAsia="ru-RU"/>
        </w:rPr>
      </w:pPr>
      <w:r w:rsidRPr="7322588C">
        <w:rPr>
          <w:rFonts w:ascii="Arial" w:hAnsi="Arial" w:eastAsia="Times New Roman" w:cs="Arial"/>
          <w:lang w:val="en-US" w:eastAsia="ru-RU"/>
        </w:rPr>
        <w:t>provider</w:t>
      </w:r>
      <w:r w:rsidRPr="7322588C" w:rsidR="2074FB75">
        <w:rPr>
          <w:rFonts w:ascii="Arial" w:hAnsi="Arial" w:eastAsia="Times New Roman" w:cs="Arial"/>
          <w:lang w:val="en-US" w:eastAsia="ru-RU"/>
        </w:rPr>
        <w:t>s</w:t>
      </w:r>
      <w:r w:rsidRPr="7322588C">
        <w:rPr>
          <w:rFonts w:ascii="Arial" w:hAnsi="Arial" w:eastAsia="Times New Roman" w:cs="Arial"/>
          <w:lang w:val="en-US" w:eastAsia="ru-RU"/>
        </w:rPr>
        <w:t xml:space="preserve"> schema</w:t>
      </w:r>
    </w:p>
    <w:p w:rsidR="00CBBF8E" w:rsidP="00F54437" w:rsidRDefault="00875232" w14:paraId="25FCE2B0" w14:textId="79BD4F5F">
      <w:pPr>
        <w:spacing w:line="276" w:lineRule="auto"/>
        <w:ind w:firstLine="709"/>
        <w:jc w:val="both"/>
        <w:rPr>
          <w:rStyle w:val="Hyperlink"/>
          <w:lang w:val="en-US"/>
        </w:rPr>
      </w:pPr>
      <w:r>
        <w:rPr>
          <w:rFonts w:ascii="Arial" w:hAnsi="Arial" w:eastAsia="Times New Roman" w:cs="Arial"/>
          <w:lang w:val="en-US" w:eastAsia="ru-RU"/>
        </w:rPr>
        <w:t>ERD diagrams for entities encompassed by the mentioned database schemas are the following</w:t>
      </w:r>
      <w:r w:rsidR="007F1864">
        <w:rPr>
          <w:rFonts w:ascii="Arial" w:hAnsi="Arial" w:eastAsia="Times New Roman" w:cs="Arial"/>
          <w:lang w:val="en-US" w:eastAsia="ru-RU"/>
        </w:rPr>
        <w:t xml:space="preserve"> (</w:t>
      </w:r>
      <w:commentRangeStart w:id="675"/>
      <w:commentRangeStart w:id="676"/>
      <w:r w:rsidR="00F54437">
        <w:rPr>
          <w:rFonts w:ascii="Arial" w:hAnsi="Arial" w:eastAsia="Times New Roman" w:cs="Arial"/>
          <w:lang w:val="en-US" w:eastAsia="ru-RU"/>
        </w:rPr>
        <w:t>Picture</w:t>
      </w:r>
      <w:commentRangeEnd w:id="675"/>
      <w:r w:rsidRPr="29E07CA3" w:rsidR="0012364D">
        <w:rPr>
          <w:rStyle w:val="CommentReference"/>
          <w:rFonts w:ascii="Arial" w:hAnsi="Arial" w:eastAsia="Times New Roman" w:cs="Arial"/>
          <w:sz w:val="24"/>
          <w:szCs w:val="24"/>
          <w:lang w:val="en-US" w:eastAsia="ru-RU"/>
        </w:rPr>
        <w:commentReference w:id="675"/>
      </w:r>
      <w:commentRangeEnd w:id="676"/>
      <w:r w:rsidRPr="29E07CA3">
        <w:rPr>
          <w:rStyle w:val="CommentReference"/>
          <w:rFonts w:ascii="Arial" w:hAnsi="Arial" w:eastAsia="Times New Roman" w:cs="Arial"/>
          <w:sz w:val="24"/>
          <w:szCs w:val="24"/>
          <w:lang w:val="en-US" w:eastAsia="ru-RU"/>
        </w:rPr>
        <w:commentReference w:id="676"/>
      </w:r>
      <w:r w:rsidRPr="29E07CA3" w:rsidR="3D393C95">
        <w:rPr>
          <w:rFonts w:ascii="Arial" w:hAnsi="Arial" w:eastAsia="Times New Roman" w:cs="Arial"/>
          <w:lang w:val="en-US" w:eastAsia="ru-RU"/>
        </w:rPr>
        <w:t xml:space="preserve"> 2.11. -  </w:t>
      </w:r>
      <w:hyperlink r:id="rId28">
        <w:r w:rsidRPr="29E07CA3" w:rsidR="12768D51">
          <w:rPr>
            <w:rStyle w:val="Hyperlink"/>
            <w:rFonts w:ascii="Arial" w:hAnsi="Arial" w:eastAsia="Arial" w:cs="Arial"/>
            <w:lang w:val="en-US"/>
          </w:rPr>
          <w:t>ERDs.zip</w:t>
        </w:r>
      </w:hyperlink>
      <w:r w:rsidRPr="29E07CA3" w:rsidR="187DA029">
        <w:rPr>
          <w:rStyle w:val="Hyperlink"/>
          <w:lang w:val="en-US"/>
        </w:rPr>
        <w:t>):</w:t>
      </w:r>
    </w:p>
    <w:p w:rsidRPr="007F1864" w:rsidR="00FB6D6E" w:rsidP="007F1864" w:rsidRDefault="00FB6D6E" w14:paraId="14CCBB31" w14:textId="77777777">
      <w:pPr>
        <w:spacing w:line="276" w:lineRule="auto"/>
        <w:ind w:firstLine="709"/>
        <w:jc w:val="both"/>
        <w:rPr>
          <w:rStyle w:val="Hyperlink"/>
          <w:lang w:val="en-US"/>
        </w:rPr>
      </w:pPr>
    </w:p>
    <w:p w:rsidR="007F1864" w:rsidP="007F1864" w:rsidRDefault="00B359A2" w14:paraId="4094919A" w14:textId="7291B2F6">
      <w:pPr>
        <w:spacing w:line="276" w:lineRule="auto"/>
        <w:ind w:firstLine="709"/>
        <w:jc w:val="both"/>
        <w:rPr>
          <w:rFonts w:ascii="Arial" w:hAnsi="Arial" w:eastAsia="Times New Roman" w:cs="Arial"/>
          <w:lang w:val="en-US" w:eastAsia="ru-RU"/>
        </w:rPr>
      </w:pPr>
      <w:r>
        <w:rPr>
          <w:noProof/>
        </w:rPr>
        <w:drawing>
          <wp:inline distT="0" distB="0" distL="0" distR="0" wp14:anchorId="2BCE9758" wp14:editId="47715817">
            <wp:extent cx="5379720" cy="6880913"/>
            <wp:effectExtent l="0" t="0" r="0" b="0"/>
            <wp:docPr id="997872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4684" cy="6912843"/>
                    </a:xfrm>
                    <a:prstGeom prst="rect">
                      <a:avLst/>
                    </a:prstGeom>
                    <a:noFill/>
                    <a:ln>
                      <a:noFill/>
                    </a:ln>
                  </pic:spPr>
                </pic:pic>
              </a:graphicData>
            </a:graphic>
          </wp:inline>
        </w:drawing>
      </w:r>
    </w:p>
    <w:p w:rsidR="00173284" w:rsidP="00173284" w:rsidRDefault="00173284" w14:paraId="7CAE5924" w14:textId="77777777">
      <w:pPr>
        <w:spacing w:line="276" w:lineRule="auto"/>
        <w:ind w:firstLine="709"/>
        <w:jc w:val="center"/>
        <w:rPr>
          <w:rFonts w:ascii="Arial" w:hAnsi="Arial" w:eastAsia="Times New Roman" w:cs="Arial"/>
          <w:sz w:val="22"/>
          <w:szCs w:val="22"/>
          <w:lang w:val="en-US" w:eastAsia="ru-RU"/>
        </w:rPr>
      </w:pPr>
    </w:p>
    <w:p w:rsidRPr="00173284" w:rsidR="00D82756" w:rsidP="00173284" w:rsidRDefault="00173284" w14:paraId="7B189239" w14:textId="3AD0F0B0">
      <w:pPr>
        <w:spacing w:line="276" w:lineRule="auto"/>
        <w:ind w:firstLine="709"/>
        <w:jc w:val="center"/>
        <w:rPr>
          <w:rFonts w:ascii="Arial" w:hAnsi="Arial" w:eastAsia="Times New Roman" w:cs="Arial"/>
          <w:sz w:val="22"/>
          <w:szCs w:val="22"/>
          <w:lang w:val="en-US" w:eastAsia="ru-RU"/>
        </w:rPr>
      </w:pPr>
      <w:r w:rsidRPr="00173284">
        <w:rPr>
          <w:rFonts w:ascii="Arial" w:hAnsi="Arial" w:eastAsia="Times New Roman" w:cs="Arial"/>
          <w:sz w:val="22"/>
          <w:szCs w:val="22"/>
          <w:lang w:val="en-US" w:eastAsia="ru-RU"/>
        </w:rPr>
        <w:t>Picture 2.11.</w:t>
      </w:r>
    </w:p>
    <w:p w:rsidRPr="00A77AAB" w:rsidR="00A70D13" w:rsidP="00A16447" w:rsidRDefault="00A70D13" w14:paraId="681EE96F" w14:textId="77777777">
      <w:pPr>
        <w:pStyle w:val="NormalWeb"/>
        <w:numPr>
          <w:ilvl w:val="3"/>
          <w:numId w:val="7"/>
        </w:numPr>
        <w:shd w:val="clear" w:color="auto" w:fill="FFFFFF"/>
        <w:spacing w:before="0" w:beforeAutospacing="0" w:after="0" w:afterAutospacing="0"/>
        <w:ind w:left="709" w:hanging="851"/>
        <w:rPr>
          <w:rFonts w:ascii="Arial" w:hAnsi="Arial" w:cs="Arial"/>
          <w:color w:val="1F1F1F"/>
        </w:rPr>
      </w:pPr>
      <w:r>
        <w:rPr>
          <w:rFonts w:ascii="Arial" w:hAnsi="Arial" w:cs="Arial"/>
          <w:color w:val="1F1F1F"/>
          <w:lang w:val="en-US"/>
        </w:rPr>
        <w:t>Application Component Diagram</w:t>
      </w:r>
    </w:p>
    <w:p w:rsidR="00447189" w:rsidP="00447189" w:rsidRDefault="00447189" w14:paraId="2CF6CD4B" w14:textId="77777777">
      <w:pPr>
        <w:pStyle w:val="NormalWeb"/>
        <w:shd w:val="clear" w:color="auto" w:fill="FFFFFF"/>
        <w:spacing w:before="0" w:beforeAutospacing="0" w:after="0" w:afterAutospacing="0"/>
        <w:ind w:left="709"/>
        <w:rPr>
          <w:rFonts w:ascii="Arial" w:hAnsi="Arial" w:cs="Arial"/>
          <w:color w:val="1F1F1F"/>
          <w:lang w:val="en-US"/>
        </w:rPr>
      </w:pPr>
    </w:p>
    <w:p w:rsidR="00447189" w:rsidP="00E14F5A" w:rsidRDefault="00447189" w14:paraId="706D4BF9" w14:textId="579565E1">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color w:val="1F1F1F"/>
          <w:lang w:val="en-US"/>
        </w:rPr>
        <w:t>Provider</w:t>
      </w:r>
      <w:r w:rsidRPr="00DC635B">
        <w:rPr>
          <w:rFonts w:ascii="Arial" w:hAnsi="Arial" w:cs="Arial"/>
          <w:color w:val="1F1F1F"/>
          <w:lang w:val="en-US"/>
        </w:rPr>
        <w:t xml:space="preserve"> Service Module </w:t>
      </w:r>
      <w:r>
        <w:rPr>
          <w:rFonts w:ascii="Arial" w:hAnsi="Arial" w:cs="Arial"/>
          <w:color w:val="1F1F1F"/>
          <w:lang w:val="en-US"/>
        </w:rPr>
        <w:t xml:space="preserve">depends and </w:t>
      </w:r>
      <w:r w:rsidRPr="00DC635B">
        <w:rPr>
          <w:rFonts w:ascii="Arial" w:hAnsi="Arial" w:cs="Arial"/>
          <w:color w:val="1F1F1F"/>
          <w:lang w:val="en-US"/>
        </w:rPr>
        <w:t>interconnect</w:t>
      </w:r>
      <w:r>
        <w:rPr>
          <w:rFonts w:ascii="Arial" w:hAnsi="Arial" w:cs="Arial"/>
          <w:color w:val="1F1F1F"/>
          <w:lang w:val="en-US"/>
        </w:rPr>
        <w:t>s</w:t>
      </w:r>
      <w:r w:rsidRPr="00DC635B">
        <w:rPr>
          <w:rFonts w:ascii="Arial" w:hAnsi="Arial" w:cs="Arial"/>
          <w:color w:val="1F1F1F"/>
          <w:lang w:val="en-US"/>
        </w:rPr>
        <w:t xml:space="preserve"> with</w:t>
      </w:r>
      <w:r>
        <w:rPr>
          <w:rFonts w:ascii="Arial" w:hAnsi="Arial" w:cs="Arial"/>
          <w:color w:val="1F1F1F"/>
          <w:lang w:val="en-US"/>
        </w:rPr>
        <w:t xml:space="preserve"> the following programmatical components:</w:t>
      </w:r>
    </w:p>
    <w:p w:rsidRPr="00850747" w:rsidR="00447189" w:rsidP="00447189" w:rsidRDefault="00447189" w14:paraId="2C087284"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0" w:type="auto"/>
        <w:tblInd w:w="-142" w:type="dxa"/>
        <w:tblLook w:val="04A0" w:firstRow="1" w:lastRow="0" w:firstColumn="1" w:lastColumn="0" w:noHBand="0" w:noVBand="1"/>
      </w:tblPr>
      <w:tblGrid>
        <w:gridCol w:w="4505"/>
        <w:gridCol w:w="4505"/>
      </w:tblGrid>
      <w:tr w:rsidR="00447189" w:rsidTr="00D87A0E" w14:paraId="107606CF" w14:textId="77777777">
        <w:tc>
          <w:tcPr>
            <w:tcW w:w="4505" w:type="dxa"/>
            <w:shd w:val="clear" w:color="auto" w:fill="D9D9D9" w:themeFill="background1" w:themeFillShade="D9"/>
          </w:tcPr>
          <w:p w:rsidRPr="00DC635B" w:rsidR="00447189" w:rsidP="00D87A0E" w:rsidRDefault="00447189" w14:paraId="5B1DEA86"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447189" w:rsidP="00D87A0E" w:rsidRDefault="00447189" w14:paraId="25BAF5D7"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447189" w:rsidTr="00D87A0E" w14:paraId="1CFDF827" w14:textId="77777777">
        <w:tc>
          <w:tcPr>
            <w:tcW w:w="4505" w:type="dxa"/>
          </w:tcPr>
          <w:p w:rsidR="00447189" w:rsidP="0082267F" w:rsidRDefault="00447189" w14:paraId="1AEFF48A"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External Component</w:t>
            </w:r>
          </w:p>
        </w:tc>
        <w:tc>
          <w:tcPr>
            <w:tcW w:w="4505" w:type="dxa"/>
          </w:tcPr>
          <w:p w:rsidR="00447189" w:rsidP="0082267F" w:rsidRDefault="00447189" w14:paraId="02851499" w14:textId="77777777">
            <w:pPr>
              <w:pStyle w:val="NormalWeb"/>
              <w:spacing w:before="0" w:beforeAutospacing="0" w:after="0" w:afterAutospacing="0" w:line="276" w:lineRule="auto"/>
              <w:jc w:val="both"/>
              <w:rPr>
                <w:rFonts w:ascii="Arial" w:hAnsi="Arial" w:cs="Arial"/>
                <w:color w:val="1F1F1F"/>
                <w:lang w:val="en-US"/>
              </w:rPr>
            </w:pPr>
            <w:commentRangeStart w:id="677"/>
            <w:r>
              <w:rPr>
                <w:rFonts w:ascii="Arial" w:hAnsi="Arial" w:cs="Arial"/>
                <w:color w:val="1F1F1F"/>
                <w:lang w:val="en-US"/>
              </w:rPr>
              <w:t>Mobile App (iOS, Android)</w:t>
            </w:r>
          </w:p>
          <w:p w:rsidR="00447189" w:rsidP="0082267F" w:rsidRDefault="00447189" w14:paraId="4673E97A" w14:textId="77777777">
            <w:pPr>
              <w:pStyle w:val="NormalWeb"/>
              <w:spacing w:before="0" w:beforeAutospacing="0" w:after="0" w:afterAutospacing="0" w:line="276" w:lineRule="auto"/>
              <w:jc w:val="both"/>
              <w:rPr>
                <w:rFonts w:ascii="Arial" w:hAnsi="Arial" w:cs="Arial"/>
                <w:color w:val="1F1F1F"/>
                <w:lang w:val="en-US"/>
              </w:rPr>
            </w:pPr>
            <w:commentRangeStart w:id="678"/>
            <w:commentRangeStart w:id="679"/>
            <w:r>
              <w:rPr>
                <w:rFonts w:ascii="Arial" w:hAnsi="Arial" w:cs="Arial"/>
                <w:color w:val="1F1F1F"/>
                <w:lang w:val="en-US"/>
              </w:rPr>
              <w:t>Web Application (Provider Portal</w:t>
            </w:r>
            <w:commentRangeEnd w:id="678"/>
            <w:r w:rsidR="006D0318">
              <w:rPr>
                <w:rStyle w:val="CommentReference"/>
                <w:rFonts w:ascii="Arial" w:hAnsi="Arial" w:cs="Arial"/>
                <w:color w:val="1F1F1F"/>
                <w:sz w:val="22"/>
                <w:szCs w:val="22"/>
                <w:lang w:val="en-US"/>
              </w:rPr>
              <w:commentReference w:id="678"/>
            </w:r>
            <w:commentRangeEnd w:id="679"/>
            <w:r w:rsidR="000145C6">
              <w:rPr>
                <w:rStyle w:val="CommentReference"/>
                <w:rFonts w:ascii="Arial" w:hAnsi="Arial" w:cs="Arial"/>
                <w:color w:val="1F1F1F"/>
                <w:sz w:val="22"/>
                <w:szCs w:val="22"/>
                <w:lang w:val="en-US"/>
              </w:rPr>
              <w:commentReference w:id="679"/>
            </w:r>
            <w:r>
              <w:rPr>
                <w:rFonts w:ascii="Arial" w:hAnsi="Arial" w:cs="Arial"/>
                <w:color w:val="1F1F1F"/>
                <w:lang w:val="en-US"/>
              </w:rPr>
              <w:t>)</w:t>
            </w:r>
          </w:p>
          <w:p w:rsidR="0088108F" w:rsidP="0082267F" w:rsidRDefault="00293D6B" w14:paraId="06CA6128" w14:textId="1EDF625D">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DOH DB</w:t>
            </w:r>
            <w:commentRangeEnd w:id="677"/>
            <w:r w:rsidR="00FE7A3D">
              <w:rPr>
                <w:rStyle w:val="CommentReference"/>
                <w:rFonts w:ascii="Arial" w:hAnsi="Arial" w:cs="Arial"/>
                <w:color w:val="1F1F1F"/>
                <w:sz w:val="22"/>
                <w:szCs w:val="22"/>
                <w:lang w:val="en-US"/>
              </w:rPr>
              <w:commentReference w:id="677"/>
            </w:r>
          </w:p>
        </w:tc>
      </w:tr>
      <w:tr w:rsidR="00447189" w:rsidTr="00D87A0E" w14:paraId="30B4E080" w14:textId="77777777">
        <w:tc>
          <w:tcPr>
            <w:tcW w:w="4505" w:type="dxa"/>
          </w:tcPr>
          <w:p w:rsidR="00447189" w:rsidP="0082267F" w:rsidRDefault="00447189" w14:paraId="5625A19F"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 Network Components</w:t>
            </w:r>
          </w:p>
        </w:tc>
        <w:tc>
          <w:tcPr>
            <w:tcW w:w="4505" w:type="dxa"/>
          </w:tcPr>
          <w:p w:rsidR="00447189" w:rsidP="0082267F" w:rsidRDefault="00447189" w14:paraId="7CB6261A" w14:textId="77777777">
            <w:pPr>
              <w:pStyle w:val="NormalWeb"/>
              <w:spacing w:before="0" w:beforeAutospacing="0" w:after="0" w:afterAutospacing="0" w:line="276" w:lineRule="auto"/>
              <w:jc w:val="both"/>
              <w:rPr>
                <w:rFonts w:ascii="Arial" w:hAnsi="Arial" w:cs="Arial"/>
                <w:color w:val="1F1F1F"/>
                <w:lang w:val="en-US"/>
              </w:rPr>
            </w:pPr>
            <w:commentRangeStart w:id="680"/>
            <w:r>
              <w:rPr>
                <w:rFonts w:ascii="Arial" w:hAnsi="Arial" w:cs="Arial"/>
                <w:color w:val="1F1F1F"/>
                <w:lang w:val="en-US"/>
              </w:rPr>
              <w:t>API</w:t>
            </w:r>
            <w:commentRangeEnd w:id="680"/>
            <w:r w:rsidR="00C23D13">
              <w:rPr>
                <w:rStyle w:val="CommentReference"/>
                <w:rFonts w:ascii="Arial" w:hAnsi="Arial" w:cs="Arial"/>
                <w:color w:val="1F1F1F"/>
                <w:sz w:val="22"/>
                <w:szCs w:val="22"/>
                <w:lang w:val="en-US"/>
              </w:rPr>
              <w:commentReference w:id="680"/>
            </w:r>
            <w:r>
              <w:rPr>
                <w:rFonts w:ascii="Arial" w:hAnsi="Arial" w:cs="Arial"/>
                <w:color w:val="1F1F1F"/>
                <w:lang w:val="en-US"/>
              </w:rPr>
              <w:t xml:space="preserve"> Gateway</w:t>
            </w:r>
          </w:p>
          <w:p w:rsidR="00447189" w:rsidP="0082267F" w:rsidRDefault="00447189" w14:paraId="30A26EC5"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NAT Gateway</w:t>
            </w:r>
          </w:p>
          <w:p w:rsidR="00293D6B" w:rsidP="0082267F" w:rsidRDefault="00293D6B" w14:paraId="72E0AF60" w14:textId="58464E4F">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WAF (Web Application Firewall)</w:t>
            </w:r>
          </w:p>
        </w:tc>
      </w:tr>
      <w:tr w:rsidR="00447189" w:rsidTr="00D87A0E" w14:paraId="42C807D6" w14:textId="77777777">
        <w:tc>
          <w:tcPr>
            <w:tcW w:w="4505" w:type="dxa"/>
          </w:tcPr>
          <w:p w:rsidR="00447189" w:rsidP="0082267F" w:rsidRDefault="00447189" w14:paraId="26155443"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 Database Components</w:t>
            </w:r>
          </w:p>
        </w:tc>
        <w:tc>
          <w:tcPr>
            <w:tcW w:w="4505" w:type="dxa"/>
          </w:tcPr>
          <w:p w:rsidR="00447189" w:rsidP="0082267F" w:rsidRDefault="00447189" w14:paraId="1B4E45F0"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MS SQL</w:t>
            </w:r>
          </w:p>
          <w:p w:rsidR="00447189" w:rsidP="0082267F" w:rsidRDefault="00447189" w14:paraId="24DDD97D"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Redis (Pub/Sub Instance)</w:t>
            </w:r>
          </w:p>
          <w:p w:rsidR="00447189" w:rsidP="0082267F" w:rsidRDefault="00447189" w14:paraId="31008B7B"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 xml:space="preserve">Redis (Cache Instance) </w:t>
            </w:r>
          </w:p>
          <w:p w:rsidR="00293D6B" w:rsidP="0082267F" w:rsidRDefault="00293D6B" w14:paraId="6DED46F5" w14:textId="50C950FC">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Azure Object Storage</w:t>
            </w:r>
          </w:p>
        </w:tc>
      </w:tr>
      <w:tr w:rsidR="00447189" w:rsidTr="00D87A0E" w14:paraId="0941F80C" w14:textId="77777777">
        <w:tc>
          <w:tcPr>
            <w:tcW w:w="4505" w:type="dxa"/>
          </w:tcPr>
          <w:p w:rsidR="00447189" w:rsidP="0082267F" w:rsidRDefault="00447189" w14:paraId="0EE166B3"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Kubernetes Components</w:t>
            </w:r>
          </w:p>
        </w:tc>
        <w:tc>
          <w:tcPr>
            <w:tcW w:w="4505" w:type="dxa"/>
          </w:tcPr>
          <w:p w:rsidR="00447189" w:rsidP="0082267F" w:rsidRDefault="00447189" w14:paraId="782D9F37" w14:textId="4D2AF05E">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etcd DB (as secrets’ storage)</w:t>
            </w:r>
          </w:p>
        </w:tc>
      </w:tr>
      <w:tr w:rsidR="00447189" w:rsidTr="00D87A0E" w14:paraId="1F092AAC" w14:textId="77777777">
        <w:tc>
          <w:tcPr>
            <w:tcW w:w="4505" w:type="dxa"/>
          </w:tcPr>
          <w:p w:rsidR="00447189" w:rsidP="0082267F" w:rsidRDefault="00447189" w14:paraId="42D58999"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Super App backend services</w:t>
            </w:r>
          </w:p>
        </w:tc>
        <w:tc>
          <w:tcPr>
            <w:tcW w:w="4505" w:type="dxa"/>
          </w:tcPr>
          <w:p w:rsidR="00447189" w:rsidP="0082267F" w:rsidRDefault="00447189" w14:paraId="75082BB4"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Notification Service Module</w:t>
            </w:r>
          </w:p>
          <w:p w:rsidR="00377465" w:rsidP="0082267F" w:rsidRDefault="0067765B" w14:paraId="456D124B" w14:textId="7777777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Reference Service Module</w:t>
            </w:r>
          </w:p>
          <w:p w:rsidR="0067765B" w:rsidP="0082267F" w:rsidRDefault="0067765B" w14:paraId="054C37DA" w14:textId="77777777">
            <w:pPr>
              <w:pStyle w:val="NormalWeb"/>
              <w:spacing w:before="0" w:beforeAutospacing="0" w:after="0" w:afterAutospacing="0" w:line="276" w:lineRule="auto"/>
              <w:jc w:val="both"/>
              <w:rPr>
                <w:rFonts w:ascii="Arial" w:hAnsi="Arial" w:cs="Arial"/>
                <w:color w:val="1F1F1F"/>
                <w:lang w:val="en-US"/>
              </w:rPr>
            </w:pPr>
            <w:commentRangeStart w:id="681"/>
            <w:commentRangeStart w:id="682"/>
            <w:commentRangeStart w:id="683"/>
            <w:r>
              <w:rPr>
                <w:rFonts w:ascii="Arial" w:hAnsi="Arial" w:cs="Arial"/>
                <w:color w:val="1F1F1F"/>
                <w:lang w:val="en-US"/>
              </w:rPr>
              <w:t>Appointment Service Module</w:t>
            </w:r>
            <w:commentRangeEnd w:id="681"/>
            <w:r w:rsidR="002A7071">
              <w:rPr>
                <w:rStyle w:val="CommentReference"/>
                <w:rFonts w:ascii="Arial" w:hAnsi="Arial" w:cs="Arial"/>
                <w:color w:val="1F1F1F"/>
                <w:sz w:val="22"/>
                <w:szCs w:val="22"/>
                <w:lang w:val="en-US"/>
              </w:rPr>
              <w:commentReference w:id="681"/>
            </w:r>
            <w:commentRangeEnd w:id="682"/>
            <w:r>
              <w:rPr>
                <w:rStyle w:val="CommentReference"/>
                <w:rFonts w:ascii="Arial" w:hAnsi="Arial" w:cs="Arial"/>
                <w:color w:val="1F1F1F"/>
                <w:sz w:val="22"/>
                <w:szCs w:val="22"/>
                <w:lang w:val="en-US"/>
              </w:rPr>
              <w:commentReference w:id="682"/>
            </w:r>
            <w:commentRangeEnd w:id="683"/>
            <w:r w:rsidR="006674B0">
              <w:rPr>
                <w:rStyle w:val="CommentReference"/>
                <w:rFonts w:ascii="Arial" w:hAnsi="Arial" w:cs="Arial"/>
                <w:color w:val="1F1F1F"/>
                <w:sz w:val="22"/>
                <w:szCs w:val="22"/>
                <w:lang w:val="en-US"/>
              </w:rPr>
              <w:commentReference w:id="683"/>
            </w:r>
          </w:p>
          <w:p w:rsidR="0067765B" w:rsidP="0082267F" w:rsidRDefault="0067765B" w14:paraId="150C96FD" w14:textId="5DB06AB7">
            <w:pPr>
              <w:pStyle w:val="NormalWeb"/>
              <w:spacing w:before="0" w:beforeAutospacing="0" w:after="0" w:afterAutospacing="0" w:line="276" w:lineRule="auto"/>
              <w:jc w:val="both"/>
              <w:rPr>
                <w:rFonts w:ascii="Arial" w:hAnsi="Arial" w:cs="Arial"/>
                <w:color w:val="1F1F1F"/>
                <w:lang w:val="en-US"/>
              </w:rPr>
            </w:pPr>
            <w:r>
              <w:rPr>
                <w:rFonts w:ascii="Arial" w:hAnsi="Arial" w:cs="Arial"/>
                <w:color w:val="1F1F1F"/>
                <w:lang w:val="en-US"/>
              </w:rPr>
              <w:t>Batch-worker Service Module</w:t>
            </w:r>
          </w:p>
        </w:tc>
      </w:tr>
    </w:tbl>
    <w:p w:rsidRPr="00B21012" w:rsidR="00447189" w:rsidP="00B21012" w:rsidRDefault="00447189" w14:paraId="5DAED8EE"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70D13" w:rsidRDefault="00A70D13" w14:paraId="04EE2E5B" w14:textId="77777777">
      <w:pPr>
        <w:pStyle w:val="NormalWeb"/>
        <w:shd w:val="clear" w:color="auto" w:fill="FFFFFF"/>
        <w:spacing w:before="0" w:beforeAutospacing="0" w:after="0" w:afterAutospacing="0"/>
        <w:ind w:left="709"/>
        <w:rPr>
          <w:rFonts w:ascii="Arial" w:hAnsi="Arial" w:cs="Arial"/>
          <w:color w:val="1F1F1F"/>
          <w:lang w:val="en-US"/>
        </w:rPr>
      </w:pPr>
    </w:p>
    <w:p w:rsidRPr="00B21012" w:rsidR="006F4FDF" w:rsidP="006F4FDF" w:rsidRDefault="006F4FDF" w14:paraId="3B8099EF" w14:textId="7197790A">
      <w:pPr>
        <w:pStyle w:val="NormalWeb"/>
        <w:shd w:val="clear" w:color="auto" w:fill="FFFFFF"/>
        <w:spacing w:before="0" w:beforeAutospacing="0" w:after="0" w:afterAutospacing="0"/>
        <w:jc w:val="both"/>
        <w:rPr>
          <w:rFonts w:ascii="Arial" w:hAnsi="Arial" w:cs="Arial"/>
          <w:color w:val="1F1F1F"/>
          <w:lang w:val="en-US"/>
        </w:rPr>
      </w:pPr>
      <w:r w:rsidRPr="00B21012">
        <w:rPr>
          <w:rFonts w:ascii="Arial" w:hAnsi="Arial" w:cs="Arial"/>
          <w:color w:val="1F1F1F"/>
          <w:lang w:val="en-US"/>
        </w:rPr>
        <w:t>UML Component Diagram for Provider Service Module is depicted on the Picture 2.</w:t>
      </w:r>
      <w:r w:rsidR="005F270C">
        <w:rPr>
          <w:rFonts w:ascii="Arial" w:hAnsi="Arial" w:cs="Arial"/>
          <w:color w:val="1F1F1F"/>
          <w:lang w:val="en-US"/>
        </w:rPr>
        <w:t>12</w:t>
      </w:r>
      <w:r w:rsidRPr="00B21012">
        <w:rPr>
          <w:rFonts w:ascii="Arial" w:hAnsi="Arial" w:cs="Arial"/>
          <w:color w:val="1F1F1F"/>
          <w:lang w:val="en-US"/>
        </w:rPr>
        <w:t>.</w:t>
      </w:r>
    </w:p>
    <w:p w:rsidRPr="003A62BC" w:rsidR="00A70D13" w:rsidP="00612CC0" w:rsidRDefault="00A70D13" w14:paraId="4075032B" w14:textId="4504CB31">
      <w:pPr>
        <w:pStyle w:val="NormalWeb"/>
        <w:shd w:val="clear" w:color="auto" w:fill="FFFFFF"/>
        <w:spacing w:before="0" w:beforeAutospacing="0" w:after="0" w:afterAutospacing="0"/>
        <w:rPr>
          <w:rFonts w:ascii="Arial" w:hAnsi="Arial" w:cs="Arial"/>
          <w:color w:val="1F1F1F"/>
          <w:sz w:val="22"/>
          <w:szCs w:val="22"/>
          <w:lang w:val="en-US"/>
        </w:rPr>
      </w:pPr>
      <w:r w:rsidRPr="00B21012">
        <w:rPr>
          <w:lang w:val="en-US"/>
        </w:rPr>
        <w:t xml:space="preserve"> </w:t>
      </w:r>
      <w:r w:rsidR="00C8540F">
        <w:rPr>
          <w:noProof/>
        </w:rPr>
        <w:drawing>
          <wp:inline distT="0" distB="0" distL="0" distR="0" wp14:anchorId="0806470A" wp14:editId="2926928A">
            <wp:extent cx="5727700" cy="3840480"/>
            <wp:effectExtent l="0" t="0" r="6350" b="7620"/>
            <wp:docPr id="231631919" name="Picture 23163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0" cy="3840480"/>
                    </a:xfrm>
                    <a:prstGeom prst="rect">
                      <a:avLst/>
                    </a:prstGeom>
                    <a:solidFill>
                      <a:schemeClr val="bg1">
                        <a:lumMod val="85000"/>
                      </a:schemeClr>
                    </a:solidFill>
                    <a:ln>
                      <a:noFill/>
                    </a:ln>
                  </pic:spPr>
                </pic:pic>
              </a:graphicData>
            </a:graphic>
          </wp:inline>
        </w:drawing>
      </w:r>
      <w:r w:rsidRPr="003A62BC">
        <w:rPr>
          <w:rFonts w:ascii="Arial" w:hAnsi="Arial" w:cs="Arial"/>
          <w:color w:val="1F1F1F"/>
          <w:sz w:val="22"/>
          <w:szCs w:val="22"/>
          <w:lang w:val="en-US"/>
        </w:rPr>
        <w:t xml:space="preserve"> </w:t>
      </w:r>
    </w:p>
    <w:p w:rsidR="00D30279" w:rsidP="00D30279" w:rsidRDefault="00D30279" w14:paraId="440DC239" w14:textId="77777777">
      <w:pPr>
        <w:pStyle w:val="NormalWeb"/>
        <w:shd w:val="clear" w:color="auto" w:fill="FFFFFF"/>
        <w:spacing w:before="0" w:beforeAutospacing="0" w:after="0" w:afterAutospacing="0"/>
        <w:ind w:left="709"/>
        <w:jc w:val="center"/>
        <w:rPr>
          <w:rFonts w:ascii="Arial" w:hAnsi="Arial" w:cs="Arial"/>
          <w:color w:val="FF0000"/>
          <w:sz w:val="18"/>
          <w:szCs w:val="18"/>
          <w:lang w:val="en-US"/>
        </w:rPr>
      </w:pPr>
    </w:p>
    <w:p w:rsidR="00D30279" w:rsidP="00D30279" w:rsidRDefault="00D30279" w14:paraId="51B64C92" w14:textId="467B4E30">
      <w:pPr>
        <w:pStyle w:val="NormalWeb"/>
        <w:shd w:val="clear" w:color="auto" w:fill="FFFFFF"/>
        <w:spacing w:before="0" w:beforeAutospacing="0" w:after="0" w:afterAutospacing="0"/>
        <w:ind w:left="709"/>
        <w:jc w:val="center"/>
        <w:rPr>
          <w:rFonts w:ascii="Arial" w:hAnsi="Arial" w:cs="Arial"/>
          <w:color w:val="1F1F1F"/>
          <w:sz w:val="22"/>
          <w:szCs w:val="22"/>
          <w:lang w:val="en-US"/>
        </w:rPr>
      </w:pPr>
      <w:r w:rsidRPr="00B21012">
        <w:rPr>
          <w:rFonts w:ascii="Arial" w:hAnsi="Arial" w:cs="Arial"/>
          <w:color w:val="000000" w:themeColor="text1"/>
          <w:sz w:val="22"/>
          <w:szCs w:val="22"/>
          <w:lang w:val="en-US"/>
        </w:rPr>
        <w:t xml:space="preserve">Picture </w:t>
      </w:r>
      <w:r w:rsidRPr="00B21012" w:rsidR="006F4FDF">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5F270C">
        <w:rPr>
          <w:rFonts w:ascii="Arial" w:hAnsi="Arial" w:cs="Arial"/>
          <w:color w:val="000000" w:themeColor="text1"/>
          <w:sz w:val="22"/>
          <w:szCs w:val="22"/>
          <w:lang w:val="en-US"/>
        </w:rPr>
        <w:t>12.</w:t>
      </w:r>
    </w:p>
    <w:p w:rsidRPr="0068073F" w:rsidR="009306CB" w:rsidP="009306CB" w:rsidRDefault="009306CB" w14:paraId="7F153744" w14:textId="77777777">
      <w:pPr>
        <w:pStyle w:val="NormalWeb"/>
        <w:shd w:val="clear" w:color="auto" w:fill="FFFFFF"/>
        <w:spacing w:before="0" w:beforeAutospacing="0" w:after="0" w:afterAutospacing="0"/>
        <w:rPr>
          <w:rFonts w:ascii="Arial" w:hAnsi="Arial" w:cs="Arial"/>
          <w:color w:val="333333"/>
        </w:rPr>
      </w:pPr>
    </w:p>
    <w:p w:rsidRPr="00816092" w:rsidR="00A70D13" w:rsidRDefault="64377B86" w14:paraId="194EAF80" w14:textId="58F9A3F2">
      <w:pPr>
        <w:pStyle w:val="Heading3"/>
        <w:pPrChange w:author="Mohmmad Modallal" w:date="2025-07-17T17:18:00Z" w16du:dateUtc="2025-07-17T13:18:00Z" w:id="684">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704" w:id="685"/>
      <w:bookmarkStart w:name="_Toc1770818211" w:id="686"/>
      <w:r>
        <w:t>Symptoms-Checker</w:t>
      </w:r>
      <w:r w:rsidRPr="05CC7915" w:rsidR="7A1544D3">
        <w:rPr>
          <w:b w:val="0"/>
          <w:bCs w:val="0"/>
          <w:color w:val="000000" w:themeColor="text1"/>
        </w:rPr>
        <w:t xml:space="preserve"> </w:t>
      </w:r>
      <w:r w:rsidRPr="05CC7915">
        <w:rPr>
          <w:b w:val="0"/>
          <w:bCs w:val="0"/>
          <w:color w:val="000000" w:themeColor="text1"/>
        </w:rPr>
        <w:t xml:space="preserve">Service </w:t>
      </w:r>
      <w:r w:rsidRPr="05CC7915" w:rsidR="5B76319A">
        <w:rPr>
          <w:b w:val="0"/>
          <w:bCs w:val="0"/>
          <w:color w:val="000000" w:themeColor="text1"/>
        </w:rPr>
        <w:t xml:space="preserve">System </w:t>
      </w:r>
      <w:r w:rsidRPr="05CC7915">
        <w:rPr>
          <w:b w:val="0"/>
          <w:bCs w:val="0"/>
          <w:color w:val="000000" w:themeColor="text1"/>
        </w:rPr>
        <w:t>Architecture</w:t>
      </w:r>
      <w:bookmarkEnd w:id="685"/>
      <w:bookmarkEnd w:id="686"/>
      <w:r w:rsidRPr="05CC7915">
        <w:rPr>
          <w:b w:val="0"/>
          <w:bCs w:val="0"/>
          <w:color w:val="000000" w:themeColor="text1"/>
        </w:rPr>
        <w:t xml:space="preserve"> </w:t>
      </w:r>
    </w:p>
    <w:p w:rsidR="0003753E" w:rsidP="00B21012" w:rsidRDefault="0003753E" w14:paraId="4113A566" w14:textId="4AE93E29">
      <w:pPr>
        <w:spacing w:line="276" w:lineRule="auto"/>
        <w:ind w:firstLine="709"/>
        <w:jc w:val="both"/>
        <w:rPr>
          <w:rFonts w:ascii="Arial" w:hAnsi="Arial" w:eastAsia="Times New Roman" w:cs="Arial"/>
          <w:lang w:eastAsia="ru-RU"/>
        </w:rPr>
      </w:pPr>
      <w:r>
        <w:rPr>
          <w:rFonts w:ascii="Arial" w:hAnsi="Arial" w:eastAsia="Times New Roman" w:cs="Arial"/>
          <w:lang w:eastAsia="ru-RU"/>
        </w:rPr>
        <w:t>Symptoms-Checker Service Module is the application component of the Sahatna Super App solution which is developed by Java and deployed in the docker container format within Kubernetes cluster.</w:t>
      </w:r>
    </w:p>
    <w:p w:rsidR="0003753E" w:rsidP="00B21012" w:rsidRDefault="0003753E" w14:paraId="29BD0FA0" w14:textId="11EF119D">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 xml:space="preserve">The main features of the </w:t>
      </w:r>
      <w:r w:rsidR="00140832">
        <w:rPr>
          <w:rFonts w:ascii="Arial" w:hAnsi="Arial" w:eastAsia="Times New Roman" w:cs="Arial"/>
          <w:lang w:eastAsia="ru-RU"/>
        </w:rPr>
        <w:t>Symptoms-Checker Service</w:t>
      </w:r>
      <w:r w:rsidRPr="009609F5">
        <w:rPr>
          <w:rFonts w:ascii="Arial" w:hAnsi="Arial" w:eastAsia="Times New Roman" w:cs="Arial"/>
          <w:lang w:eastAsia="ru-RU"/>
        </w:rPr>
        <w:t xml:space="preserve"> Service Module </w:t>
      </w:r>
      <w:r>
        <w:rPr>
          <w:rFonts w:ascii="Arial" w:hAnsi="Arial" w:eastAsia="Times New Roman" w:cs="Arial"/>
          <w:lang w:eastAsia="ru-RU"/>
        </w:rPr>
        <w:t>are the followings</w:t>
      </w:r>
      <w:r>
        <w:rPr>
          <w:rFonts w:ascii="Arial" w:hAnsi="Arial" w:eastAsia="Times New Roman" w:cs="Arial"/>
          <w:lang w:val="en-US" w:eastAsia="ru-RU"/>
        </w:rPr>
        <w:t>:</w:t>
      </w:r>
    </w:p>
    <w:p w:rsidRPr="00B21012" w:rsidR="008E19D7" w:rsidP="00B21012" w:rsidRDefault="084045C2" w14:paraId="1B000507" w14:textId="591BA73F">
      <w:pPr>
        <w:pStyle w:val="ListParagraph"/>
        <w:numPr>
          <w:ilvl w:val="0"/>
          <w:numId w:val="12"/>
        </w:numPr>
        <w:spacing w:line="276" w:lineRule="auto"/>
        <w:ind w:left="1560"/>
        <w:jc w:val="both"/>
        <w:rPr>
          <w:rFonts w:ascii="Arial" w:hAnsi="Arial" w:eastAsia="Times New Roman" w:cs="Arial"/>
          <w:lang w:val="en-US" w:eastAsia="ru-RU"/>
        </w:rPr>
      </w:pPr>
      <w:r w:rsidRPr="7322588C">
        <w:rPr>
          <w:rFonts w:ascii="Arial" w:hAnsi="Arial" w:eastAsia="Times New Roman" w:cs="Arial"/>
          <w:lang w:val="en-US" w:eastAsia="ru-RU" w:bidi="ar-SA"/>
        </w:rPr>
        <w:t xml:space="preserve">checking symptoms data provided by patients against database of </w:t>
      </w:r>
      <w:commentRangeStart w:id="687"/>
      <w:commentRangeStart w:id="688"/>
      <w:r w:rsidRPr="7322588C">
        <w:rPr>
          <w:rFonts w:ascii="Arial" w:hAnsi="Arial" w:eastAsia="Times New Roman" w:cs="Arial"/>
          <w:lang w:val="en-US" w:eastAsia="ru-RU" w:bidi="ar-SA"/>
        </w:rPr>
        <w:t>Isabella</w:t>
      </w:r>
      <w:commentRangeEnd w:id="687"/>
      <w:r w:rsidRPr="7322588C">
        <w:rPr>
          <w:rStyle w:val="CommentReference"/>
          <w:rFonts w:ascii="Arial" w:hAnsi="Arial" w:eastAsia="Times New Roman" w:cs="Arial"/>
          <w:sz w:val="24"/>
          <w:szCs w:val="21"/>
          <w:lang w:val="en-US" w:eastAsia="ru-RU" w:bidi="ar-SA"/>
        </w:rPr>
        <w:commentReference w:id="687"/>
      </w:r>
      <w:commentRangeEnd w:id="688"/>
      <w:r w:rsidRPr="7322588C">
        <w:rPr>
          <w:rStyle w:val="CommentReference"/>
          <w:rFonts w:ascii="Arial" w:hAnsi="Arial" w:eastAsia="Times New Roman" w:cs="Arial"/>
          <w:sz w:val="24"/>
          <w:szCs w:val="21"/>
          <w:lang w:val="en-US" w:eastAsia="ru-RU" w:bidi="ar-SA"/>
        </w:rPr>
        <w:commentReference w:id="688"/>
      </w:r>
      <w:r w:rsidRPr="7322588C">
        <w:rPr>
          <w:rFonts w:ascii="Arial" w:hAnsi="Arial" w:eastAsia="Times New Roman" w:cs="Arial"/>
          <w:lang w:val="en-US" w:eastAsia="ru-RU" w:bidi="ar-SA"/>
        </w:rPr>
        <w:t xml:space="preserve"> Service (</w:t>
      </w:r>
      <w:commentRangeStart w:id="689"/>
      <w:commentRangeStart w:id="690"/>
      <w:r>
        <w:fldChar w:fldCharType="begin"/>
      </w:r>
      <w:r>
        <w:instrText>HYPERLINK "https://arscstsandbox.isabelhealthcare.com/" \h</w:instrText>
      </w:r>
      <w:r>
        <w:fldChar w:fldCharType="separate"/>
      </w:r>
      <w:r w:rsidRPr="247310A5">
        <w:rPr>
          <w:rStyle w:val="Hyperlink"/>
          <w:rFonts w:ascii="Arial" w:hAnsi="Arial" w:cs="Arial"/>
          <w:lang w:val="en-US"/>
        </w:rPr>
        <w:t>https://arscstsandbox.isabelhealthcare.com/</w:t>
      </w:r>
      <w:r>
        <w:fldChar w:fldCharType="end"/>
      </w:r>
      <w:commentRangeEnd w:id="689"/>
      <w:r w:rsidRPr="247310A5">
        <w:rPr>
          <w:rStyle w:val="CommentReference"/>
          <w:rFonts w:ascii="Arial" w:hAnsi="Arial" w:cs="Arial"/>
          <w:color w:val="000000" w:themeColor="text1"/>
          <w:sz w:val="24"/>
          <w:szCs w:val="21"/>
          <w:lang w:val="en-US"/>
        </w:rPr>
        <w:commentReference w:id="689"/>
      </w:r>
      <w:commentRangeEnd w:id="690"/>
      <w:r w:rsidRPr="247310A5">
        <w:rPr>
          <w:rStyle w:val="CommentReference"/>
          <w:rFonts w:ascii="Arial" w:hAnsi="Arial" w:cs="Arial"/>
          <w:color w:val="000000" w:themeColor="text1"/>
          <w:sz w:val="24"/>
          <w:szCs w:val="21"/>
          <w:lang w:val="en-US"/>
        </w:rPr>
        <w:commentReference w:id="690"/>
      </w:r>
      <w:r w:rsidRPr="247310A5">
        <w:rPr>
          <w:rFonts w:ascii="Arial" w:hAnsi="Arial" w:cs="Arial"/>
          <w:color w:val="000000" w:themeColor="text1"/>
          <w:lang w:val="en-US"/>
        </w:rPr>
        <w:t>)</w:t>
      </w:r>
      <w:r w:rsidRPr="7322588C">
        <w:rPr>
          <w:rFonts w:ascii="Arial" w:hAnsi="Arial" w:cs="Arial"/>
          <w:color w:val="000000" w:themeColor="text1"/>
          <w:lang w:val="en-US"/>
        </w:rPr>
        <w:t xml:space="preserve"> with AI components;</w:t>
      </w:r>
    </w:p>
    <w:p w:rsidRPr="005A1C8B" w:rsidR="00BE6064" w:rsidP="00BE6064" w:rsidRDefault="00BE6064" w14:paraId="07253FDD" w14:textId="77777777">
      <w:pPr>
        <w:rPr>
          <w:rFonts w:ascii="Arial" w:hAnsi="Arial" w:cs="Arial"/>
          <w:lang w:val="en-US"/>
        </w:rPr>
      </w:pPr>
    </w:p>
    <w:p w:rsidR="00A70D13" w:rsidP="00A16447" w:rsidRDefault="00A70D13" w14:paraId="3863C9C7"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Service Description</w:t>
      </w:r>
    </w:p>
    <w:p w:rsidR="00A70D13" w:rsidP="00A70D13" w:rsidRDefault="00A70D13" w14:paraId="6740A6F1"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0125A2" w:rsidTr="2E2EB278" w14:paraId="3B4EA5B0"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3651489D"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675B7970"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0125A2" w:rsidTr="2E2EB278" w14:paraId="0CB3DF90" w14:textId="77777777">
        <w:tc>
          <w:tcPr>
            <w:tcW w:w="3264" w:type="dxa"/>
            <w:shd w:val="clear" w:color="auto" w:fill="FFFFFF" w:themeFill="background1"/>
            <w:tcMar>
              <w:top w:w="105" w:type="dxa"/>
              <w:left w:w="150" w:type="dxa"/>
              <w:bottom w:w="105" w:type="dxa"/>
              <w:right w:w="150" w:type="dxa"/>
            </w:tcMar>
            <w:hideMark/>
          </w:tcPr>
          <w:p w:rsidRPr="00FC66A0" w:rsidR="00A70D13" w:rsidP="00033C71" w:rsidRDefault="00A70D13" w14:paraId="53372F45"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FC66A0" w:rsidR="00A70D13" w:rsidP="00033C71" w:rsidRDefault="00F53D13" w14:paraId="071D5E36" w14:textId="3E84EB36">
            <w:pPr>
              <w:rPr>
                <w:rFonts w:ascii="Arial" w:hAnsi="Arial" w:eastAsia="Times New Roman" w:cs="Arial"/>
                <w:sz w:val="22"/>
                <w:szCs w:val="22"/>
                <w:lang w:val="en-US" w:eastAsia="ru-RU"/>
              </w:rPr>
            </w:pPr>
            <w:r>
              <w:rPr>
                <w:rFonts w:ascii="Arial" w:hAnsi="Arial" w:eastAsia="Times New Roman" w:cs="Arial"/>
                <w:sz w:val="22"/>
                <w:szCs w:val="22"/>
                <w:lang w:val="en-US" w:eastAsia="ru-RU"/>
              </w:rPr>
              <w:t>Container / Jar</w:t>
            </w:r>
          </w:p>
        </w:tc>
      </w:tr>
      <w:tr w:rsidRPr="00FC66A0" w:rsidR="000125A2" w:rsidTr="2E2EB278" w14:paraId="7D1261B1"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6B9455A7"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FC66A0" w:rsidR="00412024" w:rsidP="00412024" w:rsidRDefault="00412024" w14:paraId="34A6C64E" w14:textId="72D76E01">
            <w:pPr>
              <w:rPr>
                <w:rFonts w:ascii="Arial" w:hAnsi="Arial" w:eastAsia="Times New Roman" w:cs="Arial"/>
                <w:sz w:val="22"/>
                <w:szCs w:val="22"/>
                <w:lang w:val="ru-RU" w:eastAsia="ru-RU"/>
              </w:rPr>
            </w:pPr>
            <w:r w:rsidRPr="00B21012">
              <w:rPr>
                <w:rFonts w:ascii="Arial" w:hAnsi="Arial" w:eastAsia="Times New Roman" w:cs="Arial"/>
                <w:sz w:val="22"/>
                <w:szCs w:val="22"/>
                <w:lang w:val="en-US" w:eastAsia="ru-RU"/>
              </w:rPr>
              <w:t>J</w:t>
            </w:r>
            <w:r w:rsidRPr="00B21012">
              <w:rPr>
                <w:rFonts w:ascii="Arial" w:hAnsi="Arial" w:eastAsia="Times New Roman" w:cs="Arial"/>
                <w:sz w:val="22"/>
                <w:szCs w:val="22"/>
                <w:lang w:val="ru-RU" w:eastAsia="ru-RU"/>
              </w:rPr>
              <w:t>ava</w:t>
            </w:r>
          </w:p>
        </w:tc>
      </w:tr>
      <w:tr w:rsidRPr="00FC66A0" w:rsidR="000125A2" w:rsidTr="2E2EB278" w14:paraId="65D6B2BF"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6E773522" w14:textId="77777777">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412024" w:rsidR="00412024" w:rsidP="00B21012" w:rsidRDefault="42C102EA" w14:paraId="6E3E447F" w14:textId="0677D321">
            <w:pPr>
              <w:rPr>
                <w:rFonts w:ascii="Arial" w:hAnsi="Arial" w:eastAsia="Times New Roman" w:cs="Arial"/>
                <w:sz w:val="22"/>
                <w:szCs w:val="22"/>
                <w:lang w:val="en-US" w:eastAsia="ru-RU"/>
              </w:rPr>
            </w:pPr>
            <w:r w:rsidRPr="29E07CA3">
              <w:rPr>
                <w:rFonts w:ascii="Arial" w:hAnsi="Arial" w:eastAsia="Times New Roman" w:cs="Arial"/>
                <w:sz w:val="22"/>
                <w:szCs w:val="22"/>
                <w:lang w:val="en-US" w:eastAsia="ru-RU"/>
              </w:rPr>
              <w:t>NA</w:t>
            </w:r>
          </w:p>
        </w:tc>
      </w:tr>
      <w:tr w:rsidRPr="00FC66A0" w:rsidR="000125A2" w:rsidTr="2E2EB278" w14:paraId="08A3EC49"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3BB17370" w14:textId="77777777">
            <w:pPr>
              <w:rPr>
                <w:rFonts w:ascii="Arial" w:hAnsi="Arial" w:eastAsia="Times New Roman" w:cs="Arial"/>
                <w:sz w:val="22"/>
                <w:szCs w:val="22"/>
                <w:lang w:val="ru-RU" w:eastAsia="ru-RU"/>
              </w:rPr>
            </w:pPr>
            <w:r w:rsidRPr="00B21012">
              <w:rPr>
                <w:rFonts w:ascii="Arial" w:hAnsi="Arial" w:eastAsia="Times New Roman" w:cs="Arial"/>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412024" w:rsidP="00B21012" w:rsidRDefault="00B36C0E" w14:paraId="21A66CAD" w14:textId="25F7BF10">
            <w:pPr>
              <w:rPr>
                <w:rFonts w:ascii="Arial" w:hAnsi="Arial" w:eastAsia="Times New Roman" w:cs="Arial"/>
                <w:sz w:val="22"/>
                <w:szCs w:val="22"/>
                <w:lang w:val="ru-RU" w:eastAsia="ru-RU"/>
              </w:rPr>
            </w:pPr>
            <w:r w:rsidRPr="00B21012">
              <w:rPr>
                <w:rFonts w:ascii="Arial" w:hAnsi="Arial" w:eastAsia="Times New Roman" w:cs="Arial"/>
                <w:sz w:val="22"/>
                <w:szCs w:val="22"/>
                <w:lang w:val="en-US" w:eastAsia="ru-RU"/>
              </w:rPr>
              <w:t>REST/HTTP, gRPC</w:t>
            </w:r>
          </w:p>
        </w:tc>
      </w:tr>
      <w:tr w:rsidRPr="00FC66A0" w:rsidR="000125A2" w:rsidTr="2E2EB278" w14:paraId="2A39DD41"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1B73C50F" w14:textId="77777777">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F53D13" w14:paraId="7702C35D" w14:textId="53F13221">
            <w:pPr>
              <w:rPr>
                <w:rFonts w:ascii="Arial" w:hAnsi="Arial" w:eastAsia="Times New Roman" w:cs="Arial"/>
                <w:sz w:val="22"/>
                <w:szCs w:val="22"/>
                <w:lang w:val="en-US" w:eastAsia="ru-RU"/>
              </w:rPr>
            </w:pPr>
            <w:r>
              <w:rPr>
                <w:rFonts w:ascii="Arial" w:hAnsi="Arial" w:eastAsia="Arial" w:cs="Arial"/>
                <w:sz w:val="22"/>
                <w:szCs w:val="22"/>
                <w:lang w:val="en-US"/>
              </w:rPr>
              <w:t>/</w:t>
            </w:r>
            <w:r w:rsidRPr="00B21012" w:rsidR="13C7348B">
              <w:rPr>
                <w:rFonts w:ascii="Arial" w:hAnsi="Arial" w:eastAsia="Arial" w:cs="Arial"/>
                <w:sz w:val="22"/>
                <w:szCs w:val="22"/>
                <w:lang w:val="en-US"/>
              </w:rPr>
              <w:t>symptomschecker</w:t>
            </w:r>
            <w:r w:rsidRPr="00B21012" w:rsidR="568DB81E">
              <w:rPr>
                <w:rFonts w:ascii="Arial" w:hAnsi="Arial" w:eastAsia="Arial" w:cs="Arial"/>
                <w:sz w:val="22"/>
                <w:szCs w:val="22"/>
                <w:lang w:val="en-US"/>
              </w:rPr>
              <w:t xml:space="preserve">/actuator/health </w:t>
            </w:r>
          </w:p>
          <w:p w:rsidRPr="00B21012" w:rsidR="00412024" w:rsidP="00412024" w:rsidRDefault="568DB81E" w14:paraId="435B8CEB" w14:textId="4CA210B3">
            <w:pPr>
              <w:rPr>
                <w:rFonts w:ascii="Arial" w:hAnsi="Arial" w:eastAsia="Times New Roman" w:cs="Arial"/>
                <w:sz w:val="22"/>
                <w:szCs w:val="22"/>
                <w:lang w:val="en-US" w:eastAsia="ru-RU"/>
              </w:rPr>
            </w:pPr>
            <w:r w:rsidRPr="00B21012">
              <w:rPr>
                <w:rFonts w:ascii="Arial" w:hAnsi="Arial" w:eastAsia="Arial" w:cs="Arial"/>
                <w:sz w:val="22"/>
                <w:szCs w:val="22"/>
                <w:lang w:val="en-US"/>
              </w:rPr>
              <w:t>Port: 8095</w:t>
            </w:r>
          </w:p>
        </w:tc>
      </w:tr>
      <w:tr w:rsidRPr="00FC66A0" w:rsidR="000125A2" w:rsidTr="2E2EB278" w14:paraId="3901319F"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35FC8030" w14:textId="77777777">
            <w:pPr>
              <w:rPr>
                <w:rFonts w:ascii="Arial" w:hAnsi="Arial" w:eastAsia="Times New Roman" w:cs="Arial"/>
                <w:sz w:val="22"/>
                <w:szCs w:val="22"/>
                <w:lang w:val="en-US" w:eastAsia="ru-RU"/>
              </w:rPr>
            </w:pPr>
            <w:r w:rsidRPr="00FC66A0">
              <w:rPr>
                <w:rFonts w:ascii="Arial" w:hAnsi="Arial" w:eastAsia="Times New Roman" w:cs="Arial"/>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00191655" w:rsidP="00191655" w:rsidRDefault="00191655" w14:paraId="3B72E683"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MongoDB (Cosmos DB)</w:t>
            </w:r>
          </w:p>
          <w:p w:rsidRPr="00721203" w:rsidR="00412024" w:rsidP="00721203" w:rsidRDefault="00412024" w14:paraId="32CE8CED" w14:textId="0724113D">
            <w:pPr>
              <w:rPr>
                <w:rFonts w:ascii="Arial" w:hAnsi="Arial" w:eastAsia="Times New Roman" w:cs="Arial"/>
                <w:sz w:val="22"/>
                <w:szCs w:val="22"/>
                <w:lang w:val="en-US" w:eastAsia="ru-RU"/>
              </w:rPr>
            </w:pPr>
          </w:p>
        </w:tc>
      </w:tr>
    </w:tbl>
    <w:p w:rsidRPr="00412024" w:rsidR="00A70D13" w:rsidP="00A70D13" w:rsidRDefault="00A70D13" w14:paraId="7DD96C36"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16447" w:rsidRDefault="00A70D13" w14:paraId="19195073"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Data Model Description</w:t>
      </w:r>
    </w:p>
    <w:p w:rsidR="000377EB" w:rsidP="000377EB" w:rsidRDefault="000377EB" w14:paraId="6632263E" w14:textId="77777777">
      <w:pPr>
        <w:pStyle w:val="NormalWeb"/>
        <w:shd w:val="clear" w:color="auto" w:fill="FFFFFF"/>
        <w:spacing w:before="0" w:beforeAutospacing="0" w:after="0" w:afterAutospacing="0"/>
        <w:ind w:firstLine="709"/>
        <w:jc w:val="both"/>
        <w:rPr>
          <w:rFonts w:ascii="Arial" w:hAnsi="Arial" w:cs="Arial"/>
          <w:color w:val="1F1F1F"/>
          <w:lang w:val="en-US"/>
        </w:rPr>
      </w:pPr>
    </w:p>
    <w:p w:rsidR="000377EB" w:rsidP="247310A5" w:rsidRDefault="00CF7D99" w14:paraId="17F179ED" w14:textId="15C3AE07">
      <w:pPr>
        <w:pStyle w:val="NormalWeb"/>
        <w:shd w:val="clear" w:color="auto" w:fill="FFFFFF" w:themeFill="background1"/>
        <w:spacing w:before="0" w:beforeAutospacing="0" w:after="0" w:afterAutospacing="0" w:line="276" w:lineRule="auto"/>
        <w:ind w:firstLine="709"/>
        <w:jc w:val="both"/>
        <w:rPr>
          <w:rFonts w:ascii="Arial" w:hAnsi="Arial" w:cs="Arial"/>
          <w:color w:val="1F1F1F"/>
          <w:lang w:val="en-US"/>
        </w:rPr>
      </w:pPr>
      <w:r w:rsidRPr="00B21012">
        <w:rPr>
          <w:rFonts w:ascii="Arial" w:hAnsi="Arial" w:cs="Arial"/>
          <w:lang w:val="en-US"/>
        </w:rPr>
        <w:t>Symptoms-Checker Service Module</w:t>
      </w:r>
      <w:r>
        <w:rPr>
          <w:rFonts w:ascii="Arial" w:hAnsi="Arial" w:cs="Arial"/>
          <w:color w:val="1F1F1F"/>
          <w:lang w:val="en-US"/>
        </w:rPr>
        <w:t xml:space="preserve"> </w:t>
      </w:r>
      <w:r w:rsidR="000377EB">
        <w:rPr>
          <w:rFonts w:ascii="Arial" w:hAnsi="Arial" w:cs="Arial"/>
          <w:color w:val="1F1F1F"/>
          <w:lang w:val="en-US"/>
        </w:rPr>
        <w:t>is backed by</w:t>
      </w:r>
      <w:r w:rsidRPr="00DC635B" w:rsidR="000377EB">
        <w:rPr>
          <w:rFonts w:ascii="Arial" w:hAnsi="Arial" w:cs="Arial"/>
          <w:color w:val="1F1F1F"/>
          <w:lang w:val="en-US"/>
        </w:rPr>
        <w:t xml:space="preserve"> the</w:t>
      </w:r>
      <w:r w:rsidR="000377EB">
        <w:rPr>
          <w:rFonts w:ascii="Arial" w:hAnsi="Arial" w:cs="Arial"/>
          <w:color w:val="1F1F1F"/>
          <w:lang w:val="en-US"/>
        </w:rPr>
        <w:t xml:space="preserve"> following </w:t>
      </w:r>
      <w:r w:rsidR="00DE51B1">
        <w:rPr>
          <w:rFonts w:ascii="Arial" w:hAnsi="Arial" w:cs="Arial"/>
          <w:color w:val="1F1F1F"/>
          <w:lang w:val="en-US"/>
        </w:rPr>
        <w:t xml:space="preserve">collection of </w:t>
      </w:r>
      <w:commentRangeStart w:id="691"/>
      <w:commentRangeStart w:id="692"/>
      <w:r w:rsidR="00DE51B1">
        <w:rPr>
          <w:rFonts w:ascii="Arial" w:hAnsi="Arial" w:cs="Arial"/>
          <w:color w:val="1F1F1F"/>
          <w:lang w:val="en-US"/>
        </w:rPr>
        <w:t>JSON</w:t>
      </w:r>
      <w:commentRangeEnd w:id="691"/>
      <w:r>
        <w:rPr>
          <w:rStyle w:val="CommentReference"/>
          <w:rFonts w:ascii="Arial" w:hAnsi="Arial" w:cs="Arial"/>
          <w:color w:val="1F1F1F"/>
          <w:sz w:val="24"/>
          <w:szCs w:val="24"/>
          <w:lang w:val="en-US"/>
        </w:rPr>
        <w:commentReference w:id="691"/>
      </w:r>
      <w:commentRangeEnd w:id="692"/>
      <w:r>
        <w:rPr>
          <w:rStyle w:val="CommentReference"/>
          <w:rFonts w:ascii="Arial" w:hAnsi="Arial" w:cs="Arial"/>
          <w:color w:val="1F1F1F"/>
          <w:sz w:val="24"/>
          <w:szCs w:val="24"/>
          <w:lang w:val="en-US"/>
        </w:rPr>
        <w:commentReference w:id="692"/>
      </w:r>
      <w:r w:rsidR="00DE51B1">
        <w:rPr>
          <w:rFonts w:ascii="Arial" w:hAnsi="Arial" w:cs="Arial"/>
          <w:color w:val="1F1F1F"/>
          <w:lang w:val="en-US"/>
        </w:rPr>
        <w:t xml:space="preserve">-files </w:t>
      </w:r>
      <w:r w:rsidR="000377EB">
        <w:rPr>
          <w:rFonts w:ascii="Arial" w:hAnsi="Arial" w:cs="Arial"/>
          <w:color w:val="1F1F1F"/>
          <w:lang w:val="en-US"/>
        </w:rPr>
        <w:t xml:space="preserve">within Azure </w:t>
      </w:r>
      <w:r w:rsidR="00DE51B1">
        <w:rPr>
          <w:rFonts w:ascii="Arial" w:hAnsi="Arial" w:cs="Arial"/>
          <w:color w:val="1F1F1F"/>
          <w:lang w:val="en-US"/>
        </w:rPr>
        <w:t>MongoDB</w:t>
      </w:r>
      <w:r w:rsidR="000377EB">
        <w:rPr>
          <w:rFonts w:ascii="Arial" w:hAnsi="Arial" w:cs="Arial"/>
          <w:color w:val="1F1F1F"/>
          <w:lang w:val="en-US"/>
        </w:rPr>
        <w:t>:</w:t>
      </w:r>
    </w:p>
    <w:p w:rsidRPr="00DC635B" w:rsidR="000377EB" w:rsidP="00B21012" w:rsidRDefault="34580FBF" w14:paraId="25DF496C" w14:textId="02E966B3">
      <w:pPr>
        <w:pStyle w:val="ListParagraph"/>
        <w:numPr>
          <w:ilvl w:val="0"/>
          <w:numId w:val="12"/>
        </w:numPr>
        <w:spacing w:line="276" w:lineRule="auto"/>
        <w:ind w:left="1560"/>
        <w:jc w:val="both"/>
        <w:rPr>
          <w:rFonts w:ascii="Arial" w:hAnsi="Arial" w:eastAsia="Times New Roman" w:cs="Arial"/>
          <w:lang w:val="en-US" w:eastAsia="ru-RU"/>
        </w:rPr>
      </w:pPr>
      <w:r w:rsidRPr="7322588C">
        <w:rPr>
          <w:rFonts w:ascii="Arial" w:hAnsi="Arial" w:eastAsia="Times New Roman" w:cs="Arial"/>
          <w:lang w:val="en-US" w:eastAsia="ru-RU"/>
        </w:rPr>
        <w:t>symptoms</w:t>
      </w:r>
      <w:r w:rsidRPr="7322588C" w:rsidR="37824CC0">
        <w:rPr>
          <w:rFonts w:ascii="Arial" w:hAnsi="Arial" w:eastAsia="Times New Roman" w:cs="Arial"/>
          <w:lang w:val="en-US" w:eastAsia="ru-RU"/>
        </w:rPr>
        <w:t xml:space="preserve"> </w:t>
      </w:r>
      <w:r w:rsidRPr="7322588C">
        <w:rPr>
          <w:rFonts w:ascii="Arial" w:hAnsi="Arial" w:eastAsia="Times New Roman" w:cs="Arial"/>
          <w:lang w:val="en-US" w:eastAsia="ru-RU"/>
        </w:rPr>
        <w:t>collection</w:t>
      </w:r>
    </w:p>
    <w:p w:rsidR="5CB66EDF" w:rsidP="00607FFC" w:rsidRDefault="0068073F" w14:paraId="6005E5AE" w14:textId="737FBA01">
      <w:pPr>
        <w:spacing w:line="276" w:lineRule="auto"/>
        <w:ind w:firstLine="709"/>
        <w:jc w:val="both"/>
        <w:rPr>
          <w:rStyle w:val="Hyperlink"/>
          <w:lang w:val="en-US"/>
        </w:rPr>
      </w:pPr>
      <w:r>
        <w:rPr>
          <w:rFonts w:ascii="Arial" w:hAnsi="Arial" w:eastAsia="Times New Roman" w:cs="Arial"/>
          <w:lang w:val="en-US" w:eastAsia="ru-RU"/>
        </w:rPr>
        <w:t>T</w:t>
      </w:r>
      <w:r w:rsidR="007848A7">
        <w:rPr>
          <w:rFonts w:ascii="Arial" w:hAnsi="Arial" w:eastAsia="Times New Roman" w:cs="Arial"/>
          <w:lang w:val="en-US" w:eastAsia="ru-RU"/>
        </w:rPr>
        <w:t>emplate</w:t>
      </w:r>
      <w:r w:rsidR="0080636F">
        <w:rPr>
          <w:rFonts w:ascii="Arial" w:hAnsi="Arial" w:eastAsia="Times New Roman" w:cs="Arial"/>
          <w:lang w:val="en-US" w:eastAsia="ru-RU"/>
        </w:rPr>
        <w:t>s</w:t>
      </w:r>
      <w:r w:rsidR="007848A7">
        <w:rPr>
          <w:rFonts w:ascii="Arial" w:hAnsi="Arial" w:eastAsia="Times New Roman" w:cs="Arial"/>
          <w:lang w:val="en-US" w:eastAsia="ru-RU"/>
        </w:rPr>
        <w:t xml:space="preserve"> used</w:t>
      </w:r>
      <w:r w:rsidR="0080636F">
        <w:rPr>
          <w:rFonts w:ascii="Arial" w:hAnsi="Arial" w:eastAsia="Times New Roman" w:cs="Arial"/>
          <w:lang w:val="en-US" w:eastAsia="ru-RU"/>
        </w:rPr>
        <w:t xml:space="preserve"> within </w:t>
      </w:r>
      <w:r w:rsidR="000377EB">
        <w:rPr>
          <w:rFonts w:ascii="Arial" w:hAnsi="Arial" w:eastAsia="Times New Roman" w:cs="Arial"/>
          <w:lang w:val="en-US" w:eastAsia="ru-RU"/>
        </w:rPr>
        <w:t xml:space="preserve">the mentioned </w:t>
      </w:r>
      <w:r w:rsidR="0080636F">
        <w:rPr>
          <w:rFonts w:ascii="Arial" w:hAnsi="Arial" w:eastAsia="Times New Roman" w:cs="Arial"/>
          <w:lang w:val="en-US" w:eastAsia="ru-RU"/>
        </w:rPr>
        <w:t>MongoDB collection</w:t>
      </w:r>
      <w:r w:rsidR="002A0FA6">
        <w:rPr>
          <w:rFonts w:ascii="Arial" w:hAnsi="Arial" w:eastAsia="Times New Roman" w:cs="Arial"/>
          <w:lang w:val="en-US" w:eastAsia="ru-RU"/>
        </w:rPr>
        <w:t>s</w:t>
      </w:r>
      <w:r w:rsidR="0080636F">
        <w:rPr>
          <w:rFonts w:ascii="Arial" w:hAnsi="Arial" w:eastAsia="Times New Roman" w:cs="Arial"/>
          <w:lang w:val="en-US" w:eastAsia="ru-RU"/>
        </w:rPr>
        <w:t xml:space="preserve"> are</w:t>
      </w:r>
      <w:r w:rsidR="000377EB">
        <w:rPr>
          <w:rFonts w:ascii="Arial" w:hAnsi="Arial" w:eastAsia="Times New Roman" w:cs="Arial"/>
          <w:lang w:val="en-US" w:eastAsia="ru-RU"/>
        </w:rPr>
        <w:t xml:space="preserve"> the following</w:t>
      </w:r>
      <w:r w:rsidR="0080636F">
        <w:rPr>
          <w:rFonts w:ascii="Arial" w:hAnsi="Arial" w:eastAsia="Times New Roman" w:cs="Arial"/>
          <w:lang w:val="en-US" w:eastAsia="ru-RU"/>
        </w:rPr>
        <w:t>s</w:t>
      </w:r>
      <w:r w:rsidR="00607FFC">
        <w:rPr>
          <w:rFonts w:ascii="Arial" w:hAnsi="Arial" w:eastAsia="Times New Roman" w:cs="Arial"/>
          <w:lang w:val="en-US" w:eastAsia="ru-RU"/>
        </w:rPr>
        <w:t xml:space="preserve"> (</w:t>
      </w:r>
      <w:r w:rsidR="002A0FA6">
        <w:rPr>
          <w:rFonts w:ascii="Arial" w:hAnsi="Arial" w:eastAsia="Times New Roman" w:cs="Arial"/>
          <w:lang w:val="en-US" w:eastAsia="ru-RU"/>
        </w:rPr>
        <w:t xml:space="preserve">Picture 2.13 -  </w:t>
      </w:r>
      <w:hyperlink r:id="rId31">
        <w:r w:rsidRPr="2E2EB278" w:rsidR="5CB66EDF">
          <w:rPr>
            <w:rStyle w:val="Hyperlink"/>
            <w:lang w:val="en-US"/>
          </w:rPr>
          <w:t>symptoms.drawio</w:t>
        </w:r>
      </w:hyperlink>
      <w:r w:rsidR="00607FFC">
        <w:rPr>
          <w:rStyle w:val="Hyperlink"/>
          <w:lang w:val="en-US"/>
        </w:rPr>
        <w:t>):</w:t>
      </w:r>
    </w:p>
    <w:p w:rsidR="00133287" w:rsidP="00607FFC" w:rsidRDefault="00133287" w14:paraId="71BD2EE5" w14:textId="77777777">
      <w:pPr>
        <w:spacing w:line="276" w:lineRule="auto"/>
        <w:ind w:firstLine="709"/>
        <w:jc w:val="both"/>
        <w:rPr>
          <w:rStyle w:val="Hyperlink"/>
          <w:lang w:val="en-US"/>
        </w:rPr>
      </w:pPr>
    </w:p>
    <w:p w:rsidR="00607FFC" w:rsidP="00133287" w:rsidRDefault="00133287" w14:paraId="64CD0422" w14:textId="01F08C72">
      <w:pPr>
        <w:spacing w:line="276" w:lineRule="auto"/>
        <w:ind w:firstLine="1560"/>
        <w:jc w:val="both"/>
        <w:rPr>
          <w:rFonts w:ascii="Arial" w:hAnsi="Arial" w:eastAsia="Times New Roman" w:cs="Arial"/>
          <w:lang w:val="en-US" w:eastAsia="ru-RU"/>
        </w:rPr>
      </w:pPr>
      <w:r>
        <w:rPr>
          <w:noProof/>
        </w:rPr>
        <w:drawing>
          <wp:inline distT="0" distB="0" distL="0" distR="0" wp14:anchorId="31E82DAE" wp14:editId="4DCADD60">
            <wp:extent cx="4160520" cy="4335780"/>
            <wp:effectExtent l="0" t="0" r="0" b="0"/>
            <wp:docPr id="648662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60520" cy="4335780"/>
                    </a:xfrm>
                    <a:prstGeom prst="rect">
                      <a:avLst/>
                    </a:prstGeom>
                    <a:noFill/>
                    <a:ln>
                      <a:noFill/>
                    </a:ln>
                  </pic:spPr>
                </pic:pic>
              </a:graphicData>
            </a:graphic>
          </wp:inline>
        </w:drawing>
      </w:r>
    </w:p>
    <w:p w:rsidR="002A0FA6" w:rsidP="00133287" w:rsidRDefault="002A0FA6" w14:paraId="34964F4E" w14:textId="77777777">
      <w:pPr>
        <w:spacing w:line="276" w:lineRule="auto"/>
        <w:ind w:firstLine="1560"/>
        <w:jc w:val="both"/>
        <w:rPr>
          <w:rFonts w:ascii="Arial" w:hAnsi="Arial" w:eastAsia="Times New Roman" w:cs="Arial"/>
          <w:lang w:val="en-US" w:eastAsia="ru-RU"/>
        </w:rPr>
      </w:pPr>
    </w:p>
    <w:p w:rsidRPr="002A0FA6" w:rsidR="002A0FA6" w:rsidP="002A0FA6" w:rsidRDefault="002A0FA6" w14:paraId="4C12AA89" w14:textId="032521F7">
      <w:pPr>
        <w:spacing w:line="276" w:lineRule="auto"/>
        <w:ind w:firstLine="1560"/>
        <w:jc w:val="center"/>
        <w:rPr>
          <w:rFonts w:ascii="Arial" w:hAnsi="Arial" w:eastAsia="Times New Roman" w:cs="Arial"/>
          <w:sz w:val="22"/>
          <w:szCs w:val="22"/>
          <w:lang w:val="en-US" w:eastAsia="ru-RU"/>
        </w:rPr>
      </w:pPr>
      <w:r w:rsidRPr="002A0FA6">
        <w:rPr>
          <w:rFonts w:ascii="Arial" w:hAnsi="Arial" w:eastAsia="Times New Roman" w:cs="Arial"/>
          <w:sz w:val="22"/>
          <w:szCs w:val="22"/>
          <w:lang w:val="en-US" w:eastAsia="ru-RU"/>
        </w:rPr>
        <w:t>Picture 2.13</w:t>
      </w:r>
    </w:p>
    <w:p w:rsidR="00133287" w:rsidP="00133287" w:rsidRDefault="00133287" w14:paraId="2748D686" w14:textId="77777777">
      <w:pPr>
        <w:spacing w:line="276" w:lineRule="auto"/>
        <w:ind w:firstLine="1560"/>
        <w:jc w:val="both"/>
        <w:rPr>
          <w:rFonts w:ascii="Arial" w:hAnsi="Arial" w:eastAsia="Times New Roman" w:cs="Arial"/>
          <w:lang w:val="en-US" w:eastAsia="ru-RU"/>
        </w:rPr>
      </w:pPr>
    </w:p>
    <w:p w:rsidRPr="00A77AAB" w:rsidR="00A70D13" w:rsidP="00A16447" w:rsidRDefault="00A70D13" w14:paraId="2DF06605" w14:textId="77777777">
      <w:pPr>
        <w:pStyle w:val="NormalWeb"/>
        <w:numPr>
          <w:ilvl w:val="3"/>
          <w:numId w:val="7"/>
        </w:numPr>
        <w:shd w:val="clear" w:color="auto" w:fill="FFFFFF"/>
        <w:spacing w:before="0" w:beforeAutospacing="0" w:after="0" w:afterAutospacing="0"/>
        <w:ind w:left="709" w:hanging="851"/>
        <w:rPr>
          <w:rFonts w:ascii="Arial" w:hAnsi="Arial" w:cs="Arial"/>
          <w:color w:val="1F1F1F"/>
        </w:rPr>
      </w:pPr>
      <w:r>
        <w:rPr>
          <w:rFonts w:ascii="Arial" w:hAnsi="Arial" w:cs="Arial"/>
          <w:color w:val="1F1F1F"/>
          <w:lang w:val="en-US"/>
        </w:rPr>
        <w:t>Application Component Diagram</w:t>
      </w:r>
    </w:p>
    <w:p w:rsidR="00AB24D9" w:rsidP="00AB24D9" w:rsidRDefault="00AB24D9" w14:paraId="31707A88" w14:textId="77777777">
      <w:pPr>
        <w:pStyle w:val="NormalWeb"/>
        <w:shd w:val="clear" w:color="auto" w:fill="FFFFFF"/>
        <w:spacing w:before="0" w:beforeAutospacing="0" w:after="0" w:afterAutospacing="0"/>
        <w:ind w:left="709"/>
        <w:rPr>
          <w:rFonts w:ascii="Arial" w:hAnsi="Arial" w:cs="Arial"/>
          <w:color w:val="1F1F1F"/>
          <w:lang w:val="en-US"/>
        </w:rPr>
      </w:pPr>
    </w:p>
    <w:p w:rsidR="00AB24D9" w:rsidP="00AB24D9" w:rsidRDefault="00AB24D9" w14:paraId="4BCF4868" w14:textId="271CA119">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sidRPr="00DC635B">
        <w:rPr>
          <w:rFonts w:ascii="Arial" w:hAnsi="Arial" w:cs="Arial"/>
          <w:lang w:val="en-US"/>
        </w:rPr>
        <w:t>Symptoms-Checker Service Module</w:t>
      </w:r>
      <w:r>
        <w:rPr>
          <w:rFonts w:ascii="Arial" w:hAnsi="Arial" w:cs="Arial"/>
          <w:color w:val="1F1F1F"/>
          <w:lang w:val="en-US"/>
        </w:rPr>
        <w:t xml:space="preserve"> depends and </w:t>
      </w:r>
      <w:r w:rsidRPr="00DC635B">
        <w:rPr>
          <w:rFonts w:ascii="Arial" w:hAnsi="Arial" w:cs="Arial"/>
          <w:color w:val="1F1F1F"/>
          <w:lang w:val="en-US"/>
        </w:rPr>
        <w:t>interconnect</w:t>
      </w:r>
      <w:r>
        <w:rPr>
          <w:rFonts w:ascii="Arial" w:hAnsi="Arial" w:cs="Arial"/>
          <w:color w:val="1F1F1F"/>
          <w:lang w:val="en-US"/>
        </w:rPr>
        <w:t>s</w:t>
      </w:r>
      <w:r w:rsidRPr="00DC635B">
        <w:rPr>
          <w:rFonts w:ascii="Arial" w:hAnsi="Arial" w:cs="Arial"/>
          <w:color w:val="1F1F1F"/>
          <w:lang w:val="en-US"/>
        </w:rPr>
        <w:t xml:space="preserve"> with</w:t>
      </w:r>
      <w:r>
        <w:rPr>
          <w:rFonts w:ascii="Arial" w:hAnsi="Arial" w:cs="Arial"/>
          <w:color w:val="1F1F1F"/>
          <w:lang w:val="en-US"/>
        </w:rPr>
        <w:t xml:space="preserve"> the following programmatical components:</w:t>
      </w:r>
    </w:p>
    <w:p w:rsidRPr="00850747" w:rsidR="00AB24D9" w:rsidP="00AB24D9" w:rsidRDefault="00AB24D9" w14:paraId="6A199A17"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0" w:type="auto"/>
        <w:tblInd w:w="-142" w:type="dxa"/>
        <w:tblLook w:val="04A0" w:firstRow="1" w:lastRow="0" w:firstColumn="1" w:lastColumn="0" w:noHBand="0" w:noVBand="1"/>
      </w:tblPr>
      <w:tblGrid>
        <w:gridCol w:w="4505"/>
        <w:gridCol w:w="4505"/>
      </w:tblGrid>
      <w:tr w:rsidR="008929C2" w:rsidTr="00A148A9" w14:paraId="4004C08C" w14:textId="77777777">
        <w:tc>
          <w:tcPr>
            <w:tcW w:w="4505" w:type="dxa"/>
            <w:shd w:val="clear" w:color="auto" w:fill="D9D9D9" w:themeFill="background1" w:themeFillShade="D9"/>
          </w:tcPr>
          <w:p w:rsidRPr="00DC635B" w:rsidR="00AB24D9" w:rsidP="00D87A0E" w:rsidRDefault="00AB24D9" w14:paraId="73395C2A"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AB24D9" w:rsidP="00D87A0E" w:rsidRDefault="00AB24D9" w14:paraId="7A91A21A"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AB24D9" w:rsidTr="00A148A9" w14:paraId="3C8A6427" w14:textId="77777777">
        <w:tc>
          <w:tcPr>
            <w:tcW w:w="4505" w:type="dxa"/>
          </w:tcPr>
          <w:p w:rsidR="00AB24D9" w:rsidP="00D87A0E" w:rsidRDefault="00AB24D9" w14:paraId="115B9381"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External Component</w:t>
            </w:r>
          </w:p>
        </w:tc>
        <w:tc>
          <w:tcPr>
            <w:tcW w:w="4505" w:type="dxa"/>
          </w:tcPr>
          <w:p w:rsidR="00AB24D9" w:rsidP="00D87A0E" w:rsidRDefault="00AB24D9" w14:paraId="33E2C623"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Mobile App (iOS, Android)</w:t>
            </w:r>
          </w:p>
          <w:p w:rsidR="00C0096B" w:rsidP="00D87A0E" w:rsidRDefault="00C0096B" w14:paraId="1985C95B" w14:textId="37BCFC08">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Isabella Service</w:t>
            </w:r>
          </w:p>
        </w:tc>
      </w:tr>
      <w:tr w:rsidR="00AB24D9" w:rsidTr="00A148A9" w14:paraId="0AB95D3B" w14:textId="77777777">
        <w:tc>
          <w:tcPr>
            <w:tcW w:w="4505" w:type="dxa"/>
          </w:tcPr>
          <w:p w:rsidR="00AB24D9" w:rsidP="00D87A0E" w:rsidRDefault="00AB24D9" w14:paraId="2430F992"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Network Components</w:t>
            </w:r>
          </w:p>
        </w:tc>
        <w:tc>
          <w:tcPr>
            <w:tcW w:w="4505" w:type="dxa"/>
          </w:tcPr>
          <w:p w:rsidR="00AB24D9" w:rsidP="00D87A0E" w:rsidRDefault="00AB24D9" w14:paraId="05E321DF"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API Gateway</w:t>
            </w:r>
          </w:p>
          <w:p w:rsidR="00AB24D9" w:rsidP="00D87A0E" w:rsidRDefault="00AB24D9" w14:paraId="3FFDE7FB" w14:textId="2836A71A">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NAT Gateway</w:t>
            </w:r>
          </w:p>
        </w:tc>
      </w:tr>
      <w:tr w:rsidR="00AB24D9" w:rsidTr="00A148A9" w14:paraId="478070F2" w14:textId="77777777">
        <w:tc>
          <w:tcPr>
            <w:tcW w:w="4505" w:type="dxa"/>
          </w:tcPr>
          <w:p w:rsidR="00AB24D9" w:rsidP="00D87A0E" w:rsidRDefault="00AB24D9" w14:paraId="043A5A22"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Database Components</w:t>
            </w:r>
          </w:p>
        </w:tc>
        <w:tc>
          <w:tcPr>
            <w:tcW w:w="4505" w:type="dxa"/>
          </w:tcPr>
          <w:p w:rsidR="00AB7883" w:rsidP="00D87A0E" w:rsidRDefault="00AB7883" w14:paraId="589E6441" w14:textId="0AB56F1E">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MongoDB</w:t>
            </w:r>
            <w:r w:rsidR="00430687">
              <w:rPr>
                <w:rFonts w:ascii="Arial" w:hAnsi="Arial" w:cs="Arial"/>
                <w:color w:val="1F1F1F"/>
                <w:lang w:val="en-US"/>
              </w:rPr>
              <w:t xml:space="preserve"> (Cosmos DB)</w:t>
            </w:r>
          </w:p>
          <w:p w:rsidR="00AB24D9" w:rsidP="00D87A0E" w:rsidRDefault="00AB24D9" w14:paraId="7B7B628B" w14:textId="1604C482">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Redis (Cache Instance) </w:t>
            </w:r>
          </w:p>
        </w:tc>
      </w:tr>
      <w:tr w:rsidR="00AB24D9" w:rsidTr="00A148A9" w14:paraId="4BEAD657" w14:textId="77777777">
        <w:tc>
          <w:tcPr>
            <w:tcW w:w="4505" w:type="dxa"/>
          </w:tcPr>
          <w:p w:rsidR="00AB24D9" w:rsidP="00D87A0E" w:rsidRDefault="00AB24D9" w14:paraId="6EBE411B"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 backend services</w:t>
            </w:r>
          </w:p>
        </w:tc>
        <w:tc>
          <w:tcPr>
            <w:tcW w:w="4505" w:type="dxa"/>
          </w:tcPr>
          <w:p w:rsidR="00AB24D9" w:rsidP="00D87A0E" w:rsidRDefault="00AB24D9" w14:paraId="00AB6FC0"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Batch-worker Service Module</w:t>
            </w:r>
          </w:p>
        </w:tc>
      </w:tr>
    </w:tbl>
    <w:p w:rsidRPr="00B21012" w:rsidR="00AB24D9" w:rsidP="00B21012" w:rsidRDefault="00AB24D9" w14:paraId="43725C68"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70D13" w:rsidRDefault="00A70D13" w14:paraId="7A86A0E9" w14:textId="77777777">
      <w:pPr>
        <w:pStyle w:val="NormalWeb"/>
        <w:shd w:val="clear" w:color="auto" w:fill="FFFFFF"/>
        <w:spacing w:before="0" w:beforeAutospacing="0" w:after="0" w:afterAutospacing="0"/>
        <w:ind w:left="709"/>
        <w:rPr>
          <w:rFonts w:ascii="Arial" w:hAnsi="Arial" w:cs="Arial"/>
          <w:color w:val="1F1F1F"/>
          <w:lang w:val="en-US"/>
        </w:rPr>
      </w:pPr>
    </w:p>
    <w:p w:rsidRPr="00B21012" w:rsidR="0095677B" w:rsidP="00B21012" w:rsidRDefault="0095677B" w14:paraId="5299544D" w14:textId="57778ACB">
      <w:pPr>
        <w:pStyle w:val="NormalWeb"/>
        <w:shd w:val="clear" w:color="auto" w:fill="FFFFFF"/>
        <w:spacing w:before="0" w:beforeAutospacing="0" w:after="0" w:afterAutospacing="0" w:line="276" w:lineRule="auto"/>
        <w:ind w:firstLine="709"/>
        <w:rPr>
          <w:rFonts w:ascii="Arial" w:hAnsi="Arial" w:cs="Arial"/>
          <w:color w:val="1F1F1F"/>
          <w:lang w:val="en-US"/>
        </w:rPr>
      </w:pPr>
      <w:r w:rsidRPr="00B21012">
        <w:rPr>
          <w:rFonts w:ascii="Arial" w:hAnsi="Arial" w:cs="Arial"/>
          <w:color w:val="1F1F1F"/>
          <w:lang w:val="en-US"/>
        </w:rPr>
        <w:t xml:space="preserve">UML Component Diagram for </w:t>
      </w:r>
      <w:r w:rsidRPr="00B21012" w:rsidR="00772B89">
        <w:rPr>
          <w:rFonts w:ascii="Arial" w:hAnsi="Arial" w:cs="Arial"/>
          <w:color w:val="1F1F1F"/>
          <w:lang w:val="en-US"/>
        </w:rPr>
        <w:t>the</w:t>
      </w:r>
      <w:r w:rsidRPr="00B21012">
        <w:rPr>
          <w:rFonts w:ascii="Arial" w:hAnsi="Arial" w:cs="Arial"/>
          <w:color w:val="1F1F1F"/>
          <w:lang w:val="en-US"/>
        </w:rPr>
        <w:t xml:space="preserve"> </w:t>
      </w:r>
      <w:r w:rsidRPr="00B21012">
        <w:rPr>
          <w:rFonts w:ascii="Arial" w:hAnsi="Arial" w:cs="Arial"/>
          <w:color w:val="000000"/>
          <w:lang w:val="en-US"/>
        </w:rPr>
        <w:t>Symptoms-Checker Service</w:t>
      </w:r>
      <w:r>
        <w:rPr>
          <w:rFonts w:ascii="Arial" w:hAnsi="Arial" w:cs="Arial"/>
          <w:color w:val="000000"/>
          <w:lang w:val="en-US"/>
        </w:rPr>
        <w:t xml:space="preserve"> </w:t>
      </w:r>
      <w:r w:rsidRPr="00B11058" w:rsidR="00772B89">
        <w:rPr>
          <w:rFonts w:ascii="Arial" w:hAnsi="Arial" w:cs="Arial"/>
          <w:color w:val="000000"/>
          <w:lang w:val="en-US"/>
        </w:rPr>
        <w:t xml:space="preserve">Module </w:t>
      </w:r>
      <w:r w:rsidRPr="00B21012">
        <w:rPr>
          <w:rFonts w:ascii="Arial" w:hAnsi="Arial" w:cs="Arial"/>
          <w:color w:val="1F1F1F"/>
          <w:lang w:val="en-US"/>
        </w:rPr>
        <w:t xml:space="preserve">is depicted on the Picture </w:t>
      </w:r>
      <w:r w:rsidRPr="00B21012" w:rsidR="00EE6B93">
        <w:rPr>
          <w:rFonts w:ascii="Arial" w:hAnsi="Arial" w:cs="Arial"/>
          <w:color w:val="1F1F1F"/>
          <w:lang w:val="en-US"/>
        </w:rPr>
        <w:t>2</w:t>
      </w:r>
      <w:r w:rsidRPr="00B21012">
        <w:rPr>
          <w:rFonts w:ascii="Arial" w:hAnsi="Arial" w:cs="Arial"/>
          <w:color w:val="1F1F1F"/>
          <w:lang w:val="en-US"/>
        </w:rPr>
        <w:t>.</w:t>
      </w:r>
      <w:r w:rsidR="003A57A9">
        <w:rPr>
          <w:rFonts w:ascii="Arial" w:hAnsi="Arial" w:cs="Arial"/>
          <w:color w:val="1F1F1F"/>
          <w:lang w:val="en-US"/>
        </w:rPr>
        <w:t>1</w:t>
      </w:r>
      <w:r w:rsidRPr="00B21012" w:rsidR="00EE6B93">
        <w:rPr>
          <w:rFonts w:ascii="Arial" w:hAnsi="Arial" w:cs="Arial"/>
          <w:color w:val="1F1F1F"/>
          <w:lang w:val="en-US"/>
        </w:rPr>
        <w:t>4</w:t>
      </w:r>
      <w:r w:rsidRPr="00B21012">
        <w:rPr>
          <w:rFonts w:ascii="Arial" w:hAnsi="Arial" w:cs="Arial"/>
          <w:color w:val="1F1F1F"/>
          <w:lang w:val="en-US"/>
        </w:rPr>
        <w:t>.</w:t>
      </w:r>
    </w:p>
    <w:p w:rsidRPr="00B21012" w:rsidR="00A70D13" w:rsidP="3CF865A3" w:rsidRDefault="00A70D13" w14:paraId="19D7F558" w14:textId="517169B4">
      <w:pPr>
        <w:pStyle w:val="NormalWeb"/>
        <w:shd w:val="clear" w:color="auto" w:fill="FFFFFF" w:themeFill="background1"/>
        <w:spacing w:before="0" w:beforeAutospacing="0" w:after="0" w:afterAutospacing="0"/>
        <w:ind w:left="142"/>
        <w:rPr>
          <w:rFonts w:ascii="Arial" w:hAnsi="Arial" w:cs="Arial"/>
          <w:color w:val="1F1F1F"/>
          <w:sz w:val="22"/>
          <w:szCs w:val="22"/>
          <w:lang w:val="en-US"/>
        </w:rPr>
      </w:pPr>
      <w:r w:rsidRPr="00B21012">
        <w:rPr>
          <w:lang w:val="en-US"/>
        </w:rPr>
        <w:t xml:space="preserve"> </w:t>
      </w:r>
      <w:commentRangeStart w:id="693"/>
      <w:commentRangeStart w:id="694"/>
      <w:commentRangeStart w:id="695"/>
      <w:r w:rsidR="00EE6B93">
        <w:rPr>
          <w:noProof/>
        </w:rPr>
        <w:drawing>
          <wp:inline distT="0" distB="0" distL="0" distR="0" wp14:anchorId="7491B329" wp14:editId="58C4D60B">
            <wp:extent cx="5727700" cy="3139440"/>
            <wp:effectExtent l="0" t="0" r="6350" b="3810"/>
            <wp:docPr id="1750677276" name="Picture 175067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7700" cy="3139440"/>
                    </a:xfrm>
                    <a:prstGeom prst="rect">
                      <a:avLst/>
                    </a:prstGeom>
                    <a:solidFill>
                      <a:schemeClr val="bg1">
                        <a:lumMod val="85000"/>
                      </a:schemeClr>
                    </a:solidFill>
                    <a:ln>
                      <a:noFill/>
                    </a:ln>
                  </pic:spPr>
                </pic:pic>
              </a:graphicData>
            </a:graphic>
          </wp:inline>
        </w:drawing>
      </w:r>
      <w:commentRangeEnd w:id="693"/>
      <w:r w:rsidRPr="003A62BC" w:rsidR="004F2923">
        <w:rPr>
          <w:rStyle w:val="CommentReference"/>
          <w:rFonts w:ascii="Arial" w:hAnsi="Arial" w:cs="Arial"/>
          <w:color w:val="1F1F1F"/>
          <w:sz w:val="22"/>
          <w:szCs w:val="22"/>
          <w:lang w:val="en-US"/>
        </w:rPr>
        <w:commentReference w:id="693"/>
      </w:r>
      <w:commentRangeEnd w:id="694"/>
      <w:r w:rsidRPr="003A62BC">
        <w:rPr>
          <w:rStyle w:val="CommentReference"/>
          <w:rFonts w:ascii="Arial" w:hAnsi="Arial" w:cs="Arial"/>
          <w:color w:val="1F1F1F"/>
          <w:sz w:val="22"/>
          <w:szCs w:val="22"/>
          <w:lang w:val="en-US"/>
        </w:rPr>
        <w:commentReference w:id="694"/>
      </w:r>
      <w:commentRangeEnd w:id="695"/>
      <w:r w:rsidRPr="003A62BC" w:rsidR="005F1D1B">
        <w:rPr>
          <w:rStyle w:val="CommentReference"/>
          <w:rFonts w:ascii="Arial" w:hAnsi="Arial" w:cs="Arial"/>
          <w:color w:val="1F1F1F"/>
          <w:sz w:val="22"/>
          <w:szCs w:val="22"/>
          <w:lang w:val="en-US"/>
        </w:rPr>
        <w:commentReference w:id="695"/>
      </w:r>
      <w:r w:rsidRPr="003A62BC">
        <w:rPr>
          <w:rFonts w:ascii="Arial" w:hAnsi="Arial" w:cs="Arial"/>
          <w:color w:val="1F1F1F"/>
          <w:sz w:val="22"/>
          <w:szCs w:val="22"/>
          <w:lang w:val="en-US"/>
        </w:rPr>
        <w:t xml:space="preserve"> </w:t>
      </w:r>
    </w:p>
    <w:p w:rsidR="0095677B" w:rsidP="0095677B" w:rsidRDefault="0095677B" w14:paraId="42C13ACF" w14:textId="77777777">
      <w:pPr>
        <w:pStyle w:val="NormalWeb"/>
        <w:shd w:val="clear" w:color="auto" w:fill="FFFFFF"/>
        <w:spacing w:before="0" w:beforeAutospacing="0" w:after="0" w:afterAutospacing="0"/>
        <w:jc w:val="center"/>
        <w:rPr>
          <w:rFonts w:ascii="Arial" w:hAnsi="Arial" w:cs="Arial"/>
          <w:color w:val="FF0000"/>
          <w:sz w:val="18"/>
          <w:szCs w:val="18"/>
          <w:lang w:val="en-US"/>
        </w:rPr>
      </w:pPr>
    </w:p>
    <w:p w:rsidRPr="00B21012" w:rsidR="0095677B" w:rsidP="0095677B" w:rsidRDefault="0095677B" w14:paraId="3CCC6208" w14:textId="0D8BCB60">
      <w:pPr>
        <w:pStyle w:val="NormalWeb"/>
        <w:shd w:val="clear" w:color="auto" w:fill="FFFFFF"/>
        <w:spacing w:before="0" w:beforeAutospacing="0" w:after="0" w:afterAutospacing="0"/>
        <w:jc w:val="center"/>
        <w:rPr>
          <w:rFonts w:ascii="Arial" w:hAnsi="Arial" w:cs="Arial"/>
          <w:sz w:val="22"/>
          <w:szCs w:val="22"/>
          <w:lang w:val="en-US"/>
        </w:rPr>
      </w:pPr>
      <w:r w:rsidRPr="00B21012">
        <w:rPr>
          <w:rFonts w:ascii="Arial" w:hAnsi="Arial" w:cs="Arial"/>
          <w:sz w:val="22"/>
          <w:szCs w:val="22"/>
          <w:lang w:val="en-US"/>
        </w:rPr>
        <w:t xml:space="preserve">Picture </w:t>
      </w:r>
      <w:r w:rsidRPr="00B21012" w:rsidR="00772B89">
        <w:rPr>
          <w:rFonts w:ascii="Arial" w:hAnsi="Arial" w:cs="Arial"/>
          <w:sz w:val="22"/>
          <w:szCs w:val="22"/>
          <w:lang w:val="en-US"/>
        </w:rPr>
        <w:t>2</w:t>
      </w:r>
      <w:r w:rsidRPr="00B21012">
        <w:rPr>
          <w:rFonts w:ascii="Arial" w:hAnsi="Arial" w:cs="Arial"/>
          <w:sz w:val="22"/>
          <w:szCs w:val="22"/>
          <w:lang w:val="en-US"/>
        </w:rPr>
        <w:t>.</w:t>
      </w:r>
      <w:r w:rsidR="003A57A9">
        <w:rPr>
          <w:rFonts w:ascii="Arial" w:hAnsi="Arial" w:cs="Arial"/>
          <w:sz w:val="22"/>
          <w:szCs w:val="22"/>
          <w:lang w:val="en-US"/>
        </w:rPr>
        <w:t>1</w:t>
      </w:r>
      <w:r w:rsidRPr="00B21012" w:rsidR="00772B89">
        <w:rPr>
          <w:rFonts w:ascii="Arial" w:hAnsi="Arial" w:cs="Arial"/>
          <w:sz w:val="22"/>
          <w:szCs w:val="22"/>
          <w:lang w:val="en-US"/>
        </w:rPr>
        <w:t>4</w:t>
      </w:r>
      <w:r w:rsidRPr="00B21012">
        <w:rPr>
          <w:rFonts w:ascii="Arial" w:hAnsi="Arial" w:cs="Arial"/>
          <w:sz w:val="22"/>
          <w:szCs w:val="22"/>
          <w:lang w:val="en-US"/>
        </w:rPr>
        <w:t>.</w:t>
      </w:r>
    </w:p>
    <w:p w:rsidRPr="005A1C8B" w:rsidR="009306CB" w:rsidP="003A57A9" w:rsidRDefault="00772B89" w14:paraId="77C519F5" w14:textId="7C7EB437">
      <w:pPr>
        <w:pStyle w:val="NormalWeb"/>
        <w:shd w:val="clear" w:color="auto" w:fill="FFFFFF"/>
        <w:spacing w:before="0" w:beforeAutospacing="0" w:after="0" w:afterAutospacing="0" w:line="276" w:lineRule="auto"/>
        <w:jc w:val="both"/>
        <w:rPr>
          <w:rFonts w:ascii="Arial" w:hAnsi="Arial" w:cs="Arial"/>
          <w:color w:val="1F1F1F"/>
          <w:lang w:val="en-US"/>
        </w:rPr>
      </w:pPr>
      <w:r>
        <w:rPr>
          <w:rFonts w:ascii="Arial" w:hAnsi="Arial" w:cs="Arial"/>
          <w:color w:val="1F1F1F"/>
          <w:sz w:val="22"/>
          <w:szCs w:val="22"/>
          <w:lang w:val="en-US"/>
        </w:rPr>
        <w:tab/>
      </w:r>
    </w:p>
    <w:p w:rsidRPr="00B21012" w:rsidR="00A70D13" w:rsidRDefault="64377B86" w14:paraId="1A6B18E3" w14:textId="1FB0F450">
      <w:pPr>
        <w:pStyle w:val="Heading3"/>
        <w:pPrChange w:author="Mohmmad Modallal" w:date="2025-07-17T17:18:00Z" w16du:dateUtc="2025-07-17T13:18:00Z" w:id="696">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705" w:id="697"/>
      <w:bookmarkStart w:name="_Toc1483777206" w:id="698"/>
      <w:r>
        <w:t>PHR</w:t>
      </w:r>
      <w:r w:rsidRPr="05CC7915" w:rsidR="7A1544D3">
        <w:rPr>
          <w:b w:val="0"/>
          <w:bCs w:val="0"/>
          <w:color w:val="000000" w:themeColor="text1"/>
        </w:rPr>
        <w:t xml:space="preserve"> </w:t>
      </w:r>
      <w:r w:rsidRPr="05CC7915">
        <w:rPr>
          <w:b w:val="0"/>
          <w:bCs w:val="0"/>
          <w:color w:val="000000" w:themeColor="text1"/>
        </w:rPr>
        <w:t xml:space="preserve">Service </w:t>
      </w:r>
      <w:r w:rsidRPr="05CC7915" w:rsidR="4A53605E">
        <w:rPr>
          <w:b w:val="0"/>
          <w:bCs w:val="0"/>
          <w:color w:val="000000" w:themeColor="text1"/>
        </w:rPr>
        <w:t xml:space="preserve">System </w:t>
      </w:r>
      <w:r w:rsidRPr="05CC7915">
        <w:rPr>
          <w:b w:val="0"/>
          <w:bCs w:val="0"/>
          <w:color w:val="000000" w:themeColor="text1"/>
        </w:rPr>
        <w:t>Architecture</w:t>
      </w:r>
      <w:bookmarkEnd w:id="697"/>
      <w:bookmarkEnd w:id="698"/>
      <w:r w:rsidRPr="05CC7915">
        <w:rPr>
          <w:b w:val="0"/>
          <w:bCs w:val="0"/>
          <w:color w:val="000000" w:themeColor="text1"/>
        </w:rPr>
        <w:t xml:space="preserve"> </w:t>
      </w:r>
    </w:p>
    <w:p w:rsidR="006B3FD7" w:rsidP="006B3FD7" w:rsidRDefault="006B3FD7" w14:paraId="0C4F3291" w14:textId="77777777">
      <w:pPr>
        <w:ind w:firstLine="709"/>
        <w:jc w:val="both"/>
        <w:rPr>
          <w:rFonts w:ascii="Arial" w:hAnsi="Arial" w:eastAsia="Times New Roman" w:cs="Arial"/>
          <w:lang w:eastAsia="ru-RU"/>
        </w:rPr>
      </w:pPr>
    </w:p>
    <w:p w:rsidR="006B3FD7" w:rsidP="00B21012" w:rsidRDefault="006B3FD7" w14:paraId="2983ACD7" w14:textId="65AB4997">
      <w:pPr>
        <w:spacing w:line="276" w:lineRule="auto"/>
        <w:ind w:firstLine="709"/>
        <w:jc w:val="both"/>
        <w:rPr>
          <w:rFonts w:ascii="Arial" w:hAnsi="Arial" w:eastAsia="Times New Roman" w:cs="Arial"/>
          <w:lang w:eastAsia="ru-RU"/>
        </w:rPr>
      </w:pPr>
      <w:r>
        <w:rPr>
          <w:rFonts w:ascii="Arial" w:hAnsi="Arial" w:eastAsia="Times New Roman" w:cs="Arial"/>
          <w:lang w:eastAsia="ru-RU"/>
        </w:rPr>
        <w:t>PHR Service Module is the application component of the Sahatna Super App solution which is developed by Java and deployed in the docker container format within Kubernetes cluster.</w:t>
      </w:r>
    </w:p>
    <w:p w:rsidR="006B3FD7" w:rsidP="00B21012" w:rsidRDefault="006B3FD7" w14:paraId="3B8A8BC6" w14:textId="22974A5F">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The main features of the PHR</w:t>
      </w:r>
      <w:r w:rsidRPr="009609F5">
        <w:rPr>
          <w:rFonts w:ascii="Arial" w:hAnsi="Arial" w:eastAsia="Times New Roman" w:cs="Arial"/>
          <w:lang w:eastAsia="ru-RU"/>
        </w:rPr>
        <w:t xml:space="preserve"> Service Module </w:t>
      </w:r>
      <w:r>
        <w:rPr>
          <w:rFonts w:ascii="Arial" w:hAnsi="Arial" w:eastAsia="Times New Roman" w:cs="Arial"/>
          <w:lang w:eastAsia="ru-RU"/>
        </w:rPr>
        <w:t>are the following</w:t>
      </w:r>
      <w:r>
        <w:rPr>
          <w:rFonts w:ascii="Arial" w:hAnsi="Arial" w:eastAsia="Times New Roman" w:cs="Arial"/>
          <w:lang w:val="en-US" w:eastAsia="ru-RU"/>
        </w:rPr>
        <w:t>:</w:t>
      </w:r>
    </w:p>
    <w:p w:rsidRPr="00B21012" w:rsidR="00F35AE4" w:rsidP="006B3FD7" w:rsidRDefault="00F35AE4" w14:paraId="6C232C56" w14:textId="07F633EF">
      <w:pPr>
        <w:pStyle w:val="ListParagraph"/>
        <w:numPr>
          <w:ilvl w:val="0"/>
          <w:numId w:val="12"/>
        </w:numPr>
        <w:spacing w:line="276" w:lineRule="auto"/>
        <w:ind w:left="1560"/>
        <w:jc w:val="both"/>
        <w:rPr>
          <w:rFonts w:ascii="Arial" w:hAnsi="Arial" w:cs="Arial"/>
          <w:color w:val="1F1F1F"/>
          <w:lang w:val="en-US"/>
        </w:rPr>
      </w:pPr>
      <w:r w:rsidRPr="00F35AE4">
        <w:rPr>
          <w:rFonts w:ascii="Arial" w:hAnsi="Arial" w:eastAsia="Times New Roman" w:cs="Arial"/>
          <w:lang w:val="en-US" w:eastAsia="ru-RU"/>
        </w:rPr>
        <w:t>PHR Service Module is responsible for getting Patient Health Records from HER database handled by Malaffi</w:t>
      </w:r>
      <w:r w:rsidR="00A97696">
        <w:rPr>
          <w:rFonts w:ascii="Arial" w:hAnsi="Arial" w:eastAsia="Times New Roman" w:cs="Arial"/>
          <w:lang w:val="en-US" w:eastAsia="ru-RU"/>
        </w:rPr>
        <w:t>;</w:t>
      </w:r>
    </w:p>
    <w:p w:rsidRPr="00B21012" w:rsidR="00A97696" w:rsidP="006B3FD7" w:rsidRDefault="00A97696" w14:paraId="3E513126" w14:textId="02D628A7">
      <w:pPr>
        <w:pStyle w:val="ListParagraph"/>
        <w:numPr>
          <w:ilvl w:val="0"/>
          <w:numId w:val="12"/>
        </w:numPr>
        <w:spacing w:line="276" w:lineRule="auto"/>
        <w:ind w:left="1560"/>
        <w:jc w:val="both"/>
        <w:rPr>
          <w:rFonts w:ascii="Arial" w:hAnsi="Arial" w:cs="Arial"/>
          <w:color w:val="1F1F1F"/>
          <w:lang w:val="en-US"/>
        </w:rPr>
      </w:pPr>
      <w:r>
        <w:rPr>
          <w:rFonts w:ascii="Arial" w:hAnsi="Arial" w:eastAsia="Times New Roman" w:cs="Arial"/>
          <w:lang w:val="en-US" w:eastAsia="ru-RU"/>
        </w:rPr>
        <w:t xml:space="preserve">Validation </w:t>
      </w:r>
      <w:r w:rsidR="00785FFB">
        <w:rPr>
          <w:rFonts w:ascii="Arial" w:hAnsi="Arial" w:eastAsia="Times New Roman" w:cs="Arial"/>
          <w:lang w:val="en-US" w:eastAsia="ru-RU"/>
        </w:rPr>
        <w:t>emirates_id against Patient Service Module</w:t>
      </w:r>
      <w:r w:rsidRPr="00B21012" w:rsidR="00785FFB">
        <w:rPr>
          <w:rFonts w:ascii="Arial" w:hAnsi="Arial" w:eastAsia="Times New Roman" w:cs="Arial"/>
          <w:lang w:val="en-US" w:eastAsia="ru-RU"/>
        </w:rPr>
        <w:t>;</w:t>
      </w:r>
    </w:p>
    <w:p w:rsidRPr="005A1C8B" w:rsidR="00BE6064" w:rsidP="00BE6064" w:rsidRDefault="00BE6064" w14:paraId="03770E9B" w14:textId="77777777">
      <w:pPr>
        <w:rPr>
          <w:rFonts w:ascii="Arial" w:hAnsi="Arial" w:cs="Arial"/>
          <w:lang w:val="en-US"/>
        </w:rPr>
      </w:pPr>
    </w:p>
    <w:p w:rsidR="00A70D13" w:rsidP="00A16447" w:rsidRDefault="00A70D13" w14:paraId="20C2667E"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Service Description</w:t>
      </w:r>
    </w:p>
    <w:p w:rsidR="00A70D13" w:rsidP="00A70D13" w:rsidRDefault="00A70D13" w14:paraId="5CE2B7B4"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00C24796" w14:paraId="4845F335"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00AE5C9F"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3C23E647"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669F3811" w14:paraId="5C0F2CEF" w14:textId="77777777">
        <w:tc>
          <w:tcPr>
            <w:tcW w:w="3264" w:type="dxa"/>
            <w:shd w:val="clear" w:color="auto" w:fill="FFFFFF" w:themeFill="background1"/>
            <w:tcMar>
              <w:top w:w="105" w:type="dxa"/>
              <w:left w:w="150" w:type="dxa"/>
              <w:bottom w:w="105" w:type="dxa"/>
              <w:right w:w="150" w:type="dxa"/>
            </w:tcMar>
            <w:hideMark/>
          </w:tcPr>
          <w:p w:rsidRPr="00B21012" w:rsidR="00A70D13" w:rsidP="00033C71" w:rsidRDefault="00A70D13" w14:paraId="3E900D26"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A70D13" w:rsidP="00033C71" w:rsidRDefault="00245031" w14:paraId="37553CED" w14:textId="245E578D">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 Image / Jar</w:t>
            </w:r>
          </w:p>
        </w:tc>
      </w:tr>
      <w:tr w:rsidRPr="00FC66A0" w:rsidR="004B39F4" w:rsidTr="669F3811" w14:paraId="4FF91566"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4D3BA8B0"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412024" w14:paraId="04C335F1" w14:textId="6A3A1502">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4B39F4" w:rsidTr="669F3811" w14:paraId="4D785DE6"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2A2BBA24"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B21012" w:rsidR="00412024" w:rsidP="00B21012" w:rsidRDefault="00AB2CB0" w14:paraId="6A90BB8F" w14:textId="400E1439">
            <w:pPr>
              <w:rPr>
                <w:rFonts w:ascii="Arial" w:hAnsi="Arial" w:eastAsia="Times New Roman" w:cs="Arial"/>
                <w:color w:val="000000" w:themeColor="text1"/>
                <w:sz w:val="22"/>
                <w:szCs w:val="22"/>
                <w:lang w:val="ru-RU" w:eastAsia="ru-RU"/>
              </w:rPr>
            </w:pPr>
            <w:r>
              <w:rPr>
                <w:rFonts w:ascii="Arial" w:hAnsi="Arial" w:eastAsia="Times New Roman" w:cs="Arial"/>
                <w:color w:val="000000" w:themeColor="text1"/>
                <w:sz w:val="22"/>
                <w:szCs w:val="22"/>
                <w:lang w:val="pl-PL" w:eastAsia="ru-RU"/>
              </w:rPr>
              <w:t>Patient Service Module</w:t>
            </w:r>
          </w:p>
        </w:tc>
      </w:tr>
      <w:tr w:rsidRPr="00FC66A0" w:rsidR="004B39F4" w:rsidTr="669F3811" w14:paraId="50565299"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6FBB763A"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245031" w:rsidR="00412024" w:rsidP="00B21012" w:rsidRDefault="00B36C0E" w14:paraId="05B3732E" w14:textId="6728052A">
            <w:pPr>
              <w:rPr>
                <w:rFonts w:ascii="Arial" w:hAnsi="Arial" w:eastAsia="Times New Roman" w:cs="Arial"/>
                <w:color w:val="000000" w:themeColor="text1"/>
                <w:sz w:val="22"/>
                <w:szCs w:val="22"/>
                <w:lang w:val="en-US" w:eastAsia="ru-RU"/>
              </w:rPr>
            </w:pPr>
            <w:r w:rsidRPr="00B21012">
              <w:rPr>
                <w:rFonts w:ascii="Arial" w:hAnsi="Arial" w:eastAsia="Times New Roman" w:cs="Arial"/>
                <w:sz w:val="22"/>
                <w:szCs w:val="22"/>
                <w:lang w:val="en-US" w:eastAsia="ru-RU"/>
              </w:rPr>
              <w:t>REST/HTTP, gRPC</w:t>
            </w:r>
          </w:p>
        </w:tc>
      </w:tr>
      <w:tr w:rsidRPr="00FC66A0" w:rsidR="004B39F4" w:rsidTr="669F3811" w14:paraId="1FEE19DB"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1B96FEE6"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245031" w14:paraId="45897549" w14:textId="156306BB">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Pr="00B21012" w:rsidR="0C358C44">
              <w:rPr>
                <w:rFonts w:ascii="Arial" w:hAnsi="Arial" w:eastAsia="Arial" w:cs="Arial"/>
                <w:color w:val="000000" w:themeColor="text1"/>
                <w:sz w:val="22"/>
                <w:szCs w:val="22"/>
                <w:lang w:val="en-US"/>
              </w:rPr>
              <w:t>phr</w:t>
            </w:r>
            <w:r w:rsidRPr="00B21012" w:rsidR="5556E212">
              <w:rPr>
                <w:rFonts w:ascii="Arial" w:hAnsi="Arial" w:eastAsia="Arial" w:cs="Arial"/>
                <w:color w:val="000000" w:themeColor="text1"/>
                <w:sz w:val="22"/>
                <w:szCs w:val="22"/>
                <w:lang w:val="en-US"/>
              </w:rPr>
              <w:t xml:space="preserve">/actuator/health </w:t>
            </w:r>
          </w:p>
          <w:p w:rsidRPr="00B21012" w:rsidR="00412024" w:rsidP="00412024" w:rsidRDefault="5556E212" w14:paraId="0ABD6C3D" w14:textId="7A070172">
            <w:pPr>
              <w:rPr>
                <w:rFonts w:ascii="Arial" w:hAnsi="Arial" w:eastAsia="Arial" w:cs="Arial"/>
                <w:color w:val="000000" w:themeColor="text1"/>
                <w:sz w:val="22"/>
                <w:szCs w:val="22"/>
                <w:lang w:val="en-US"/>
              </w:rPr>
            </w:pPr>
            <w:r w:rsidRPr="00B21012">
              <w:rPr>
                <w:rFonts w:ascii="Arial" w:hAnsi="Arial" w:eastAsia="Arial" w:cs="Arial"/>
                <w:color w:val="000000" w:themeColor="text1"/>
                <w:sz w:val="22"/>
                <w:szCs w:val="22"/>
                <w:lang w:val="en-US"/>
              </w:rPr>
              <w:t>Port: 8</w:t>
            </w:r>
            <w:r w:rsidRPr="00B21012" w:rsidR="2581ABEF">
              <w:rPr>
                <w:rFonts w:ascii="Arial" w:hAnsi="Arial" w:eastAsia="Arial" w:cs="Arial"/>
                <w:color w:val="000000" w:themeColor="text1"/>
                <w:sz w:val="22"/>
                <w:szCs w:val="22"/>
                <w:lang w:val="en-US"/>
              </w:rPr>
              <w:t>100</w:t>
            </w:r>
          </w:p>
        </w:tc>
      </w:tr>
      <w:tr w:rsidRPr="00FC66A0" w:rsidR="004B39F4" w:rsidTr="669F3811" w14:paraId="3970AFFC"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2F9EBF66"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91585F" w14:paraId="78218823" w14:textId="44D22417">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N/A</w:t>
            </w:r>
          </w:p>
        </w:tc>
      </w:tr>
    </w:tbl>
    <w:p w:rsidRPr="00412024" w:rsidR="00A70D13" w:rsidP="00A70D13" w:rsidRDefault="00A70D13" w14:paraId="331C2765"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16447" w:rsidRDefault="00A70D13" w14:paraId="5A202728"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Data Model Description</w:t>
      </w:r>
    </w:p>
    <w:p w:rsidR="00A70D13" w:rsidP="00A70D13" w:rsidRDefault="00A70D13" w14:paraId="1E8AFEBA" w14:textId="77777777">
      <w:pPr>
        <w:pStyle w:val="NormalWeb"/>
        <w:shd w:val="clear" w:color="auto" w:fill="FFFFFF"/>
        <w:spacing w:before="0" w:beforeAutospacing="0" w:after="0" w:afterAutospacing="0"/>
        <w:ind w:left="709"/>
        <w:rPr>
          <w:rFonts w:ascii="Arial" w:hAnsi="Arial" w:cs="Arial"/>
          <w:color w:val="1F1F1F"/>
        </w:rPr>
      </w:pPr>
    </w:p>
    <w:p w:rsidR="00027F3B" w:rsidP="0063055E" w:rsidRDefault="00164B19" w14:paraId="74ED0FCC" w14:textId="5EBE77D6">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 xml:space="preserve">PHR </w:t>
      </w:r>
      <w:r w:rsidRPr="00DC635B">
        <w:rPr>
          <w:rFonts w:ascii="Arial" w:hAnsi="Arial" w:cs="Arial"/>
          <w:lang w:val="en-US"/>
        </w:rPr>
        <w:t>Service Module</w:t>
      </w:r>
      <w:r>
        <w:rPr>
          <w:rFonts w:ascii="Arial" w:hAnsi="Arial" w:cs="Arial"/>
          <w:color w:val="1F1F1F"/>
          <w:lang w:val="en-US"/>
        </w:rPr>
        <w:t xml:space="preserve"> is n</w:t>
      </w:r>
      <w:r w:rsidR="00102B4F">
        <w:rPr>
          <w:rFonts w:ascii="Arial" w:hAnsi="Arial" w:cs="Arial"/>
          <w:color w:val="1F1F1F"/>
          <w:lang w:val="en-US"/>
        </w:rPr>
        <w:t xml:space="preserve">ot </w:t>
      </w:r>
      <w:r>
        <w:rPr>
          <w:rFonts w:ascii="Arial" w:hAnsi="Arial" w:cs="Arial"/>
          <w:color w:val="1F1F1F"/>
          <w:lang w:val="en-US"/>
        </w:rPr>
        <w:t>backed by</w:t>
      </w:r>
      <w:r w:rsidRPr="00DC635B">
        <w:rPr>
          <w:rFonts w:ascii="Arial" w:hAnsi="Arial" w:cs="Arial"/>
          <w:color w:val="1F1F1F"/>
          <w:lang w:val="en-US"/>
        </w:rPr>
        <w:t xml:space="preserve"> </w:t>
      </w:r>
      <w:r w:rsidR="00102B4F">
        <w:rPr>
          <w:rFonts w:ascii="Arial" w:hAnsi="Arial" w:cs="Arial"/>
          <w:color w:val="1F1F1F"/>
          <w:lang w:val="en-US"/>
        </w:rPr>
        <w:t xml:space="preserve">a MS SQL </w:t>
      </w:r>
      <w:r w:rsidR="00027F3B">
        <w:rPr>
          <w:rFonts w:ascii="Arial" w:hAnsi="Arial" w:cs="Arial"/>
          <w:color w:val="1F1F1F"/>
          <w:lang w:val="en-US"/>
        </w:rPr>
        <w:t xml:space="preserve">or MongoDB instances for data persistence </w:t>
      </w:r>
      <w:r w:rsidR="003D79CC">
        <w:rPr>
          <w:rFonts w:ascii="Arial" w:hAnsi="Arial" w:cs="Arial"/>
          <w:color w:val="1F1F1F"/>
          <w:lang w:val="en-US"/>
        </w:rPr>
        <w:t xml:space="preserve">because it works with sensitive personal data </w:t>
      </w:r>
      <w:r w:rsidR="00175E38">
        <w:rPr>
          <w:rFonts w:ascii="Arial" w:hAnsi="Arial" w:cs="Arial"/>
          <w:color w:val="1F1F1F"/>
          <w:lang w:val="en-US"/>
        </w:rPr>
        <w:t xml:space="preserve">are </w:t>
      </w:r>
      <w:r w:rsidR="003D79CC">
        <w:rPr>
          <w:rFonts w:ascii="Arial" w:hAnsi="Arial" w:cs="Arial"/>
          <w:color w:val="1F1F1F"/>
          <w:lang w:val="en-US"/>
        </w:rPr>
        <w:t>be</w:t>
      </w:r>
      <w:r w:rsidR="00864DE7">
        <w:rPr>
          <w:rFonts w:ascii="Arial" w:hAnsi="Arial" w:cs="Arial"/>
          <w:color w:val="1F1F1F"/>
          <w:lang w:val="en-US"/>
        </w:rPr>
        <w:t xml:space="preserve">en </w:t>
      </w:r>
      <w:r w:rsidR="00175E38">
        <w:rPr>
          <w:rFonts w:ascii="Arial" w:hAnsi="Arial" w:cs="Arial"/>
          <w:color w:val="1F1F1F"/>
          <w:lang w:val="en-US"/>
        </w:rPr>
        <w:t>obtaining</w:t>
      </w:r>
      <w:r w:rsidR="00864DE7">
        <w:rPr>
          <w:rFonts w:ascii="Arial" w:hAnsi="Arial" w:cs="Arial"/>
          <w:color w:val="1F1F1F"/>
          <w:lang w:val="en-US"/>
        </w:rPr>
        <w:t xml:space="preserve"> from Malaffi DB.</w:t>
      </w:r>
    </w:p>
    <w:p w:rsidRPr="00DC635B" w:rsidR="00164B19" w:rsidRDefault="00027F3B" w14:paraId="5A626310" w14:textId="1B254950">
      <w:pPr>
        <w:shd w:val="clear" w:color="auto" w:fill="FFFFFF" w:themeFill="background1"/>
        <w:spacing w:line="300" w:lineRule="exact"/>
        <w:ind w:left="-20" w:right="-20" w:firstLine="729"/>
        <w:jc w:val="both"/>
        <w:rPr>
          <w:rFonts w:ascii="Arial" w:hAnsi="Arial" w:cs="Arial"/>
          <w:color w:val="1F1F1F"/>
          <w:lang w:val="en-US"/>
        </w:rPr>
        <w:pPrChange w:author="Mohmmad Modallal" w:date="2025-07-17T17:18:00Z" w16du:dateUtc="2025-07-17T13:18:00Z" w:id="699">
          <w:pPr>
            <w:shd w:val="clear" w:color="auto" w:fill="FFFFFF" w:themeFill="background1"/>
            <w:spacing w:line="300" w:lineRule="exact"/>
            <w:ind w:left="-20" w:right="-20" w:firstLine="729"/>
          </w:pPr>
        </w:pPrChange>
      </w:pPr>
      <w:r>
        <w:rPr>
          <w:rFonts w:ascii="Arial" w:hAnsi="Arial" w:cs="Arial"/>
          <w:color w:val="1F1F1F"/>
          <w:lang w:val="en-US"/>
        </w:rPr>
        <w:t>PHR Service Module</w:t>
      </w:r>
      <w:r w:rsidR="006A0630">
        <w:rPr>
          <w:rFonts w:ascii="Arial" w:hAnsi="Arial" w:cs="Arial"/>
          <w:color w:val="1F1F1F"/>
          <w:lang w:val="en-US"/>
        </w:rPr>
        <w:t xml:space="preserve"> uses Azure Redis Cache </w:t>
      </w:r>
      <w:r w:rsidR="00A8184F">
        <w:rPr>
          <w:rFonts w:ascii="Arial" w:hAnsi="Arial" w:cs="Arial"/>
          <w:color w:val="1F1F1F"/>
          <w:lang w:val="en-US"/>
        </w:rPr>
        <w:t xml:space="preserve">Instance only for temporary safe </w:t>
      </w:r>
      <w:r w:rsidR="00B44939">
        <w:rPr>
          <w:rFonts w:ascii="Arial" w:hAnsi="Arial" w:cs="Arial"/>
          <w:color w:val="1F1F1F"/>
          <w:lang w:val="en-US"/>
        </w:rPr>
        <w:t xml:space="preserve">patient data in the </w:t>
      </w:r>
      <w:r w:rsidR="00E65BC3">
        <w:rPr>
          <w:rFonts w:ascii="Arial" w:hAnsi="Arial" w:cs="Arial"/>
          <w:color w:val="1F1F1F"/>
          <w:lang w:val="en-US"/>
        </w:rPr>
        <w:t>JSON format</w:t>
      </w:r>
      <w:r w:rsidR="00B44939">
        <w:rPr>
          <w:rFonts w:ascii="Arial" w:hAnsi="Arial" w:cs="Arial"/>
          <w:color w:val="1F1F1F"/>
          <w:lang w:val="en-US"/>
        </w:rPr>
        <w:t xml:space="preserve">. </w:t>
      </w:r>
    </w:p>
    <w:p w:rsidRPr="00B21012" w:rsidR="00A70D13" w:rsidP="003A57A9" w:rsidRDefault="32F8F774" w14:paraId="785817E2" w14:textId="66FF8BEB">
      <w:pPr>
        <w:pStyle w:val="NormalWeb"/>
        <w:shd w:val="clear" w:color="auto" w:fill="FFFFFF" w:themeFill="background1"/>
        <w:spacing w:before="0" w:beforeAutospacing="0" w:after="0" w:afterAutospacing="0" w:line="276" w:lineRule="auto"/>
        <w:ind w:firstLine="709"/>
        <w:jc w:val="both"/>
        <w:rPr>
          <w:rFonts w:ascii="Arial" w:hAnsi="Arial" w:cs="Arial"/>
          <w:color w:val="1F1F1F"/>
          <w:lang w:val="en-US"/>
        </w:rPr>
      </w:pPr>
      <w:r w:rsidRPr="00937198">
        <w:rPr>
          <w:rFonts w:ascii="Arial" w:hAnsi="Arial" w:cs="Arial"/>
          <w:color w:val="FF0000"/>
          <w:lang w:val="en-US"/>
        </w:rPr>
        <w:t xml:space="preserve"> </w:t>
      </w:r>
      <w:r w:rsidRPr="00B21012" w:rsidR="006C531E">
        <w:rPr>
          <w:rFonts w:ascii="Arial" w:hAnsi="Arial" w:cs="Arial"/>
          <w:color w:val="FF0000"/>
          <w:lang w:val="en-US"/>
        </w:rPr>
        <w:t xml:space="preserve"> </w:t>
      </w:r>
      <w:r w:rsidRPr="00B21012" w:rsidR="00027F3B">
        <w:rPr>
          <w:rFonts w:ascii="Arial" w:hAnsi="Arial" w:cs="Arial"/>
          <w:lang w:val="en-US"/>
        </w:rPr>
        <w:t xml:space="preserve"> </w:t>
      </w:r>
      <w:r w:rsidRPr="00AB24D9" w:rsidR="00164B19">
        <w:rPr>
          <w:rFonts w:ascii="Arial" w:hAnsi="Arial" w:cs="Arial"/>
          <w:lang w:val="en-US"/>
        </w:rPr>
        <w:t xml:space="preserve"> </w:t>
      </w:r>
    </w:p>
    <w:p w:rsidRPr="00A77AAB" w:rsidR="00A70D13" w:rsidRDefault="00A70D13" w14:paraId="66991F60" w14:textId="77777777">
      <w:pPr>
        <w:pStyle w:val="NormalWeb"/>
        <w:numPr>
          <w:ilvl w:val="3"/>
          <w:numId w:val="7"/>
        </w:numPr>
        <w:shd w:val="clear" w:color="auto" w:fill="FFFFFF"/>
        <w:spacing w:before="0" w:beforeAutospacing="0" w:after="0" w:afterAutospacing="0"/>
        <w:ind w:left="709" w:hanging="851"/>
        <w:jc w:val="both"/>
        <w:rPr>
          <w:rFonts w:ascii="Arial" w:hAnsi="Arial" w:cs="Arial"/>
          <w:color w:val="1F1F1F"/>
        </w:rPr>
        <w:pPrChange w:author="Mohmmad Modallal" w:date="2025-07-17T17:18:00Z" w16du:dateUtc="2025-07-17T13:18:00Z" w:id="700">
          <w:pPr>
            <w:pStyle w:val="NormalWeb"/>
            <w:numPr>
              <w:ilvl w:val="3"/>
              <w:numId w:val="7"/>
            </w:numPr>
            <w:shd w:val="clear" w:color="auto" w:fill="FFFFFF"/>
            <w:spacing w:before="0" w:beforeAutospacing="0" w:after="0" w:afterAutospacing="0"/>
            <w:ind w:left="709" w:hanging="851"/>
          </w:pPr>
        </w:pPrChange>
      </w:pPr>
      <w:r>
        <w:rPr>
          <w:rFonts w:ascii="Arial" w:hAnsi="Arial" w:cs="Arial"/>
          <w:color w:val="1F1F1F"/>
          <w:lang w:val="en-US"/>
        </w:rPr>
        <w:t>Application Component Diagram</w:t>
      </w:r>
    </w:p>
    <w:p w:rsidR="00C0096B" w:rsidRDefault="00C0096B" w14:paraId="55A77E8D" w14:textId="77777777">
      <w:pPr>
        <w:pStyle w:val="NormalWeb"/>
        <w:shd w:val="clear" w:color="auto" w:fill="FFFFFF"/>
        <w:spacing w:before="0" w:beforeAutospacing="0" w:after="0" w:afterAutospacing="0"/>
        <w:ind w:left="709"/>
        <w:jc w:val="both"/>
        <w:rPr>
          <w:rFonts w:ascii="Arial" w:hAnsi="Arial" w:cs="Arial"/>
          <w:color w:val="1F1F1F"/>
          <w:lang w:val="en-US"/>
        </w:rPr>
        <w:pPrChange w:author="Mohmmad Modallal" w:date="2025-07-17T17:18:00Z" w16du:dateUtc="2025-07-17T13:18:00Z" w:id="701">
          <w:pPr>
            <w:pStyle w:val="NormalWeb"/>
            <w:shd w:val="clear" w:color="auto" w:fill="FFFFFF"/>
            <w:spacing w:before="0" w:beforeAutospacing="0" w:after="0" w:afterAutospacing="0"/>
            <w:ind w:left="709"/>
          </w:pPr>
        </w:pPrChange>
      </w:pPr>
    </w:p>
    <w:p w:rsidR="00C0096B" w:rsidP="0063055E" w:rsidRDefault="00C0096B" w14:paraId="5976970B" w14:textId="64BD1477">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color w:val="1F1F1F"/>
          <w:lang w:val="en-US"/>
        </w:rPr>
        <w:t xml:space="preserve">PHR Service Module depends and </w:t>
      </w:r>
      <w:r w:rsidRPr="00DC635B">
        <w:rPr>
          <w:rFonts w:ascii="Arial" w:hAnsi="Arial" w:cs="Arial"/>
          <w:color w:val="1F1F1F"/>
          <w:lang w:val="en-US"/>
        </w:rPr>
        <w:t>interconnect</w:t>
      </w:r>
      <w:r>
        <w:rPr>
          <w:rFonts w:ascii="Arial" w:hAnsi="Arial" w:cs="Arial"/>
          <w:color w:val="1F1F1F"/>
          <w:lang w:val="en-US"/>
        </w:rPr>
        <w:t>s</w:t>
      </w:r>
      <w:r w:rsidRPr="00DC635B">
        <w:rPr>
          <w:rFonts w:ascii="Arial" w:hAnsi="Arial" w:cs="Arial"/>
          <w:color w:val="1F1F1F"/>
          <w:lang w:val="en-US"/>
        </w:rPr>
        <w:t xml:space="preserve"> with</w:t>
      </w:r>
      <w:r>
        <w:rPr>
          <w:rFonts w:ascii="Arial" w:hAnsi="Arial" w:cs="Arial"/>
          <w:color w:val="1F1F1F"/>
          <w:lang w:val="en-US"/>
        </w:rPr>
        <w:t xml:space="preserve"> the following programmatical components:</w:t>
      </w:r>
    </w:p>
    <w:p w:rsidRPr="00850747" w:rsidR="00C0096B" w:rsidP="00C0096B" w:rsidRDefault="00C0096B" w14:paraId="358D56DD"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0" w:type="auto"/>
        <w:tblInd w:w="-142" w:type="dxa"/>
        <w:tblLook w:val="04A0" w:firstRow="1" w:lastRow="0" w:firstColumn="1" w:lastColumn="0" w:noHBand="0" w:noVBand="1"/>
      </w:tblPr>
      <w:tblGrid>
        <w:gridCol w:w="4505"/>
        <w:gridCol w:w="4505"/>
      </w:tblGrid>
      <w:tr w:rsidR="008929C2" w:rsidTr="00A148A9" w14:paraId="087C9709" w14:textId="77777777">
        <w:tc>
          <w:tcPr>
            <w:tcW w:w="4505" w:type="dxa"/>
            <w:shd w:val="clear" w:color="auto" w:fill="D9D9D9" w:themeFill="background1" w:themeFillShade="D9"/>
          </w:tcPr>
          <w:p w:rsidRPr="00DC635B" w:rsidR="00C0096B" w:rsidP="00D87A0E" w:rsidRDefault="00C0096B" w14:paraId="0A4A3C46"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C0096B" w:rsidP="00D87A0E" w:rsidRDefault="00C0096B" w14:paraId="5CF6F0B1"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C0096B" w:rsidTr="00A148A9" w14:paraId="0451DE0A" w14:textId="77777777">
        <w:tc>
          <w:tcPr>
            <w:tcW w:w="4505" w:type="dxa"/>
          </w:tcPr>
          <w:p w:rsidR="00C0096B" w:rsidP="00D87A0E" w:rsidRDefault="00C0096B" w14:paraId="2EBAFADA"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External Component</w:t>
            </w:r>
          </w:p>
        </w:tc>
        <w:tc>
          <w:tcPr>
            <w:tcW w:w="4505" w:type="dxa"/>
          </w:tcPr>
          <w:p w:rsidR="00C0096B" w:rsidP="00D87A0E" w:rsidRDefault="00C0096B" w14:paraId="56365B14"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Mobile App (iOS, Android)</w:t>
            </w:r>
          </w:p>
          <w:p w:rsidR="00C0096B" w:rsidP="00D87A0E" w:rsidRDefault="00AF7565" w14:paraId="7E50FEF4" w14:textId="413A9F51">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Malaffi</w:t>
            </w:r>
            <w:r w:rsidR="00C0096B">
              <w:rPr>
                <w:rFonts w:ascii="Arial" w:hAnsi="Arial" w:cs="Arial"/>
                <w:color w:val="1F1F1F"/>
                <w:lang w:val="en-US"/>
              </w:rPr>
              <w:t xml:space="preserve"> Service</w:t>
            </w:r>
          </w:p>
        </w:tc>
      </w:tr>
      <w:tr w:rsidR="00C0096B" w:rsidTr="00A148A9" w14:paraId="1B32B0AC" w14:textId="77777777">
        <w:tc>
          <w:tcPr>
            <w:tcW w:w="4505" w:type="dxa"/>
          </w:tcPr>
          <w:p w:rsidR="00C0096B" w:rsidP="00D87A0E" w:rsidRDefault="00C0096B" w14:paraId="53BFE1CD"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Network Components</w:t>
            </w:r>
          </w:p>
        </w:tc>
        <w:tc>
          <w:tcPr>
            <w:tcW w:w="4505" w:type="dxa"/>
          </w:tcPr>
          <w:p w:rsidR="00C0096B" w:rsidP="00D87A0E" w:rsidRDefault="00C0096B" w14:paraId="034649D9"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API Gateway</w:t>
            </w:r>
          </w:p>
          <w:p w:rsidR="00C0096B" w:rsidP="00D87A0E" w:rsidRDefault="00C0096B" w14:paraId="3A8BAB2D"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NAT Gateway</w:t>
            </w:r>
          </w:p>
        </w:tc>
      </w:tr>
      <w:tr w:rsidR="00C0096B" w:rsidTr="00A148A9" w14:paraId="6E4B4108" w14:textId="77777777">
        <w:tc>
          <w:tcPr>
            <w:tcW w:w="4505" w:type="dxa"/>
          </w:tcPr>
          <w:p w:rsidR="00C0096B" w:rsidP="00D87A0E" w:rsidRDefault="00C0096B" w14:paraId="02B0805E"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Database Components</w:t>
            </w:r>
          </w:p>
        </w:tc>
        <w:tc>
          <w:tcPr>
            <w:tcW w:w="4505" w:type="dxa"/>
          </w:tcPr>
          <w:p w:rsidR="00C0096B" w:rsidP="00D87A0E" w:rsidRDefault="00C0096B" w14:paraId="595A0A55"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Redis (Cache Instance) </w:t>
            </w:r>
          </w:p>
        </w:tc>
      </w:tr>
      <w:tr w:rsidR="00C0096B" w:rsidTr="00A148A9" w14:paraId="0FB6BD93" w14:textId="77777777">
        <w:tc>
          <w:tcPr>
            <w:tcW w:w="4505" w:type="dxa"/>
          </w:tcPr>
          <w:p w:rsidR="00C0096B" w:rsidP="00D87A0E" w:rsidRDefault="00C0096B" w14:paraId="580ACE29"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 backend services</w:t>
            </w:r>
          </w:p>
        </w:tc>
        <w:tc>
          <w:tcPr>
            <w:tcW w:w="4505" w:type="dxa"/>
          </w:tcPr>
          <w:p w:rsidR="00C0096B" w:rsidP="00D87A0E" w:rsidRDefault="0063055E" w14:paraId="3193D748" w14:textId="44D8A9B0">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Patient </w:t>
            </w:r>
            <w:r w:rsidR="00C0096B">
              <w:rPr>
                <w:rFonts w:ascii="Arial" w:hAnsi="Arial" w:cs="Arial"/>
                <w:color w:val="1F1F1F"/>
                <w:lang w:val="en-US"/>
              </w:rPr>
              <w:t>Service Module</w:t>
            </w:r>
          </w:p>
        </w:tc>
      </w:tr>
    </w:tbl>
    <w:p w:rsidRPr="00DC635B" w:rsidR="00C0096B" w:rsidP="00C0096B" w:rsidRDefault="00C0096B" w14:paraId="709370C3"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70D13" w:rsidRDefault="00A70D13" w14:paraId="1B55A3D5" w14:textId="77777777">
      <w:pPr>
        <w:pStyle w:val="NormalWeb"/>
        <w:shd w:val="clear" w:color="auto" w:fill="FFFFFF"/>
        <w:spacing w:before="0" w:beforeAutospacing="0" w:after="0" w:afterAutospacing="0"/>
        <w:ind w:left="709"/>
        <w:rPr>
          <w:rFonts w:ascii="Arial" w:hAnsi="Arial" w:cs="Arial"/>
          <w:color w:val="1F1F1F"/>
          <w:lang w:val="en-US"/>
        </w:rPr>
      </w:pPr>
    </w:p>
    <w:p w:rsidRPr="007706D5" w:rsidR="00A70D13" w:rsidP="005145E5" w:rsidRDefault="00A70D13" w14:paraId="3F7AE2D1" w14:textId="77777777">
      <w:pPr>
        <w:pStyle w:val="NormalWeb"/>
        <w:numPr>
          <w:ilvl w:val="4"/>
          <w:numId w:val="7"/>
        </w:numPr>
        <w:shd w:val="clear" w:color="auto" w:fill="FFFFFF"/>
        <w:spacing w:before="0" w:beforeAutospacing="0" w:after="240" w:afterAutospacing="0"/>
        <w:ind w:left="993" w:hanging="1135"/>
        <w:rPr>
          <w:rFonts w:ascii="Arial" w:hAnsi="Arial" w:cs="Arial"/>
          <w:color w:val="1F1F1F"/>
          <w:lang w:val="en-US"/>
        </w:rPr>
      </w:pPr>
      <w:bookmarkStart w:name="OLE_LINK14" w:id="702"/>
      <w:bookmarkStart w:name="OLE_LINK15" w:id="703"/>
      <w:r w:rsidRPr="007706D5">
        <w:rPr>
          <w:rFonts w:ascii="Arial" w:hAnsi="Arial" w:cs="Arial"/>
          <w:color w:val="1F1F1F"/>
          <w:lang w:val="en-US"/>
        </w:rPr>
        <w:t xml:space="preserve">UML Component Diagram </w:t>
      </w:r>
    </w:p>
    <w:p w:rsidRPr="00B21012" w:rsidR="00060FB2" w:rsidP="00060FB2" w:rsidRDefault="00060FB2" w14:paraId="4AFB0875" w14:textId="059DD645">
      <w:pPr>
        <w:pStyle w:val="NormalWeb"/>
        <w:shd w:val="clear" w:color="auto" w:fill="FFFFFF"/>
        <w:spacing w:before="0" w:beforeAutospacing="0" w:after="0" w:afterAutospacing="0"/>
        <w:jc w:val="both"/>
        <w:rPr>
          <w:rFonts w:ascii="Arial" w:hAnsi="Arial" w:cs="Arial"/>
          <w:color w:val="1F1F1F"/>
          <w:lang w:val="en-US"/>
        </w:rPr>
      </w:pPr>
      <w:bookmarkStart w:name="OLE_LINK12" w:id="704"/>
      <w:bookmarkStart w:name="OLE_LINK13" w:id="705"/>
      <w:bookmarkStart w:name="OLE_LINK16" w:id="706"/>
      <w:bookmarkEnd w:id="702"/>
      <w:bookmarkEnd w:id="703"/>
      <w:r w:rsidRPr="00B21012">
        <w:rPr>
          <w:rFonts w:ascii="Arial" w:hAnsi="Arial" w:cs="Arial"/>
          <w:color w:val="1F1F1F"/>
          <w:lang w:val="en-US"/>
        </w:rPr>
        <w:t xml:space="preserve">UML Component Diagram for PHR service is depicted on the Picture </w:t>
      </w:r>
      <w:r w:rsidR="0063055E">
        <w:rPr>
          <w:rFonts w:ascii="Arial" w:hAnsi="Arial" w:cs="Arial"/>
          <w:color w:val="1F1F1F"/>
          <w:lang w:val="en-US"/>
        </w:rPr>
        <w:t>2</w:t>
      </w:r>
      <w:r w:rsidRPr="00B21012">
        <w:rPr>
          <w:rFonts w:ascii="Arial" w:hAnsi="Arial" w:cs="Arial"/>
          <w:color w:val="1F1F1F"/>
          <w:lang w:val="en-US"/>
        </w:rPr>
        <w:t>.</w:t>
      </w:r>
      <w:r w:rsidR="002C5DCF">
        <w:rPr>
          <w:rFonts w:ascii="Arial" w:hAnsi="Arial" w:cs="Arial"/>
          <w:color w:val="1F1F1F"/>
          <w:lang w:val="en-US"/>
        </w:rPr>
        <w:t>1</w:t>
      </w:r>
      <w:r w:rsidR="0063055E">
        <w:rPr>
          <w:rFonts w:ascii="Arial" w:hAnsi="Arial" w:cs="Arial"/>
          <w:color w:val="1F1F1F"/>
          <w:lang w:val="en-US"/>
        </w:rPr>
        <w:t>5</w:t>
      </w:r>
      <w:r w:rsidRPr="00B21012">
        <w:rPr>
          <w:rFonts w:ascii="Arial" w:hAnsi="Arial" w:cs="Arial"/>
          <w:color w:val="1F1F1F"/>
          <w:lang w:val="en-US"/>
        </w:rPr>
        <w:t>.</w:t>
      </w:r>
    </w:p>
    <w:bookmarkEnd w:id="704"/>
    <w:bookmarkEnd w:id="705"/>
    <w:bookmarkEnd w:id="706"/>
    <w:p w:rsidR="007F7CAB" w:rsidP="00A70D13" w:rsidRDefault="007F7CAB" w14:paraId="4CA86000" w14:textId="77777777">
      <w:pPr>
        <w:pStyle w:val="NormalWeb"/>
        <w:shd w:val="clear" w:color="auto" w:fill="FFFFFF"/>
        <w:spacing w:before="0" w:beforeAutospacing="0" w:after="0" w:afterAutospacing="0"/>
        <w:ind w:left="709"/>
        <w:rPr>
          <w:rFonts w:ascii="Arial" w:hAnsi="Arial" w:cs="Arial"/>
          <w:color w:val="1F1F1F"/>
          <w:lang w:val="en-US"/>
        </w:rPr>
      </w:pPr>
    </w:p>
    <w:p w:rsidR="007F7CAB" w:rsidP="2ED754BB" w:rsidRDefault="072B60C1" w14:paraId="75D0C265" w14:textId="370EBF94">
      <w:pPr>
        <w:pStyle w:val="NormalWeb"/>
        <w:shd w:val="clear" w:color="auto" w:fill="FFFFFF" w:themeFill="background1"/>
        <w:spacing w:before="0" w:beforeAutospacing="0" w:after="0" w:afterAutospacing="0"/>
        <w:rPr>
          <w:rFonts w:ascii="Arial" w:hAnsi="Arial" w:cs="Arial"/>
          <w:color w:val="1F1F1F"/>
          <w:lang w:val="en-US"/>
        </w:rPr>
      </w:pPr>
      <w:r w:rsidRPr="2ED754BB">
        <w:rPr>
          <w:lang w:val="en-US"/>
        </w:rPr>
        <w:t xml:space="preserve"> </w:t>
      </w:r>
      <w:commentRangeStart w:id="707"/>
      <w:commentRangeStart w:id="708"/>
      <w:r>
        <w:rPr>
          <w:noProof/>
        </w:rPr>
        <w:drawing>
          <wp:inline distT="0" distB="0" distL="0" distR="0" wp14:anchorId="3594882A" wp14:editId="5A7D7F71">
            <wp:extent cx="5727700" cy="3288030"/>
            <wp:effectExtent l="0" t="0" r="6350" b="7620"/>
            <wp:docPr id="698339220" name="Picture 69833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7700" cy="3288030"/>
                    </a:xfrm>
                    <a:prstGeom prst="rect">
                      <a:avLst/>
                    </a:prstGeom>
                    <a:solidFill>
                      <a:schemeClr val="bg1">
                        <a:lumMod val="85000"/>
                      </a:schemeClr>
                    </a:solidFill>
                    <a:ln>
                      <a:noFill/>
                    </a:ln>
                  </pic:spPr>
                </pic:pic>
              </a:graphicData>
            </a:graphic>
          </wp:inline>
        </w:drawing>
      </w:r>
      <w:commentRangeEnd w:id="707"/>
      <w:r w:rsidR="002131C3">
        <w:rPr>
          <w:rStyle w:val="CommentReference"/>
          <w:rFonts w:ascii="Arial" w:hAnsi="Arial" w:cs="Arial"/>
          <w:color w:val="1F1F1F"/>
          <w:sz w:val="24"/>
          <w:szCs w:val="24"/>
          <w:lang w:val="en-US"/>
        </w:rPr>
        <w:commentReference w:id="707"/>
      </w:r>
      <w:commentRangeEnd w:id="708"/>
      <w:r w:rsidR="002131C3">
        <w:rPr>
          <w:rStyle w:val="CommentReference"/>
          <w:rFonts w:ascii="Arial" w:hAnsi="Arial" w:cs="Arial"/>
          <w:color w:val="1F1F1F"/>
          <w:sz w:val="24"/>
          <w:szCs w:val="24"/>
          <w:lang w:val="en-US"/>
        </w:rPr>
        <w:commentReference w:id="708"/>
      </w:r>
    </w:p>
    <w:p w:rsidR="007706D5" w:rsidP="007706D5" w:rsidRDefault="007706D5" w14:paraId="04391BB9" w14:textId="77777777">
      <w:pPr>
        <w:pStyle w:val="NormalWeb"/>
        <w:shd w:val="clear" w:color="auto" w:fill="FFFFFF"/>
        <w:spacing w:before="0" w:beforeAutospacing="0" w:after="0" w:afterAutospacing="0"/>
        <w:jc w:val="center"/>
        <w:rPr>
          <w:rFonts w:ascii="Arial" w:hAnsi="Arial" w:cs="Arial"/>
          <w:color w:val="1F1F1F"/>
          <w:lang w:val="en-US"/>
        </w:rPr>
      </w:pPr>
    </w:p>
    <w:p w:rsidRPr="00B21012" w:rsidR="007706D5" w:rsidP="007706D5" w:rsidRDefault="007706D5" w14:paraId="6F39C16A" w14:textId="1331B763">
      <w:pPr>
        <w:pStyle w:val="NormalWeb"/>
        <w:shd w:val="clear" w:color="auto" w:fill="FFFFFF"/>
        <w:spacing w:before="0" w:beforeAutospacing="0" w:after="0" w:afterAutospacing="0"/>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Pr="00B21012" w:rsidR="0063055E">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2C5DCF">
        <w:rPr>
          <w:rFonts w:ascii="Arial" w:hAnsi="Arial" w:cs="Arial"/>
          <w:color w:val="000000" w:themeColor="text1"/>
          <w:sz w:val="22"/>
          <w:szCs w:val="22"/>
          <w:lang w:val="en-US"/>
        </w:rPr>
        <w:t>1</w:t>
      </w:r>
      <w:r w:rsidRPr="00B21012" w:rsidR="0063055E">
        <w:rPr>
          <w:rFonts w:ascii="Arial" w:hAnsi="Arial" w:cs="Arial"/>
          <w:color w:val="000000" w:themeColor="text1"/>
          <w:sz w:val="22"/>
          <w:szCs w:val="22"/>
          <w:lang w:val="en-US"/>
        </w:rPr>
        <w:t>5</w:t>
      </w:r>
      <w:r w:rsidRPr="00B21012">
        <w:rPr>
          <w:rFonts w:ascii="Arial" w:hAnsi="Arial" w:cs="Arial"/>
          <w:color w:val="000000" w:themeColor="text1"/>
          <w:sz w:val="22"/>
          <w:szCs w:val="22"/>
          <w:lang w:val="en-US"/>
        </w:rPr>
        <w:t>.</w:t>
      </w:r>
    </w:p>
    <w:p w:rsidR="007706D5" w:rsidP="007F7CAB" w:rsidRDefault="007706D5" w14:paraId="30A64B22" w14:textId="77777777">
      <w:pPr>
        <w:pStyle w:val="NormalWeb"/>
        <w:shd w:val="clear" w:color="auto" w:fill="FFFFFF"/>
        <w:spacing w:before="0" w:beforeAutospacing="0" w:after="0" w:afterAutospacing="0"/>
        <w:rPr>
          <w:rFonts w:ascii="Arial" w:hAnsi="Arial" w:cs="Arial"/>
          <w:color w:val="1F1F1F"/>
          <w:lang w:val="en-US"/>
        </w:rPr>
      </w:pPr>
    </w:p>
    <w:p w:rsidRPr="007706D5" w:rsidR="00A70D13" w:rsidP="007706D5" w:rsidRDefault="00A70D13" w14:paraId="685C4DDB" w14:textId="04823CD6">
      <w:pPr>
        <w:pStyle w:val="NormalWeb"/>
        <w:numPr>
          <w:ilvl w:val="4"/>
          <w:numId w:val="7"/>
        </w:numPr>
        <w:shd w:val="clear" w:color="auto" w:fill="FFFFFF"/>
        <w:spacing w:before="0" w:beforeAutospacing="0" w:after="240" w:afterAutospacing="0"/>
        <w:ind w:left="993" w:hanging="1135"/>
        <w:rPr>
          <w:rFonts w:ascii="Arial" w:hAnsi="Arial" w:cs="Arial"/>
          <w:color w:val="1F1F1F"/>
          <w:lang w:val="en-US"/>
        </w:rPr>
      </w:pPr>
      <w:bookmarkStart w:name="OLE_LINK17" w:id="709"/>
      <w:bookmarkStart w:name="OLE_LINK18" w:id="710"/>
      <w:r w:rsidRPr="007706D5">
        <w:rPr>
          <w:rFonts w:ascii="Arial" w:hAnsi="Arial" w:cs="Arial"/>
          <w:color w:val="1F1F1F"/>
          <w:lang w:val="en-US"/>
        </w:rPr>
        <w:t xml:space="preserve">UML </w:t>
      </w:r>
      <w:r w:rsidR="007706D5">
        <w:rPr>
          <w:rFonts w:ascii="Arial" w:hAnsi="Arial" w:cs="Arial"/>
          <w:color w:val="1F1F1F"/>
          <w:lang w:val="en-US"/>
        </w:rPr>
        <w:t>S</w:t>
      </w:r>
      <w:r w:rsidRPr="007706D5">
        <w:rPr>
          <w:rFonts w:ascii="Arial" w:hAnsi="Arial" w:cs="Arial"/>
          <w:color w:val="1F1F1F"/>
          <w:lang w:val="en-US"/>
        </w:rPr>
        <w:t>equence Diagrams</w:t>
      </w:r>
    </w:p>
    <w:bookmarkEnd w:id="709"/>
    <w:bookmarkEnd w:id="710"/>
    <w:p w:rsidRPr="00B21012" w:rsidR="009306CB" w:rsidP="00B21012" w:rsidRDefault="009659FF" w14:paraId="5F81C277" w14:textId="75550BC8">
      <w:pPr>
        <w:pStyle w:val="NormalWeb"/>
        <w:shd w:val="clear" w:color="auto" w:fill="FFFFFF"/>
        <w:spacing w:before="0" w:beforeAutospacing="0" w:after="0" w:afterAutospacing="0" w:line="276" w:lineRule="auto"/>
        <w:ind w:firstLine="720"/>
        <w:jc w:val="both"/>
        <w:rPr>
          <w:rFonts w:ascii="Arial" w:hAnsi="Arial" w:cs="Arial"/>
          <w:color w:val="1F1F1F"/>
          <w:lang w:val="en-US"/>
        </w:rPr>
      </w:pPr>
      <w:r w:rsidRPr="00B21012">
        <w:rPr>
          <w:rFonts w:ascii="Arial" w:hAnsi="Arial" w:cs="Arial"/>
          <w:color w:val="1F1F1F"/>
          <w:lang w:val="en-US"/>
        </w:rPr>
        <w:t xml:space="preserve">UML Consequence Diagrams for the main workflows related with </w:t>
      </w:r>
      <w:r>
        <w:rPr>
          <w:rFonts w:ascii="Arial" w:hAnsi="Arial" w:cs="Arial"/>
          <w:color w:val="1F1F1F"/>
          <w:lang w:val="en-US"/>
        </w:rPr>
        <w:t>PHR</w:t>
      </w:r>
      <w:r w:rsidRPr="00B21012">
        <w:rPr>
          <w:rFonts w:ascii="Arial" w:hAnsi="Arial" w:cs="Arial"/>
          <w:color w:val="1F1F1F"/>
          <w:lang w:val="en-US"/>
        </w:rPr>
        <w:t xml:space="preserve"> Service Module are the followings</w:t>
      </w:r>
      <w:r w:rsidR="00737D26">
        <w:rPr>
          <w:rFonts w:ascii="Arial" w:hAnsi="Arial" w:cs="Arial"/>
          <w:color w:val="1F1F1F"/>
          <w:lang w:val="en-US"/>
        </w:rPr>
        <w:t xml:space="preserve"> (Picture 2.</w:t>
      </w:r>
      <w:r w:rsidR="002C5DCF">
        <w:rPr>
          <w:rFonts w:ascii="Arial" w:hAnsi="Arial" w:cs="Arial"/>
          <w:color w:val="1F1F1F"/>
          <w:lang w:val="en-US"/>
        </w:rPr>
        <w:t>1</w:t>
      </w:r>
      <w:r w:rsidR="00737D26">
        <w:rPr>
          <w:rFonts w:ascii="Arial" w:hAnsi="Arial" w:cs="Arial"/>
          <w:color w:val="1F1F1F"/>
          <w:lang w:val="en-US"/>
        </w:rPr>
        <w:t>6)</w:t>
      </w:r>
      <w:r w:rsidRPr="00B21012">
        <w:rPr>
          <w:rFonts w:ascii="Arial" w:hAnsi="Arial" w:cs="Arial"/>
          <w:color w:val="1F1F1F"/>
          <w:lang w:val="en-US"/>
        </w:rPr>
        <w:t>:</w:t>
      </w:r>
    </w:p>
    <w:p w:rsidR="00E5202C" w:rsidP="007706D5" w:rsidRDefault="00E5202C" w14:paraId="0A53586E" w14:textId="77777777">
      <w:pPr>
        <w:pStyle w:val="NormalWeb"/>
        <w:shd w:val="clear" w:color="auto" w:fill="FFFFFF"/>
        <w:spacing w:before="0" w:beforeAutospacing="0" w:after="0" w:afterAutospacing="0"/>
        <w:ind w:firstLine="709"/>
        <w:jc w:val="both"/>
        <w:rPr>
          <w:rFonts w:ascii="Arial" w:hAnsi="Arial" w:cs="Arial"/>
          <w:sz w:val="22"/>
          <w:szCs w:val="22"/>
          <w:lang w:val="en-US"/>
        </w:rPr>
      </w:pPr>
    </w:p>
    <w:p w:rsidRPr="005A1C8B" w:rsidR="00F7199E" w:rsidP="28351232" w:rsidRDefault="00F7199E" w14:paraId="2139BB51" w14:textId="793727B4">
      <w:pPr>
        <w:pStyle w:val="NormalWeb"/>
        <w:shd w:val="clear" w:color="auto" w:fill="FFFFFF" w:themeFill="background1"/>
        <w:spacing w:before="0" w:beforeAutospacing="0" w:after="0" w:afterAutospacing="0"/>
        <w:jc w:val="both"/>
        <w:rPr>
          <w:rFonts w:ascii="Arial" w:hAnsi="Arial" w:cs="Arial"/>
          <w:color w:val="1F1F1F"/>
          <w:lang w:val="en-US"/>
        </w:rPr>
      </w:pPr>
      <w:commentRangeStart w:id="711"/>
      <w:commentRangeStart w:id="712"/>
      <w:commentRangeStart w:id="713"/>
      <w:r>
        <w:rPr>
          <w:noProof/>
        </w:rPr>
        <w:drawing>
          <wp:inline distT="0" distB="0" distL="0" distR="0" wp14:anchorId="57E1872B" wp14:editId="77469DED">
            <wp:extent cx="5727700" cy="4309745"/>
            <wp:effectExtent l="0" t="0" r="6350" b="0"/>
            <wp:docPr id="92182503" name="Picture 9218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7700" cy="4309745"/>
                    </a:xfrm>
                    <a:prstGeom prst="rect">
                      <a:avLst/>
                    </a:prstGeom>
                    <a:noFill/>
                    <a:ln>
                      <a:noFill/>
                    </a:ln>
                  </pic:spPr>
                </pic:pic>
              </a:graphicData>
            </a:graphic>
          </wp:inline>
        </w:drawing>
      </w:r>
      <w:commentRangeEnd w:id="711"/>
      <w:r w:rsidRPr="005A1C8B">
        <w:rPr>
          <w:rStyle w:val="CommentReference"/>
          <w:rFonts w:ascii="Arial" w:hAnsi="Arial" w:cs="Arial"/>
          <w:color w:val="1F1F1F"/>
          <w:sz w:val="24"/>
          <w:szCs w:val="24"/>
          <w:lang w:val="en-US"/>
        </w:rPr>
        <w:commentReference w:id="711"/>
      </w:r>
      <w:commentRangeEnd w:id="712"/>
      <w:r w:rsidRPr="005A1C8B">
        <w:rPr>
          <w:rStyle w:val="CommentReference"/>
          <w:rFonts w:ascii="Arial" w:hAnsi="Arial" w:cs="Arial"/>
          <w:color w:val="1F1F1F"/>
          <w:sz w:val="24"/>
          <w:szCs w:val="24"/>
          <w:lang w:val="en-US"/>
        </w:rPr>
        <w:commentReference w:id="712"/>
      </w:r>
      <w:commentRangeEnd w:id="713"/>
      <w:r w:rsidRPr="005A1C8B" w:rsidR="00DD018E">
        <w:rPr>
          <w:rStyle w:val="CommentReference"/>
          <w:rFonts w:ascii="Arial" w:hAnsi="Arial" w:cs="Arial"/>
          <w:color w:val="1F1F1F"/>
          <w:sz w:val="24"/>
          <w:szCs w:val="24"/>
          <w:lang w:val="en-US"/>
        </w:rPr>
        <w:commentReference w:id="713"/>
      </w:r>
    </w:p>
    <w:p w:rsidR="00737D26" w:rsidP="003A511F" w:rsidRDefault="00737D26" w14:paraId="1736692B" w14:textId="77777777">
      <w:pPr>
        <w:pStyle w:val="NormalWeb"/>
        <w:shd w:val="clear" w:color="auto" w:fill="FFFFFF"/>
        <w:spacing w:before="0" w:beforeAutospacing="0" w:after="0" w:afterAutospacing="0"/>
        <w:jc w:val="center"/>
        <w:rPr>
          <w:rFonts w:ascii="Arial" w:hAnsi="Arial" w:cs="Arial"/>
          <w:color w:val="FF0000"/>
          <w:sz w:val="18"/>
          <w:szCs w:val="18"/>
          <w:lang w:val="en-US"/>
        </w:rPr>
      </w:pPr>
    </w:p>
    <w:p w:rsidRPr="00B21012" w:rsidR="003A511F" w:rsidP="003A511F" w:rsidRDefault="003A511F" w14:paraId="256CA8A3" w14:textId="3F101E1B">
      <w:pPr>
        <w:pStyle w:val="NormalWeb"/>
        <w:shd w:val="clear" w:color="auto" w:fill="FFFFFF"/>
        <w:spacing w:before="0" w:beforeAutospacing="0" w:after="0" w:afterAutospacing="0"/>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Pr="00B21012" w:rsidR="00737D26">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323B6B">
        <w:rPr>
          <w:rFonts w:ascii="Arial" w:hAnsi="Arial" w:cs="Arial"/>
          <w:color w:val="000000" w:themeColor="text1"/>
          <w:sz w:val="22"/>
          <w:szCs w:val="22"/>
          <w:lang w:val="en-US"/>
        </w:rPr>
        <w:t>1</w:t>
      </w:r>
      <w:r w:rsidRPr="00B21012" w:rsidR="00737D26">
        <w:rPr>
          <w:rFonts w:ascii="Arial" w:hAnsi="Arial" w:cs="Arial"/>
          <w:color w:val="000000" w:themeColor="text1"/>
          <w:sz w:val="22"/>
          <w:szCs w:val="22"/>
          <w:lang w:val="en-US"/>
        </w:rPr>
        <w:t>6</w:t>
      </w:r>
      <w:r w:rsidRPr="00B21012">
        <w:rPr>
          <w:rFonts w:ascii="Arial" w:hAnsi="Arial" w:cs="Arial"/>
          <w:color w:val="000000" w:themeColor="text1"/>
          <w:sz w:val="22"/>
          <w:szCs w:val="22"/>
          <w:lang w:val="en-US"/>
        </w:rPr>
        <w:t>.</w:t>
      </w:r>
    </w:p>
    <w:p w:rsidRPr="00B21012" w:rsidR="003A511F" w:rsidP="003A511F" w:rsidRDefault="003A511F" w14:paraId="2D85E19A" w14:textId="77777777">
      <w:pPr>
        <w:pStyle w:val="NormalWeb"/>
        <w:shd w:val="clear" w:color="auto" w:fill="FFFFFF"/>
        <w:spacing w:before="0" w:beforeAutospacing="0" w:after="0" w:afterAutospacing="0"/>
        <w:jc w:val="center"/>
        <w:rPr>
          <w:rFonts w:ascii="Arial" w:hAnsi="Arial" w:cs="Arial"/>
          <w:color w:val="FF0000"/>
          <w:sz w:val="22"/>
          <w:szCs w:val="22"/>
          <w:lang w:val="en-US"/>
        </w:rPr>
      </w:pPr>
    </w:p>
    <w:p w:rsidRPr="003A511F" w:rsidR="003A511F" w:rsidP="003A511F" w:rsidRDefault="003A511F" w14:paraId="3F08850E" w14:textId="77777777">
      <w:pPr>
        <w:pStyle w:val="NormalWeb"/>
        <w:shd w:val="clear" w:color="auto" w:fill="FFFFFF"/>
        <w:spacing w:before="0" w:beforeAutospacing="0" w:after="0" w:afterAutospacing="0"/>
        <w:jc w:val="center"/>
        <w:rPr>
          <w:rFonts w:ascii="Arial" w:hAnsi="Arial" w:cs="Arial"/>
          <w:color w:val="FF0000"/>
          <w:sz w:val="18"/>
          <w:szCs w:val="18"/>
          <w:lang w:val="en-US"/>
        </w:rPr>
      </w:pPr>
    </w:p>
    <w:p w:rsidRPr="005A1C8B" w:rsidR="007706D5" w:rsidP="009306CB" w:rsidRDefault="007706D5" w14:paraId="16DB83B9" w14:textId="77777777">
      <w:pPr>
        <w:pStyle w:val="NormalWeb"/>
        <w:shd w:val="clear" w:color="auto" w:fill="FFFFFF"/>
        <w:spacing w:before="0" w:beforeAutospacing="0" w:after="0" w:afterAutospacing="0"/>
        <w:rPr>
          <w:rFonts w:ascii="Arial" w:hAnsi="Arial" w:cs="Arial"/>
          <w:color w:val="1F1F1F"/>
          <w:lang w:val="en-US"/>
        </w:rPr>
      </w:pPr>
    </w:p>
    <w:p w:rsidRPr="00B21012" w:rsidR="00A70D13" w:rsidRDefault="64377B86" w14:paraId="6BE6189D" w14:textId="7385A968">
      <w:pPr>
        <w:pStyle w:val="Heading3"/>
        <w:rPr>
          <w:color w:val="000000" w:themeColor="text1"/>
        </w:rPr>
        <w:pPrChange w:author="Mohmmad Modallal" w:date="2025-07-17T17:18:00Z" w16du:dateUtc="2025-07-17T13:18:00Z" w:id="714">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203649706" w:id="715"/>
      <w:bookmarkStart w:name="_Toc277248967" w:id="716"/>
      <w:r w:rsidRPr="05CC7915">
        <w:rPr>
          <w:lang w:val="ru-RU"/>
        </w:rPr>
        <w:t>Notification</w:t>
      </w:r>
      <w:r w:rsidRPr="05CC7915" w:rsidR="7A1544D3">
        <w:rPr>
          <w:b w:val="0"/>
          <w:bCs w:val="0"/>
          <w:color w:val="000000" w:themeColor="text1"/>
        </w:rPr>
        <w:t xml:space="preserve"> </w:t>
      </w:r>
      <w:r w:rsidRPr="05CC7915">
        <w:rPr>
          <w:b w:val="0"/>
          <w:bCs w:val="0"/>
          <w:color w:val="000000" w:themeColor="text1"/>
        </w:rPr>
        <w:t xml:space="preserve">Service </w:t>
      </w:r>
      <w:r w:rsidRPr="05CC7915" w:rsidR="599DF156">
        <w:rPr>
          <w:b w:val="0"/>
          <w:bCs w:val="0"/>
          <w:color w:val="000000" w:themeColor="text1"/>
        </w:rPr>
        <w:t xml:space="preserve">System </w:t>
      </w:r>
      <w:r w:rsidRPr="05CC7915">
        <w:rPr>
          <w:b w:val="0"/>
          <w:bCs w:val="0"/>
          <w:color w:val="000000" w:themeColor="text1"/>
        </w:rPr>
        <w:t>Architecture</w:t>
      </w:r>
      <w:bookmarkEnd w:id="715"/>
      <w:bookmarkEnd w:id="716"/>
      <w:r w:rsidRPr="05CC7915">
        <w:rPr>
          <w:b w:val="0"/>
          <w:bCs w:val="0"/>
          <w:color w:val="000000" w:themeColor="text1"/>
        </w:rPr>
        <w:t xml:space="preserve"> </w:t>
      </w:r>
    </w:p>
    <w:p w:rsidRPr="005A1C8B" w:rsidR="00A70D13" w:rsidP="00BE6064" w:rsidRDefault="00A70D13" w14:paraId="754B2469" w14:textId="376A3321">
      <w:pPr>
        <w:rPr>
          <w:rFonts w:ascii="Arial" w:hAnsi="Arial" w:cs="Arial"/>
          <w:lang w:val="en-US"/>
        </w:rPr>
      </w:pPr>
    </w:p>
    <w:p w:rsidR="00E41825" w:rsidP="00E41825" w:rsidRDefault="00E41825" w14:paraId="43BBBD7B" w14:textId="04E5E4BB">
      <w:pPr>
        <w:spacing w:line="276" w:lineRule="auto"/>
        <w:ind w:firstLine="709"/>
        <w:jc w:val="both"/>
        <w:rPr>
          <w:rFonts w:ascii="Arial" w:hAnsi="Arial" w:eastAsia="Times New Roman" w:cs="Arial"/>
          <w:lang w:eastAsia="ru-RU"/>
        </w:rPr>
      </w:pPr>
      <w:r>
        <w:rPr>
          <w:rFonts w:ascii="Arial" w:hAnsi="Arial" w:eastAsia="Times New Roman" w:cs="Arial"/>
          <w:lang w:eastAsia="ru-RU"/>
        </w:rPr>
        <w:t>Notification Service Module is the application component of the Sahatna Super App solution which is developed by Java and deployed in the docker container format within Kubernetes cluster.</w:t>
      </w:r>
    </w:p>
    <w:p w:rsidR="00E41825" w:rsidP="00E41825" w:rsidRDefault="00E41825" w14:paraId="1460EC6E" w14:textId="523F111F">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The main features of the Notification</w:t>
      </w:r>
      <w:r w:rsidRPr="009609F5">
        <w:rPr>
          <w:rFonts w:ascii="Arial" w:hAnsi="Arial" w:eastAsia="Times New Roman" w:cs="Arial"/>
          <w:lang w:eastAsia="ru-RU"/>
        </w:rPr>
        <w:t xml:space="preserve"> Service Module </w:t>
      </w:r>
      <w:r>
        <w:rPr>
          <w:rFonts w:ascii="Arial" w:hAnsi="Arial" w:eastAsia="Times New Roman" w:cs="Arial"/>
          <w:lang w:eastAsia="ru-RU"/>
        </w:rPr>
        <w:t>are the following</w:t>
      </w:r>
      <w:r>
        <w:rPr>
          <w:rFonts w:ascii="Arial" w:hAnsi="Arial" w:eastAsia="Times New Roman" w:cs="Arial"/>
          <w:lang w:val="en-US" w:eastAsia="ru-RU"/>
        </w:rPr>
        <w:t>:</w:t>
      </w:r>
    </w:p>
    <w:p w:rsidR="00237A20" w:rsidP="00237A20" w:rsidRDefault="00237A20" w14:paraId="2C030738" w14:textId="355CCA5E">
      <w:pPr>
        <w:pStyle w:val="ListParagraph"/>
        <w:numPr>
          <w:ilvl w:val="0"/>
          <w:numId w:val="12"/>
        </w:numPr>
        <w:spacing w:line="276" w:lineRule="auto"/>
        <w:ind w:left="1560"/>
        <w:jc w:val="both"/>
        <w:rPr>
          <w:rFonts w:ascii="Arial" w:hAnsi="Arial" w:eastAsia="Times New Roman" w:cs="Arial"/>
          <w:lang w:val="en-US" w:eastAsia="ru-RU"/>
        </w:rPr>
      </w:pPr>
      <w:r w:rsidRPr="17A79A6F">
        <w:rPr>
          <w:rFonts w:ascii="Arial" w:hAnsi="Arial" w:eastAsia="Times New Roman" w:cs="Arial"/>
          <w:lang w:val="en-US" w:eastAsia="ru-RU"/>
        </w:rPr>
        <w:t xml:space="preserve">notification on events which </w:t>
      </w:r>
      <w:r w:rsidRPr="17A79A6F" w:rsidR="464CF167">
        <w:rPr>
          <w:rFonts w:ascii="Arial" w:hAnsi="Arial" w:eastAsia="Times New Roman" w:cs="Arial"/>
          <w:lang w:val="en-US" w:eastAsia="ru-RU"/>
        </w:rPr>
        <w:t>are happening</w:t>
      </w:r>
      <w:r w:rsidRPr="17A79A6F">
        <w:rPr>
          <w:rFonts w:ascii="Arial" w:hAnsi="Arial" w:eastAsia="Times New Roman" w:cs="Arial"/>
          <w:lang w:val="en-US" w:eastAsia="ru-RU"/>
        </w:rPr>
        <w:t xml:space="preserve"> within patient data processing workflow. Three communication channels are used to send notifications to patients: Relay SMTP Server, SMS Global Service</w:t>
      </w:r>
      <w:ins w:author="Mohmmad Modallal" w:date="2025-07-17T15:33:00Z" w16du:dateUtc="2025-07-17T11:33:00Z" w:id="717">
        <w:r w:rsidR="005774DF">
          <w:rPr>
            <w:rFonts w:ascii="Arial" w:hAnsi="Arial" w:eastAsia="Times New Roman" w:cs="Arial"/>
            <w:lang w:val="en-US" w:eastAsia="ru-RU"/>
          </w:rPr>
          <w:t>.</w:t>
        </w:r>
      </w:ins>
      <w:del w:author="Mohmmad Modallal" w:date="2025-07-17T15:33:00Z" w16du:dateUtc="2025-07-17T11:33:00Z" w:id="718">
        <w:r w:rsidRPr="17A79A6F" w:rsidR="005064DC">
          <w:rPr>
            <w:rFonts w:ascii="Arial" w:hAnsi="Arial" w:eastAsia="Times New Roman" w:cs="Arial"/>
            <w:lang w:val="en-US" w:eastAsia="ru-RU"/>
          </w:rPr>
          <w:delText>;</w:delText>
        </w:r>
      </w:del>
    </w:p>
    <w:p w:rsidRPr="00237A20" w:rsidR="005A6E59" w:rsidP="00B21012" w:rsidRDefault="3AFF856A" w14:paraId="26B15938" w14:textId="36292161">
      <w:pPr>
        <w:pStyle w:val="ListParagraph"/>
        <w:numPr>
          <w:ilvl w:val="0"/>
          <w:numId w:val="12"/>
        </w:numPr>
        <w:spacing w:line="276" w:lineRule="auto"/>
        <w:ind w:left="1560"/>
        <w:jc w:val="both"/>
        <w:rPr>
          <w:rFonts w:ascii="Arial" w:hAnsi="Arial" w:eastAsia="Times New Roman" w:cs="Arial"/>
          <w:lang w:val="en-US" w:eastAsia="ru-RU"/>
        </w:rPr>
      </w:pPr>
      <w:r w:rsidRPr="7322588C">
        <w:rPr>
          <w:rFonts w:ascii="Arial" w:hAnsi="Arial" w:eastAsia="Times New Roman" w:cs="Arial"/>
          <w:lang w:val="en-US" w:eastAsia="ru-RU"/>
        </w:rPr>
        <w:t xml:space="preserve">template management of notification messages within </w:t>
      </w:r>
      <w:r w:rsidRPr="7322588C" w:rsidR="18078C0E">
        <w:rPr>
          <w:rFonts w:ascii="Arial" w:hAnsi="Arial" w:eastAsia="Times New Roman" w:cs="Arial"/>
          <w:lang w:val="en-US" w:eastAsia="ru-RU"/>
        </w:rPr>
        <w:t>Provider Portal web application functionalities</w:t>
      </w:r>
      <w:ins w:author="Mohmmad Modallal" w:date="2025-07-17T15:33:00Z" w16du:dateUtc="2025-07-17T11:33:00Z" w:id="719">
        <w:r w:rsidR="00B80CC0">
          <w:rPr>
            <w:rFonts w:ascii="Arial" w:hAnsi="Arial" w:eastAsia="Times New Roman" w:cs="Arial"/>
            <w:lang w:val="en-US" w:eastAsia="ru-RU"/>
          </w:rPr>
          <w:t>.</w:t>
        </w:r>
      </w:ins>
      <w:del w:author="Mohmmad Modallal" w:date="2025-07-17T15:33:00Z" w16du:dateUtc="2025-07-17T11:33:00Z" w:id="720">
        <w:r w:rsidRPr="7322588C" w:rsidR="18078C0E">
          <w:rPr>
            <w:rFonts w:ascii="Arial" w:hAnsi="Arial" w:eastAsia="Times New Roman" w:cs="Arial"/>
            <w:lang w:val="en-US" w:eastAsia="ru-RU"/>
          </w:rPr>
          <w:delText>;</w:delText>
        </w:r>
      </w:del>
    </w:p>
    <w:p w:rsidRPr="005A1C8B" w:rsidR="00E41825" w:rsidRDefault="00E41825" w14:paraId="4AC0063A" w14:textId="77777777">
      <w:pPr>
        <w:jc w:val="both"/>
        <w:rPr>
          <w:rFonts w:ascii="Arial" w:hAnsi="Arial" w:cs="Arial"/>
          <w:lang w:val="en-US"/>
        </w:rPr>
        <w:pPrChange w:author="Mohmmad Modallal" w:date="2025-07-17T17:18:00Z" w16du:dateUtc="2025-07-17T13:18:00Z" w:id="721">
          <w:pPr/>
        </w:pPrChange>
      </w:pPr>
    </w:p>
    <w:p w:rsidR="00A70D13" w:rsidP="00A16447" w:rsidRDefault="00A70D13" w14:paraId="5EC0C734" w14:textId="77777777">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Service Description</w:t>
      </w:r>
    </w:p>
    <w:p w:rsidR="00A70D13" w:rsidP="00A70D13" w:rsidRDefault="00A70D13" w14:paraId="24A707DC"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00C24796" w14:paraId="79D7E38A"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36E540F7"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13FA067F"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669F3811" w14:paraId="432BF31D" w14:textId="77777777">
        <w:tc>
          <w:tcPr>
            <w:tcW w:w="3264" w:type="dxa"/>
            <w:shd w:val="clear" w:color="auto" w:fill="FFFFFF" w:themeFill="background1"/>
            <w:tcMar>
              <w:top w:w="105" w:type="dxa"/>
              <w:left w:w="150" w:type="dxa"/>
              <w:bottom w:w="105" w:type="dxa"/>
              <w:right w:w="150" w:type="dxa"/>
            </w:tcMar>
            <w:hideMark/>
          </w:tcPr>
          <w:p w:rsidRPr="00FC66A0" w:rsidR="00A70D13" w:rsidP="00033C71" w:rsidRDefault="00A70D13" w14:paraId="6A41282E"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FC66A0" w:rsidR="00A70D13" w:rsidP="00033C71" w:rsidRDefault="00FE5DC4" w14:paraId="60AF6113" w14:textId="2AB1204C">
            <w:pPr>
              <w:rPr>
                <w:rFonts w:ascii="Arial" w:hAnsi="Arial" w:eastAsia="Times New Roman" w:cs="Arial"/>
                <w:sz w:val="22"/>
                <w:szCs w:val="22"/>
                <w:lang w:val="en-US" w:eastAsia="ru-RU"/>
              </w:rPr>
            </w:pPr>
            <w:r>
              <w:rPr>
                <w:rFonts w:ascii="Arial" w:hAnsi="Arial" w:eastAsia="Times New Roman" w:cs="Arial"/>
                <w:sz w:val="22"/>
                <w:szCs w:val="22"/>
                <w:lang w:val="en-US" w:eastAsia="ru-RU"/>
              </w:rPr>
              <w:t>Container Images / Jar</w:t>
            </w:r>
          </w:p>
        </w:tc>
      </w:tr>
      <w:tr w:rsidRPr="00FC66A0" w:rsidR="004B39F4" w:rsidTr="669F3811" w14:paraId="0F597370" w14:textId="77777777">
        <w:tc>
          <w:tcPr>
            <w:tcW w:w="3264" w:type="dxa"/>
            <w:shd w:val="clear" w:color="auto" w:fill="FFFFFF" w:themeFill="background1"/>
            <w:tcMar>
              <w:top w:w="105" w:type="dxa"/>
              <w:left w:w="150" w:type="dxa"/>
              <w:bottom w:w="105" w:type="dxa"/>
              <w:right w:w="150" w:type="dxa"/>
            </w:tcMar>
            <w:hideMark/>
          </w:tcPr>
          <w:p w:rsidRPr="00FC66A0" w:rsidR="00412024" w:rsidP="00412024" w:rsidRDefault="00412024" w14:paraId="081A77E1" w14:textId="77777777">
            <w:pPr>
              <w:rPr>
                <w:rFonts w:ascii="Arial" w:hAnsi="Arial" w:eastAsia="Times New Roman" w:cs="Arial"/>
                <w:sz w:val="22"/>
                <w:szCs w:val="22"/>
                <w:lang w:val="ru-RU" w:eastAsia="ru-RU"/>
              </w:rPr>
            </w:pPr>
            <w:r w:rsidRPr="00FC66A0">
              <w:rPr>
                <w:rFonts w:ascii="Arial" w:hAnsi="Arial" w:eastAsia="Times New Roman" w:cs="Arial"/>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FC66A0" w:rsidR="00412024" w:rsidP="00412024" w:rsidRDefault="00412024" w14:paraId="7A75AC21" w14:textId="53FA8E9F">
            <w:pPr>
              <w:rPr>
                <w:rFonts w:ascii="Arial" w:hAnsi="Arial" w:eastAsia="Times New Roman" w:cs="Arial"/>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4B39F4" w:rsidTr="669F3811" w14:paraId="2428946E"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3558005"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B21012" w:rsidR="00412024" w:rsidP="00B21012" w:rsidRDefault="00FE5DC4" w14:paraId="321D2BDD" w14:textId="477BD37B">
            <w:pPr>
              <w:rPr>
                <w:rFonts w:ascii="Arial" w:hAnsi="Arial" w:eastAsia="Times New Roman" w:cs="Arial"/>
                <w:color w:val="000000" w:themeColor="text1"/>
                <w:sz w:val="22"/>
                <w:szCs w:val="22"/>
                <w:lang w:val="pl-PL" w:eastAsia="ru-RU"/>
              </w:rPr>
            </w:pPr>
            <w:r>
              <w:rPr>
                <w:rFonts w:ascii="Arial" w:hAnsi="Arial" w:eastAsia="Times New Roman" w:cs="Arial"/>
                <w:color w:val="000000" w:themeColor="text1"/>
                <w:sz w:val="22"/>
                <w:szCs w:val="22"/>
                <w:lang w:val="pl-PL" w:eastAsia="ru-RU"/>
              </w:rPr>
              <w:t>External Systems (SMS Gateway, Email Gateway, Push notification provider)</w:t>
            </w:r>
          </w:p>
        </w:tc>
      </w:tr>
      <w:tr w:rsidRPr="00FC66A0" w:rsidR="004B39F4" w:rsidTr="669F3811" w14:paraId="6348C4F5"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FA74689"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412024" w:rsidP="00B21012" w:rsidRDefault="00B36C0E" w14:paraId="4F49F4FF" w14:textId="0ECDC12E">
            <w:pPr>
              <w:rPr>
                <w:rFonts w:ascii="Arial" w:hAnsi="Arial" w:eastAsia="Times New Roman" w:cs="Arial"/>
                <w:color w:val="000000" w:themeColor="text1"/>
                <w:sz w:val="22"/>
                <w:szCs w:val="22"/>
                <w:lang w:val="ru-RU" w:eastAsia="ru-RU"/>
              </w:rPr>
            </w:pPr>
            <w:r w:rsidRPr="00B21012">
              <w:rPr>
                <w:rFonts w:ascii="Arial" w:hAnsi="Arial" w:eastAsia="Times New Roman" w:cs="Arial"/>
                <w:sz w:val="22"/>
                <w:szCs w:val="22"/>
                <w:lang w:val="en-US" w:eastAsia="ru-RU"/>
              </w:rPr>
              <w:t>REST/HTTP, gRPC</w:t>
            </w:r>
          </w:p>
        </w:tc>
      </w:tr>
      <w:tr w:rsidRPr="00FC66A0" w:rsidR="004B39F4" w:rsidTr="669F3811" w14:paraId="35133A58"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5DC8B159"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FE5DC4" w14:paraId="7C566EB5" w14:textId="5790780C">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Pr="00B21012" w:rsidR="2213C0E4">
              <w:rPr>
                <w:rFonts w:ascii="Arial" w:hAnsi="Arial" w:eastAsia="Arial" w:cs="Arial"/>
                <w:color w:val="000000" w:themeColor="text1"/>
                <w:sz w:val="22"/>
                <w:szCs w:val="22"/>
                <w:lang w:val="en-US"/>
              </w:rPr>
              <w:t xml:space="preserve">notification/actuator/health </w:t>
            </w:r>
          </w:p>
          <w:p w:rsidRPr="00B21012" w:rsidR="00412024" w:rsidP="00412024" w:rsidRDefault="2213C0E4" w14:paraId="77488B41" w14:textId="3E29E70B">
            <w:pPr>
              <w:rPr>
                <w:rFonts w:ascii="Arial" w:hAnsi="Arial" w:eastAsia="Times New Roman" w:cs="Arial"/>
                <w:color w:val="000000" w:themeColor="text1"/>
                <w:sz w:val="22"/>
                <w:szCs w:val="22"/>
                <w:lang w:val="en-US" w:eastAsia="ru-RU"/>
              </w:rPr>
            </w:pPr>
            <w:r w:rsidRPr="00B21012">
              <w:rPr>
                <w:rFonts w:ascii="Arial" w:hAnsi="Arial" w:eastAsia="Arial" w:cs="Arial"/>
                <w:color w:val="000000" w:themeColor="text1"/>
                <w:sz w:val="22"/>
                <w:szCs w:val="22"/>
                <w:lang w:val="en-US"/>
              </w:rPr>
              <w:t>Port: 8104</w:t>
            </w:r>
          </w:p>
        </w:tc>
      </w:tr>
      <w:tr w:rsidRPr="00FC66A0" w:rsidR="004B39F4" w:rsidTr="00721203" w14:paraId="4218F343" w14:textId="77777777">
        <w:trPr>
          <w:trHeight w:val="371"/>
        </w:trPr>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8FDE9A1"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Pr="00721203" w:rsidR="00412024" w:rsidP="00721203" w:rsidRDefault="00436815" w14:paraId="3FF8AD30" w14:textId="115EC95C">
            <w:pPr>
              <w:rPr>
                <w:rFonts w:ascii="Arial" w:hAnsi="Arial" w:eastAsia="Times New Roman" w:cs="Arial"/>
                <w:sz w:val="22"/>
                <w:szCs w:val="22"/>
                <w:lang w:val="en-US" w:eastAsia="ru-RU"/>
              </w:rPr>
            </w:pPr>
            <w:r>
              <w:rPr>
                <w:rFonts w:ascii="Arial" w:hAnsi="Arial" w:eastAsia="Times New Roman" w:cs="Arial"/>
                <w:color w:val="000000" w:themeColor="text1"/>
                <w:sz w:val="22"/>
                <w:szCs w:val="22"/>
                <w:lang w:val="en-US" w:eastAsia="ru-RU"/>
              </w:rPr>
              <w:t xml:space="preserve">Azure </w:t>
            </w:r>
            <w:r w:rsidR="006A6040">
              <w:rPr>
                <w:rFonts w:ascii="Arial" w:hAnsi="Arial" w:eastAsia="Times New Roman" w:cs="Arial"/>
                <w:color w:val="000000" w:themeColor="text1"/>
                <w:sz w:val="22"/>
                <w:szCs w:val="22"/>
                <w:lang w:val="en-US" w:eastAsia="ru-RU"/>
              </w:rPr>
              <w:t>Cosmos DB</w:t>
            </w:r>
          </w:p>
        </w:tc>
      </w:tr>
    </w:tbl>
    <w:p w:rsidRPr="00412024" w:rsidR="00A70D13" w:rsidP="00A70D13" w:rsidRDefault="00A70D13" w14:paraId="52392F99" w14:textId="77777777">
      <w:pPr>
        <w:pStyle w:val="NormalWeb"/>
        <w:shd w:val="clear" w:color="auto" w:fill="FFFFFF"/>
        <w:spacing w:before="0" w:beforeAutospacing="0" w:after="0" w:afterAutospacing="0"/>
        <w:ind w:left="709"/>
        <w:rPr>
          <w:rFonts w:ascii="Arial" w:hAnsi="Arial" w:cs="Arial"/>
          <w:color w:val="1F1F1F"/>
          <w:lang w:val="en-US"/>
        </w:rPr>
      </w:pPr>
    </w:p>
    <w:p w:rsidR="00A70D13" w:rsidP="00A16447" w:rsidRDefault="00A70D13" w14:paraId="76E3EDC0" w14:textId="328F31BB">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r>
        <w:rPr>
          <w:rFonts w:ascii="Arial" w:hAnsi="Arial" w:cs="Arial"/>
          <w:color w:val="1F1F1F"/>
          <w:lang w:val="en-US"/>
        </w:rPr>
        <w:t xml:space="preserve">Data </w:t>
      </w:r>
      <w:commentRangeStart w:id="722"/>
      <w:commentRangeStart w:id="723"/>
      <w:r>
        <w:rPr>
          <w:rFonts w:ascii="Arial" w:hAnsi="Arial" w:cs="Arial"/>
          <w:color w:val="1F1F1F"/>
          <w:lang w:val="en-US"/>
        </w:rPr>
        <w:t>Model Description</w:t>
      </w:r>
      <w:commentRangeEnd w:id="722"/>
      <w:r w:rsidR="00295D76">
        <w:rPr>
          <w:rStyle w:val="CommentReference"/>
          <w:rFonts w:ascii="Arial" w:hAnsi="Arial" w:cs="Arial"/>
          <w:color w:val="1F1F1F"/>
          <w:sz w:val="24"/>
          <w:szCs w:val="24"/>
          <w:lang w:val="en-US"/>
        </w:rPr>
        <w:commentReference w:id="722"/>
      </w:r>
      <w:commentRangeEnd w:id="723"/>
      <w:r w:rsidR="00295D76">
        <w:rPr>
          <w:rStyle w:val="CommentReference"/>
          <w:rFonts w:ascii="Arial" w:hAnsi="Arial" w:cs="Arial"/>
          <w:color w:val="1F1F1F"/>
          <w:sz w:val="24"/>
          <w:szCs w:val="24"/>
          <w:lang w:val="en-US"/>
        </w:rPr>
        <w:commentReference w:id="723"/>
      </w:r>
    </w:p>
    <w:p w:rsidR="00A70D13" w:rsidP="00A70D13" w:rsidRDefault="00A70D13" w14:paraId="2124D18B" w14:textId="77777777">
      <w:pPr>
        <w:pStyle w:val="NormalWeb"/>
        <w:shd w:val="clear" w:color="auto" w:fill="FFFFFF"/>
        <w:spacing w:before="0" w:beforeAutospacing="0" w:after="0" w:afterAutospacing="0"/>
        <w:ind w:left="709"/>
        <w:rPr>
          <w:rFonts w:ascii="Arial" w:hAnsi="Arial" w:cs="Arial"/>
          <w:color w:val="1F1F1F"/>
        </w:rPr>
      </w:pPr>
    </w:p>
    <w:p w:rsidR="0020632A" w:rsidP="0020632A" w:rsidRDefault="00E65BC3" w14:paraId="40B5DBC5" w14:textId="7E75AD08">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The Notification</w:t>
      </w:r>
      <w:r w:rsidRPr="00DC635B" w:rsidR="0020632A">
        <w:rPr>
          <w:rFonts w:ascii="Arial" w:hAnsi="Arial" w:cs="Arial"/>
          <w:lang w:val="en-US"/>
        </w:rPr>
        <w:t xml:space="preserve"> </w:t>
      </w:r>
      <w:commentRangeStart w:id="725"/>
      <w:r w:rsidRPr="00DC635B" w:rsidR="0020632A">
        <w:rPr>
          <w:rFonts w:ascii="Arial" w:hAnsi="Arial" w:cs="Arial"/>
          <w:lang w:val="en-US"/>
        </w:rPr>
        <w:t>Service Module</w:t>
      </w:r>
      <w:r w:rsidR="0020632A">
        <w:rPr>
          <w:rFonts w:ascii="Arial" w:hAnsi="Arial" w:cs="Arial"/>
          <w:color w:val="1F1F1F"/>
          <w:lang w:val="en-US"/>
        </w:rPr>
        <w:t xml:space="preserve"> is backed by</w:t>
      </w:r>
      <w:r w:rsidRPr="00DC635B" w:rsidR="0020632A">
        <w:rPr>
          <w:rFonts w:ascii="Arial" w:hAnsi="Arial" w:cs="Arial"/>
          <w:color w:val="1F1F1F"/>
          <w:lang w:val="en-US"/>
        </w:rPr>
        <w:t xml:space="preserve"> the</w:t>
      </w:r>
      <w:r w:rsidR="0020632A">
        <w:rPr>
          <w:rFonts w:ascii="Arial" w:hAnsi="Arial" w:cs="Arial"/>
          <w:color w:val="1F1F1F"/>
          <w:lang w:val="en-US"/>
        </w:rPr>
        <w:t xml:space="preserve"> following collection of </w:t>
      </w:r>
      <w:r>
        <w:rPr>
          <w:rFonts w:ascii="Arial" w:hAnsi="Arial" w:cs="Arial"/>
          <w:color w:val="1F1F1F"/>
          <w:lang w:val="en-US"/>
        </w:rPr>
        <w:t>JSON files</w:t>
      </w:r>
      <w:r w:rsidR="0020632A">
        <w:rPr>
          <w:rFonts w:ascii="Arial" w:hAnsi="Arial" w:cs="Arial"/>
          <w:color w:val="1F1F1F"/>
          <w:lang w:val="en-US"/>
        </w:rPr>
        <w:t xml:space="preserve"> within Azure MongoDB:</w:t>
      </w:r>
      <w:commentRangeEnd w:id="725"/>
      <w:r w:rsidR="00295D76">
        <w:rPr>
          <w:rStyle w:val="CommentReference"/>
          <w:rFonts w:ascii="Arial" w:hAnsi="Arial" w:cs="Arial"/>
          <w:color w:val="1F1F1F"/>
          <w:sz w:val="24"/>
          <w:szCs w:val="24"/>
          <w:lang w:val="en-US"/>
        </w:rPr>
        <w:commentReference w:id="725"/>
      </w:r>
    </w:p>
    <w:p w:rsidRPr="00DC635B" w:rsidR="0020632A" w:rsidP="0020632A" w:rsidRDefault="70715810" w14:paraId="1BBCF7D9" w14:textId="55BDC429">
      <w:pPr>
        <w:pStyle w:val="ListParagraph"/>
        <w:numPr>
          <w:ilvl w:val="0"/>
          <w:numId w:val="12"/>
        </w:numPr>
        <w:spacing w:line="276" w:lineRule="auto"/>
        <w:ind w:left="1560"/>
        <w:jc w:val="both"/>
        <w:rPr>
          <w:rFonts w:ascii="Arial" w:hAnsi="Arial" w:eastAsia="Times New Roman" w:cs="Arial"/>
          <w:lang w:val="en-US" w:eastAsia="ru-RU"/>
        </w:rPr>
      </w:pPr>
      <w:commentRangeStart w:id="727"/>
      <w:commentRangeStart w:id="728"/>
      <w:commentRangeStart w:id="729"/>
      <w:r w:rsidRPr="2ED754BB">
        <w:rPr>
          <w:rFonts w:ascii="Arial" w:hAnsi="Arial" w:eastAsia="Times New Roman" w:cs="Arial"/>
          <w:lang w:val="en-US" w:eastAsia="ru-RU"/>
        </w:rPr>
        <w:t>templates</w:t>
      </w:r>
      <w:r w:rsidRPr="2ED754BB" w:rsidR="3438FDB1">
        <w:rPr>
          <w:rFonts w:ascii="Arial" w:hAnsi="Arial" w:eastAsia="Times New Roman" w:cs="Arial"/>
          <w:lang w:val="en-US" w:eastAsia="ru-RU"/>
        </w:rPr>
        <w:t xml:space="preserve"> collection</w:t>
      </w:r>
      <w:commentRangeEnd w:id="727"/>
      <w:r w:rsidRPr="00DC635B" w:rsidR="004F1389">
        <w:rPr>
          <w:rStyle w:val="CommentReference"/>
          <w:rFonts w:ascii="Arial" w:hAnsi="Arial" w:eastAsia="Times New Roman" w:cs="Arial"/>
          <w:sz w:val="24"/>
          <w:szCs w:val="21"/>
          <w:lang w:val="en-US" w:eastAsia="ru-RU"/>
        </w:rPr>
        <w:commentReference w:id="727"/>
      </w:r>
      <w:commentRangeEnd w:id="728"/>
      <w:r w:rsidRPr="00DC635B" w:rsidR="004F1389">
        <w:rPr>
          <w:rStyle w:val="CommentReference"/>
          <w:rFonts w:ascii="Arial" w:hAnsi="Arial" w:eastAsia="Times New Roman" w:cs="Arial"/>
          <w:sz w:val="24"/>
          <w:szCs w:val="21"/>
          <w:lang w:val="en-US" w:eastAsia="ru-RU"/>
        </w:rPr>
        <w:commentReference w:id="728"/>
      </w:r>
      <w:commentRangeEnd w:id="729"/>
      <w:r w:rsidRPr="00DC635B" w:rsidR="006A0EBF">
        <w:rPr>
          <w:rStyle w:val="CommentReference"/>
          <w:rFonts w:ascii="Arial" w:hAnsi="Arial" w:eastAsia="Times New Roman" w:cs="Arial"/>
          <w:sz w:val="24"/>
          <w:szCs w:val="21"/>
          <w:lang w:val="en-US" w:eastAsia="ru-RU"/>
        </w:rPr>
        <w:commentReference w:id="729"/>
      </w:r>
    </w:p>
    <w:p w:rsidRPr="00DE235F" w:rsidR="06739E9B" w:rsidP="00DE235F" w:rsidRDefault="34957AE1" w14:paraId="67ABB7CC" w14:textId="49A15B58">
      <w:pPr>
        <w:spacing w:line="276" w:lineRule="auto"/>
        <w:ind w:firstLine="709"/>
        <w:jc w:val="both"/>
        <w:rPr>
          <w:rStyle w:val="Hyperlink"/>
          <w:lang w:val="en-US"/>
        </w:rPr>
      </w:pPr>
      <w:r w:rsidRPr="29E07CA3">
        <w:rPr>
          <w:rFonts w:ascii="Arial" w:hAnsi="Arial" w:eastAsia="Times New Roman" w:cs="Arial"/>
          <w:lang w:val="en-US" w:eastAsia="ru-RU"/>
        </w:rPr>
        <w:t xml:space="preserve">JSON templates used within the mentioned MongoDB collection are the </w:t>
      </w:r>
      <w:r w:rsidRPr="29E07CA3" w:rsidR="40AC8191">
        <w:rPr>
          <w:rFonts w:ascii="Arial" w:hAnsi="Arial" w:eastAsia="Times New Roman" w:cs="Arial"/>
          <w:lang w:val="en-US" w:eastAsia="ru-RU"/>
        </w:rPr>
        <w:t>following</w:t>
      </w:r>
      <w:r w:rsidRPr="29E07CA3" w:rsidR="7144E3FE">
        <w:rPr>
          <w:rFonts w:ascii="Arial" w:hAnsi="Arial" w:eastAsia="Times New Roman" w:cs="Arial"/>
          <w:lang w:val="en-US" w:eastAsia="ru-RU"/>
        </w:rPr>
        <w:t xml:space="preserve"> (</w:t>
      </w:r>
      <w:r w:rsidRPr="29E07CA3" w:rsidR="4C7B9181">
        <w:rPr>
          <w:rFonts w:ascii="Arial" w:hAnsi="Arial" w:eastAsia="Times New Roman" w:cs="Arial"/>
          <w:lang w:val="en-US" w:eastAsia="ru-RU"/>
        </w:rPr>
        <w:t xml:space="preserve">Picture 2.17 - </w:t>
      </w:r>
      <w:hyperlink r:id="rId36">
        <w:r w:rsidRPr="29E07CA3" w:rsidR="5D673D2D">
          <w:rPr>
            <w:rStyle w:val="Hyperlink"/>
            <w:rFonts w:ascii="Arial" w:hAnsi="Arial" w:eastAsia="Arial" w:cs="Arial"/>
            <w:lang w:val="en-US"/>
          </w:rPr>
          <w:t>ERDs.zip)</w:t>
        </w:r>
      </w:hyperlink>
      <w:r w:rsidRPr="29E07CA3" w:rsidR="7144E3FE">
        <w:rPr>
          <w:rStyle w:val="Hyperlink"/>
          <w:lang w:val="en-US"/>
        </w:rPr>
        <w:t xml:space="preserve"> :</w:t>
      </w:r>
    </w:p>
    <w:p w:rsidR="00DE235F" w:rsidP="00DE235F" w:rsidRDefault="00DE235F" w14:paraId="08C46AC7" w14:textId="77777777">
      <w:pPr>
        <w:spacing w:line="276" w:lineRule="auto"/>
        <w:ind w:firstLine="709"/>
        <w:jc w:val="both"/>
        <w:rPr>
          <w:rFonts w:ascii="Arial" w:hAnsi="Arial" w:eastAsia="Times New Roman" w:cs="Arial"/>
          <w:lang w:val="en-US" w:eastAsia="ru-RU"/>
        </w:rPr>
      </w:pPr>
    </w:p>
    <w:p w:rsidR="00BF3DB2" w:rsidP="000B1CF7" w:rsidRDefault="00CE42E2" w14:paraId="783D782F" w14:textId="48A95CA9">
      <w:pPr>
        <w:spacing w:line="276" w:lineRule="auto"/>
        <w:ind w:firstLine="2977"/>
        <w:rPr>
          <w:rFonts w:ascii="Arial" w:hAnsi="Arial" w:eastAsia="Times New Roman" w:cs="Arial"/>
          <w:lang w:val="en-US" w:eastAsia="ru-RU"/>
        </w:rPr>
      </w:pPr>
      <w:r>
        <w:rPr>
          <w:noProof/>
        </w:rPr>
        <w:drawing>
          <wp:inline distT="0" distB="0" distL="0" distR="0" wp14:anchorId="2AF46328" wp14:editId="1B604F4A">
            <wp:extent cx="1394460" cy="2347816"/>
            <wp:effectExtent l="0" t="0" r="0" b="0"/>
            <wp:docPr id="1778329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02468" cy="2361299"/>
                    </a:xfrm>
                    <a:prstGeom prst="rect">
                      <a:avLst/>
                    </a:prstGeom>
                    <a:noFill/>
                    <a:ln>
                      <a:noFill/>
                    </a:ln>
                  </pic:spPr>
                </pic:pic>
              </a:graphicData>
            </a:graphic>
          </wp:inline>
        </w:drawing>
      </w:r>
    </w:p>
    <w:p w:rsidR="000B1CF7" w:rsidP="00CE42E2" w:rsidRDefault="000B1CF7" w14:paraId="36E9453B" w14:textId="77777777">
      <w:pPr>
        <w:spacing w:line="276" w:lineRule="auto"/>
        <w:ind w:firstLine="2977"/>
        <w:jc w:val="both"/>
        <w:rPr>
          <w:rFonts w:ascii="Arial" w:hAnsi="Arial" w:eastAsia="Times New Roman" w:cs="Arial"/>
          <w:lang w:val="en-US" w:eastAsia="ru-RU"/>
        </w:rPr>
      </w:pPr>
    </w:p>
    <w:p w:rsidRPr="000B1CF7" w:rsidR="000B1CF7" w:rsidP="00976821" w:rsidRDefault="000B1CF7" w14:paraId="78DB5A2B" w14:textId="15E31138">
      <w:pPr>
        <w:spacing w:line="276" w:lineRule="auto"/>
        <w:ind w:firstLine="2977"/>
        <w:jc w:val="both"/>
        <w:rPr>
          <w:rFonts w:ascii="Arial" w:hAnsi="Arial" w:eastAsia="Times New Roman" w:cs="Arial"/>
          <w:sz w:val="22"/>
          <w:szCs w:val="22"/>
          <w:lang w:val="en-US" w:eastAsia="ru-RU"/>
        </w:rPr>
      </w:pPr>
      <w:r w:rsidRPr="000B1CF7">
        <w:rPr>
          <w:rFonts w:ascii="Arial" w:hAnsi="Arial" w:eastAsia="Times New Roman" w:cs="Arial"/>
          <w:sz w:val="22"/>
          <w:szCs w:val="22"/>
          <w:lang w:val="en-US" w:eastAsia="ru-RU"/>
        </w:rPr>
        <w:t>Picture 2.17</w:t>
      </w:r>
    </w:p>
    <w:p w:rsidRPr="00A77AAB" w:rsidR="00A70D13" w:rsidP="00A16447" w:rsidRDefault="00A70D13" w14:paraId="1B2BE8DA" w14:textId="77777777">
      <w:pPr>
        <w:pStyle w:val="NormalWeb"/>
        <w:numPr>
          <w:ilvl w:val="3"/>
          <w:numId w:val="7"/>
        </w:numPr>
        <w:shd w:val="clear" w:color="auto" w:fill="FFFFFF"/>
        <w:spacing w:before="0" w:beforeAutospacing="0" w:after="0" w:afterAutospacing="0"/>
        <w:ind w:left="709" w:hanging="851"/>
        <w:rPr>
          <w:rFonts w:ascii="Arial" w:hAnsi="Arial" w:cs="Arial"/>
          <w:color w:val="1F1F1F"/>
        </w:rPr>
      </w:pPr>
      <w:r>
        <w:rPr>
          <w:rFonts w:ascii="Arial" w:hAnsi="Arial" w:cs="Arial"/>
          <w:color w:val="1F1F1F"/>
          <w:lang w:val="en-US"/>
        </w:rPr>
        <w:t>Application Component Diagram</w:t>
      </w:r>
    </w:p>
    <w:p w:rsidR="004F1389" w:rsidP="004F1389" w:rsidRDefault="004F1389" w14:paraId="6B509E23" w14:textId="77777777">
      <w:pPr>
        <w:pStyle w:val="NormalWeb"/>
        <w:shd w:val="clear" w:color="auto" w:fill="FFFFFF"/>
        <w:spacing w:before="0" w:beforeAutospacing="0" w:after="0" w:afterAutospacing="0"/>
        <w:ind w:left="709"/>
        <w:rPr>
          <w:rFonts w:ascii="Arial" w:hAnsi="Arial" w:cs="Arial"/>
          <w:color w:val="1F1F1F"/>
        </w:rPr>
      </w:pPr>
    </w:p>
    <w:p w:rsidR="004F1389" w:rsidP="006E51E7" w:rsidRDefault="00E65BC3" w14:paraId="08EB4B09" w14:textId="37606EC1">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lang w:val="en-US"/>
        </w:rPr>
        <w:t>The Notification</w:t>
      </w:r>
      <w:r w:rsidRPr="00DC635B" w:rsidR="004F1389">
        <w:rPr>
          <w:rFonts w:ascii="Arial" w:hAnsi="Arial" w:cs="Arial"/>
          <w:lang w:val="en-US"/>
        </w:rPr>
        <w:t xml:space="preserve"> Service Module</w:t>
      </w:r>
      <w:r w:rsidR="004F1389">
        <w:rPr>
          <w:rFonts w:ascii="Arial" w:hAnsi="Arial" w:cs="Arial"/>
          <w:color w:val="1F1F1F"/>
          <w:lang w:val="en-US"/>
        </w:rPr>
        <w:t xml:space="preserve"> depends </w:t>
      </w:r>
      <w:r>
        <w:rPr>
          <w:rFonts w:ascii="Arial" w:hAnsi="Arial" w:cs="Arial"/>
          <w:color w:val="1F1F1F"/>
          <w:lang w:val="en-US"/>
        </w:rPr>
        <w:t xml:space="preserve">on </w:t>
      </w:r>
      <w:r w:rsidR="004F1389">
        <w:rPr>
          <w:rFonts w:ascii="Arial" w:hAnsi="Arial" w:cs="Arial"/>
          <w:color w:val="1F1F1F"/>
          <w:lang w:val="en-US"/>
        </w:rPr>
        <w:t xml:space="preserve">and </w:t>
      </w:r>
      <w:r w:rsidRPr="00DC635B" w:rsidR="004F1389">
        <w:rPr>
          <w:rFonts w:ascii="Arial" w:hAnsi="Arial" w:cs="Arial"/>
          <w:color w:val="1F1F1F"/>
          <w:lang w:val="en-US"/>
        </w:rPr>
        <w:t>interconnect</w:t>
      </w:r>
      <w:r w:rsidR="004F1389">
        <w:rPr>
          <w:rFonts w:ascii="Arial" w:hAnsi="Arial" w:cs="Arial"/>
          <w:color w:val="1F1F1F"/>
          <w:lang w:val="en-US"/>
        </w:rPr>
        <w:t>s</w:t>
      </w:r>
      <w:r w:rsidRPr="00DC635B" w:rsidR="004F1389">
        <w:rPr>
          <w:rFonts w:ascii="Arial" w:hAnsi="Arial" w:cs="Arial"/>
          <w:color w:val="1F1F1F"/>
          <w:lang w:val="en-US"/>
        </w:rPr>
        <w:t xml:space="preserve"> with</w:t>
      </w:r>
      <w:r w:rsidR="004F1389">
        <w:rPr>
          <w:rFonts w:ascii="Arial" w:hAnsi="Arial" w:cs="Arial"/>
          <w:color w:val="1F1F1F"/>
          <w:lang w:val="en-US"/>
        </w:rPr>
        <w:t xml:space="preserve"> the following programmatical components:</w:t>
      </w:r>
    </w:p>
    <w:p w:rsidRPr="00850747" w:rsidR="004F1389" w:rsidP="00784A06" w:rsidRDefault="004F1389" w14:paraId="45AA4BD2" w14:textId="77777777">
      <w:pPr>
        <w:pStyle w:val="NormalWeb"/>
        <w:shd w:val="clear" w:color="auto" w:fill="FFFFFF" w:themeFill="background1"/>
        <w:spacing w:before="0" w:beforeAutospacing="0" w:after="0" w:afterAutospacing="0"/>
        <w:ind w:left="142" w:firstLine="426"/>
        <w:jc w:val="both"/>
        <w:rPr>
          <w:rFonts w:ascii="Arial" w:hAnsi="Arial" w:cs="Arial"/>
          <w:color w:val="1F1F1F"/>
          <w:lang w:val="en-US"/>
        </w:rPr>
      </w:pPr>
      <w:r>
        <w:rPr>
          <w:rFonts w:ascii="Arial" w:hAnsi="Arial" w:cs="Arial"/>
          <w:color w:val="1F1F1F"/>
          <w:lang w:val="en-US"/>
        </w:rPr>
        <w:t xml:space="preserve">   </w:t>
      </w:r>
    </w:p>
    <w:tbl>
      <w:tblPr>
        <w:tblStyle w:val="TableGrid"/>
        <w:tblW w:w="9010" w:type="dxa"/>
        <w:tblInd w:w="279" w:type="dxa"/>
        <w:tblLook w:val="04A0" w:firstRow="1" w:lastRow="0" w:firstColumn="1" w:lastColumn="0" w:noHBand="0" w:noVBand="1"/>
      </w:tblPr>
      <w:tblGrid>
        <w:gridCol w:w="4505"/>
        <w:gridCol w:w="4505"/>
      </w:tblGrid>
      <w:tr w:rsidR="004F1389" w:rsidTr="00784A06" w14:paraId="23673E89" w14:textId="77777777">
        <w:tc>
          <w:tcPr>
            <w:tcW w:w="4505" w:type="dxa"/>
            <w:shd w:val="clear" w:color="auto" w:fill="D9D9D9" w:themeFill="background1" w:themeFillShade="D9"/>
          </w:tcPr>
          <w:p w:rsidRPr="00DC635B" w:rsidR="004F1389" w:rsidP="00D87A0E" w:rsidRDefault="004F1389" w14:paraId="312B8FEE"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4F1389" w:rsidP="00D87A0E" w:rsidRDefault="004F1389" w14:paraId="6F3D72BA"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4F1389" w:rsidTr="00784A06" w14:paraId="63245233" w14:textId="77777777">
        <w:tc>
          <w:tcPr>
            <w:tcW w:w="4505" w:type="dxa"/>
          </w:tcPr>
          <w:p w:rsidR="004F1389" w:rsidP="00D87A0E" w:rsidRDefault="004F1389" w14:paraId="4AD6D613"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External Component</w:t>
            </w:r>
          </w:p>
        </w:tc>
        <w:tc>
          <w:tcPr>
            <w:tcW w:w="4505" w:type="dxa"/>
          </w:tcPr>
          <w:p w:rsidR="004F1389" w:rsidP="00D87A0E" w:rsidRDefault="004F1389" w14:paraId="2EDF7B9B"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Mobile App (iOS, Android)</w:t>
            </w:r>
          </w:p>
          <w:p w:rsidR="005A3D2F" w:rsidP="00D87A0E" w:rsidRDefault="005A3D2F" w14:paraId="6D8AD888" w14:textId="0B31C249">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Provider Portal (Web Application)</w:t>
            </w:r>
          </w:p>
          <w:p w:rsidR="005636AA" w:rsidP="005636AA" w:rsidRDefault="005636AA" w14:paraId="13DCA226"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FireBase (for PUSH notification)</w:t>
            </w:r>
          </w:p>
          <w:p w:rsidR="005636AA" w:rsidP="005636AA" w:rsidRDefault="005636AA" w14:paraId="12454E45"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Relay SMTP (for e-mail notification)</w:t>
            </w:r>
          </w:p>
          <w:p w:rsidR="004F1389" w:rsidP="00D87A0E" w:rsidRDefault="005636AA" w14:paraId="4E95C7F1" w14:textId="6324BECC">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Global SMS (for SMS-notification)</w:t>
            </w:r>
          </w:p>
        </w:tc>
      </w:tr>
      <w:tr w:rsidR="004F1389" w:rsidTr="00784A06" w14:paraId="7CB64131" w14:textId="77777777">
        <w:tc>
          <w:tcPr>
            <w:tcW w:w="4505" w:type="dxa"/>
          </w:tcPr>
          <w:p w:rsidR="004F1389" w:rsidP="00D87A0E" w:rsidRDefault="004F1389" w14:paraId="03724CB7"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Network Components</w:t>
            </w:r>
          </w:p>
        </w:tc>
        <w:tc>
          <w:tcPr>
            <w:tcW w:w="4505" w:type="dxa"/>
          </w:tcPr>
          <w:p w:rsidR="004F1389" w:rsidP="00D87A0E" w:rsidRDefault="004F1389" w14:paraId="52F5C852"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API Gateway</w:t>
            </w:r>
          </w:p>
          <w:p w:rsidR="004F1389" w:rsidP="00D87A0E" w:rsidRDefault="004F1389" w14:paraId="3A12C256"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NAT Gateway</w:t>
            </w:r>
          </w:p>
        </w:tc>
      </w:tr>
      <w:tr w:rsidR="004F1389" w:rsidTr="00784A06" w14:paraId="4054E254" w14:textId="77777777">
        <w:tc>
          <w:tcPr>
            <w:tcW w:w="4505" w:type="dxa"/>
          </w:tcPr>
          <w:p w:rsidR="004F1389" w:rsidP="00D87A0E" w:rsidRDefault="004F1389" w14:paraId="76F000D7"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Database Components</w:t>
            </w:r>
          </w:p>
        </w:tc>
        <w:tc>
          <w:tcPr>
            <w:tcW w:w="4505" w:type="dxa"/>
          </w:tcPr>
          <w:p w:rsidR="005A3D2F" w:rsidP="00D87A0E" w:rsidRDefault="000E20BA" w14:paraId="1E52DDD3" w14:textId="1F767436">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Azure </w:t>
            </w:r>
            <w:r w:rsidR="00E65BC3">
              <w:rPr>
                <w:rFonts w:ascii="Arial" w:hAnsi="Arial" w:cs="Arial"/>
                <w:color w:val="1F1F1F"/>
                <w:lang w:val="en-US"/>
              </w:rPr>
              <w:t>MongoDB</w:t>
            </w:r>
            <w:r w:rsidR="006A6040">
              <w:rPr>
                <w:rFonts w:ascii="Arial" w:hAnsi="Arial" w:cs="Arial"/>
                <w:color w:val="1F1F1F"/>
                <w:lang w:val="en-US"/>
              </w:rPr>
              <w:t xml:space="preserve"> (Cosmos DB)</w:t>
            </w:r>
          </w:p>
          <w:p w:rsidR="004F1389" w:rsidP="00D87A0E" w:rsidRDefault="004F1389" w14:paraId="705D24AD" w14:textId="4B11C12B">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Redis (</w:t>
            </w:r>
            <w:r w:rsidR="000E20BA">
              <w:rPr>
                <w:rFonts w:ascii="Arial" w:hAnsi="Arial" w:cs="Arial"/>
                <w:color w:val="1F1F1F"/>
                <w:lang w:val="en-US"/>
              </w:rPr>
              <w:t>Pub/Sub</w:t>
            </w:r>
            <w:r>
              <w:rPr>
                <w:rFonts w:ascii="Arial" w:hAnsi="Arial" w:cs="Arial"/>
                <w:color w:val="1F1F1F"/>
                <w:lang w:val="en-US"/>
              </w:rPr>
              <w:t xml:space="preserve"> Instance) </w:t>
            </w:r>
          </w:p>
        </w:tc>
      </w:tr>
      <w:tr w:rsidR="004F1389" w:rsidTr="00784A06" w14:paraId="206D5F9D" w14:textId="77777777">
        <w:tc>
          <w:tcPr>
            <w:tcW w:w="4505" w:type="dxa"/>
          </w:tcPr>
          <w:p w:rsidR="004F1389" w:rsidP="00D87A0E" w:rsidRDefault="004F1389" w14:paraId="137B967F"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 backend services</w:t>
            </w:r>
          </w:p>
        </w:tc>
        <w:tc>
          <w:tcPr>
            <w:tcW w:w="4505" w:type="dxa"/>
          </w:tcPr>
          <w:p w:rsidR="004F1389" w:rsidP="00D87A0E" w:rsidRDefault="000F1FD8" w14:paraId="074941C9" w14:textId="189B3564">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w:t>
            </w:r>
            <w:r w:rsidR="004F1389">
              <w:rPr>
                <w:rFonts w:ascii="Arial" w:hAnsi="Arial" w:cs="Arial"/>
                <w:color w:val="1F1F1F"/>
                <w:lang w:val="en-US"/>
              </w:rPr>
              <w:t xml:space="preserve"> Service Module</w:t>
            </w:r>
            <w:r>
              <w:rPr>
                <w:rFonts w:ascii="Arial" w:hAnsi="Arial" w:cs="Arial"/>
                <w:color w:val="1F1F1F"/>
                <w:lang w:val="en-US"/>
              </w:rPr>
              <w:t>s</w:t>
            </w:r>
          </w:p>
        </w:tc>
      </w:tr>
    </w:tbl>
    <w:p w:rsidRPr="004E1225" w:rsidR="004F1389" w:rsidP="00B21012" w:rsidRDefault="004F1389" w14:paraId="262EF85D" w14:textId="77777777">
      <w:pPr>
        <w:pStyle w:val="NormalWeb"/>
        <w:shd w:val="clear" w:color="auto" w:fill="FFFFFF"/>
        <w:spacing w:before="0" w:beforeAutospacing="0" w:after="0" w:afterAutospacing="0"/>
        <w:ind w:left="709"/>
        <w:rPr>
          <w:rFonts w:ascii="Arial" w:hAnsi="Arial" w:cs="Arial"/>
          <w:color w:val="1F1F1F"/>
        </w:rPr>
      </w:pPr>
    </w:p>
    <w:p w:rsidR="00A70D13" w:rsidP="00A70D13" w:rsidRDefault="00A70D13" w14:paraId="7E90C4A4" w14:textId="77777777">
      <w:pPr>
        <w:pStyle w:val="NormalWeb"/>
        <w:shd w:val="clear" w:color="auto" w:fill="FFFFFF"/>
        <w:spacing w:before="0" w:beforeAutospacing="0" w:after="0" w:afterAutospacing="0"/>
        <w:ind w:left="709"/>
        <w:rPr>
          <w:rFonts w:ascii="Arial" w:hAnsi="Arial" w:cs="Arial"/>
          <w:color w:val="1F1F1F"/>
          <w:lang w:val="en-US"/>
        </w:rPr>
      </w:pPr>
    </w:p>
    <w:p w:rsidRPr="00B21012" w:rsidR="005B2E89" w:rsidP="00784A06" w:rsidRDefault="005B2E89" w14:paraId="65137A67" w14:textId="29A3BCA4">
      <w:pPr>
        <w:pStyle w:val="NormalWeb"/>
        <w:shd w:val="clear" w:color="auto" w:fill="FFFFFF"/>
        <w:spacing w:before="0" w:beforeAutospacing="0" w:after="0" w:afterAutospacing="0"/>
        <w:ind w:left="142" w:firstLine="720"/>
        <w:jc w:val="both"/>
        <w:rPr>
          <w:rFonts w:ascii="Arial" w:hAnsi="Arial" w:cs="Arial"/>
          <w:color w:val="1F1F1F"/>
          <w:lang w:val="en-US"/>
        </w:rPr>
      </w:pPr>
      <w:r w:rsidRPr="00B21012">
        <w:rPr>
          <w:rFonts w:ascii="Arial" w:hAnsi="Arial" w:cs="Arial"/>
          <w:color w:val="1F1F1F"/>
          <w:lang w:val="en-US"/>
        </w:rPr>
        <w:t xml:space="preserve">UML Component Diagram for Notification Service </w:t>
      </w:r>
      <w:r w:rsidR="000F1FD8">
        <w:rPr>
          <w:rFonts w:ascii="Arial" w:hAnsi="Arial" w:cs="Arial"/>
          <w:color w:val="1F1F1F"/>
          <w:lang w:val="en-US"/>
        </w:rPr>
        <w:t xml:space="preserve">Module </w:t>
      </w:r>
      <w:r w:rsidRPr="00B21012">
        <w:rPr>
          <w:rFonts w:ascii="Arial" w:hAnsi="Arial" w:cs="Arial"/>
          <w:color w:val="1F1F1F"/>
          <w:lang w:val="en-US"/>
        </w:rPr>
        <w:t xml:space="preserve">is depicted on the Picture </w:t>
      </w:r>
      <w:r w:rsidR="000F1FD8">
        <w:rPr>
          <w:rFonts w:ascii="Arial" w:hAnsi="Arial" w:cs="Arial"/>
          <w:color w:val="1F1F1F"/>
          <w:lang w:val="en-US"/>
        </w:rPr>
        <w:t>2</w:t>
      </w:r>
      <w:r w:rsidRPr="00B21012">
        <w:rPr>
          <w:rFonts w:ascii="Arial" w:hAnsi="Arial" w:cs="Arial"/>
          <w:color w:val="1F1F1F"/>
          <w:lang w:val="en-US"/>
        </w:rPr>
        <w:t>.</w:t>
      </w:r>
      <w:r w:rsidR="00784A06">
        <w:rPr>
          <w:rFonts w:ascii="Arial" w:hAnsi="Arial" w:cs="Arial"/>
          <w:color w:val="1F1F1F"/>
          <w:lang w:val="en-US"/>
        </w:rPr>
        <w:t>18</w:t>
      </w:r>
      <w:r w:rsidRPr="00B21012">
        <w:rPr>
          <w:rFonts w:ascii="Arial" w:hAnsi="Arial" w:cs="Arial"/>
          <w:color w:val="1F1F1F"/>
          <w:lang w:val="en-US"/>
        </w:rPr>
        <w:t>.</w:t>
      </w:r>
    </w:p>
    <w:p w:rsidR="005B2E89" w:rsidP="00A70D13" w:rsidRDefault="005B2E89" w14:paraId="7D6A3552" w14:textId="77777777">
      <w:pPr>
        <w:pStyle w:val="NormalWeb"/>
        <w:shd w:val="clear" w:color="auto" w:fill="FFFFFF"/>
        <w:spacing w:before="0" w:beforeAutospacing="0" w:after="0" w:afterAutospacing="0"/>
        <w:ind w:left="709"/>
        <w:rPr>
          <w:rFonts w:ascii="Arial" w:hAnsi="Arial" w:cs="Arial"/>
          <w:color w:val="1F1F1F"/>
          <w:sz w:val="22"/>
          <w:szCs w:val="22"/>
          <w:lang w:val="en-US"/>
        </w:rPr>
      </w:pPr>
    </w:p>
    <w:p w:rsidR="005B2E89" w:rsidP="00364639" w:rsidRDefault="00FD16BE" w14:paraId="20330A3B" w14:textId="3E65DD79">
      <w:pPr>
        <w:pStyle w:val="NormalWeb"/>
        <w:shd w:val="clear" w:color="auto" w:fill="FFFFFF"/>
        <w:spacing w:before="0" w:beforeAutospacing="0" w:after="0" w:afterAutospacing="0"/>
        <w:ind w:left="142"/>
        <w:jc w:val="center"/>
        <w:rPr>
          <w:rFonts w:ascii="Arial" w:hAnsi="Arial" w:cs="Arial"/>
          <w:color w:val="1F1F1F"/>
          <w:sz w:val="22"/>
          <w:szCs w:val="22"/>
          <w:lang w:val="en-US"/>
        </w:rPr>
      </w:pPr>
      <w:r w:rsidRPr="00B21012">
        <w:rPr>
          <w:lang w:val="en-US"/>
        </w:rPr>
        <w:t xml:space="preserve"> </w:t>
      </w:r>
      <w:r>
        <w:rPr>
          <w:noProof/>
        </w:rPr>
        <w:drawing>
          <wp:inline distT="0" distB="0" distL="0" distR="0" wp14:anchorId="1A2CB126" wp14:editId="1CA9A3F2">
            <wp:extent cx="5727700" cy="4065270"/>
            <wp:effectExtent l="0" t="0" r="6350" b="0"/>
            <wp:docPr id="1354192385" name="Picture 135419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7700" cy="4065270"/>
                    </a:xfrm>
                    <a:prstGeom prst="rect">
                      <a:avLst/>
                    </a:prstGeom>
                    <a:solidFill>
                      <a:schemeClr val="bg1">
                        <a:lumMod val="85000"/>
                      </a:schemeClr>
                    </a:solidFill>
                    <a:ln>
                      <a:noFill/>
                    </a:ln>
                  </pic:spPr>
                </pic:pic>
              </a:graphicData>
            </a:graphic>
          </wp:inline>
        </w:drawing>
      </w:r>
    </w:p>
    <w:p w:rsidR="00B855D5" w:rsidP="00A70D13" w:rsidRDefault="00A70D13" w14:paraId="079A7202" w14:textId="77777777">
      <w:pPr>
        <w:pStyle w:val="NormalWeb"/>
        <w:shd w:val="clear" w:color="auto" w:fill="FFFFFF"/>
        <w:spacing w:before="0" w:beforeAutospacing="0" w:after="0" w:afterAutospacing="0"/>
        <w:rPr>
          <w:rFonts w:ascii="Arial" w:hAnsi="Arial" w:cs="Arial"/>
          <w:color w:val="1F1F1F"/>
          <w:sz w:val="22"/>
          <w:szCs w:val="22"/>
          <w:lang w:val="en-US"/>
        </w:rPr>
      </w:pPr>
      <w:r w:rsidRPr="00DD2851">
        <w:rPr>
          <w:rFonts w:ascii="Arial" w:hAnsi="Arial" w:cs="Arial"/>
          <w:color w:val="1F1F1F"/>
          <w:sz w:val="22"/>
          <w:szCs w:val="22"/>
          <w:lang w:val="en-US"/>
        </w:rPr>
        <w:t xml:space="preserve">           </w:t>
      </w:r>
      <w:r w:rsidR="00DD2851">
        <w:rPr>
          <w:rFonts w:ascii="Arial" w:hAnsi="Arial" w:cs="Arial"/>
          <w:color w:val="1F1F1F"/>
          <w:sz w:val="22"/>
          <w:szCs w:val="22"/>
          <w:lang w:val="en-US"/>
        </w:rPr>
        <w:t xml:space="preserve"> </w:t>
      </w:r>
    </w:p>
    <w:p w:rsidRPr="00B21012" w:rsidR="002676EC" w:rsidP="002676EC" w:rsidRDefault="002676EC" w14:paraId="0C2DD570" w14:textId="16BF6CC5">
      <w:pPr>
        <w:pStyle w:val="NormalWeb"/>
        <w:shd w:val="clear" w:color="auto" w:fill="FFFFFF"/>
        <w:spacing w:before="0" w:beforeAutospacing="0" w:after="240" w:afterAutospacing="0"/>
        <w:ind w:left="-142"/>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000F1FD8">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784A06">
        <w:rPr>
          <w:rFonts w:ascii="Arial" w:hAnsi="Arial" w:cs="Arial"/>
          <w:color w:val="000000" w:themeColor="text1"/>
          <w:sz w:val="22"/>
          <w:szCs w:val="22"/>
          <w:lang w:val="en-US"/>
        </w:rPr>
        <w:t>18</w:t>
      </w:r>
      <w:r w:rsidRPr="00B21012">
        <w:rPr>
          <w:rFonts w:ascii="Arial" w:hAnsi="Arial" w:cs="Arial"/>
          <w:color w:val="000000" w:themeColor="text1"/>
          <w:sz w:val="22"/>
          <w:szCs w:val="22"/>
          <w:lang w:val="en-US"/>
        </w:rPr>
        <w:t>.</w:t>
      </w:r>
    </w:p>
    <w:p w:rsidR="00B855D5" w:rsidP="00A70D13" w:rsidRDefault="00B855D5" w14:paraId="675DF407" w14:textId="77777777">
      <w:pPr>
        <w:pStyle w:val="NormalWeb"/>
        <w:shd w:val="clear" w:color="auto" w:fill="FFFFFF"/>
        <w:spacing w:before="0" w:beforeAutospacing="0" w:after="0" w:afterAutospacing="0"/>
        <w:rPr>
          <w:rFonts w:ascii="Arial" w:hAnsi="Arial" w:cs="Arial"/>
          <w:color w:val="1F1F1F"/>
          <w:sz w:val="22"/>
          <w:szCs w:val="22"/>
          <w:lang w:val="en-US"/>
        </w:rPr>
      </w:pPr>
    </w:p>
    <w:p w:rsidR="00B855D5" w:rsidP="00A70D13" w:rsidRDefault="00B855D5" w14:paraId="15EBECF6" w14:textId="77777777">
      <w:pPr>
        <w:pStyle w:val="NormalWeb"/>
        <w:shd w:val="clear" w:color="auto" w:fill="FFFFFF"/>
        <w:spacing w:before="0" w:beforeAutospacing="0" w:after="0" w:afterAutospacing="0"/>
        <w:rPr>
          <w:rFonts w:ascii="Arial" w:hAnsi="Arial" w:cs="Arial"/>
          <w:color w:val="1F1F1F"/>
          <w:sz w:val="22"/>
          <w:szCs w:val="22"/>
          <w:lang w:val="en-US"/>
        </w:rPr>
      </w:pPr>
    </w:p>
    <w:p w:rsidRPr="005A1C8B" w:rsidR="009306CB" w:rsidP="009306CB" w:rsidRDefault="009306CB" w14:paraId="1E35CB9B" w14:textId="77777777">
      <w:pPr>
        <w:pStyle w:val="NormalWeb"/>
        <w:shd w:val="clear" w:color="auto" w:fill="FFFFFF"/>
        <w:spacing w:before="0" w:beforeAutospacing="0" w:after="0" w:afterAutospacing="0"/>
        <w:jc w:val="center"/>
        <w:rPr>
          <w:rFonts w:ascii="Arial" w:hAnsi="Arial" w:cs="Arial"/>
          <w:color w:val="1F1F1F"/>
          <w:sz w:val="20"/>
          <w:szCs w:val="20"/>
          <w:lang w:val="en-US"/>
        </w:rPr>
      </w:pPr>
    </w:p>
    <w:p w:rsidRPr="00B21012" w:rsidR="00A70D13" w:rsidRDefault="4E65533C" w14:paraId="730F8CA9" w14:textId="40CCCD1D">
      <w:pPr>
        <w:pStyle w:val="Heading3"/>
        <w:pPrChange w:author="Mohmmad Modallal" w:date="2025-07-17T17:18:00Z" w16du:dateUtc="2025-07-17T13:18:00Z" w:id="730">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358296753" w:id="731"/>
      <w:bookmarkStart w:name="_Toc203649707" w:id="732"/>
      <w:commentRangeStart w:id="733"/>
      <w:commentRangeStart w:id="734"/>
      <w:commentRangeStart w:id="735"/>
      <w:r>
        <w:t>Integration</w:t>
      </w:r>
      <w:r w:rsidRPr="05CC7915" w:rsidR="047CB221">
        <w:rPr>
          <w:b w:val="0"/>
          <w:bCs w:val="0"/>
          <w:color w:val="000000" w:themeColor="text1"/>
        </w:rPr>
        <w:t xml:space="preserve"> </w:t>
      </w:r>
      <w:r w:rsidRPr="05CC7915">
        <w:rPr>
          <w:b w:val="0"/>
          <w:bCs w:val="0"/>
          <w:color w:val="000000" w:themeColor="text1"/>
        </w:rPr>
        <w:t xml:space="preserve">Service </w:t>
      </w:r>
      <w:r w:rsidRPr="05CC7915" w:rsidR="43B8ACF1">
        <w:rPr>
          <w:b w:val="0"/>
          <w:bCs w:val="0"/>
          <w:color w:val="000000" w:themeColor="text1"/>
        </w:rPr>
        <w:t xml:space="preserve">System </w:t>
      </w:r>
      <w:r w:rsidRPr="05CC7915">
        <w:rPr>
          <w:b w:val="0"/>
          <w:bCs w:val="0"/>
          <w:color w:val="000000" w:themeColor="text1"/>
        </w:rPr>
        <w:t>Architecture</w:t>
      </w:r>
      <w:bookmarkEnd w:id="731"/>
      <w:r w:rsidRPr="05CC7915">
        <w:rPr>
          <w:b w:val="0"/>
          <w:bCs w:val="0"/>
          <w:color w:val="000000" w:themeColor="text1"/>
        </w:rPr>
        <w:t xml:space="preserve"> </w:t>
      </w:r>
      <w:bookmarkEnd w:id="732"/>
      <w:commentRangeEnd w:id="733"/>
      <w:r w:rsidRPr="00B21012" w:rsidR="436C58EE">
        <w:rPr>
          <w:rStyle w:val="CommentReference"/>
          <w:sz w:val="24"/>
          <w:szCs w:val="24"/>
        </w:rPr>
        <w:commentReference w:id="733"/>
      </w:r>
      <w:commentRangeEnd w:id="734"/>
      <w:r w:rsidRPr="00B21012" w:rsidR="436C58EE">
        <w:rPr>
          <w:rStyle w:val="CommentReference"/>
          <w:sz w:val="24"/>
          <w:szCs w:val="24"/>
        </w:rPr>
        <w:commentReference w:id="734"/>
      </w:r>
      <w:commentRangeEnd w:id="735"/>
      <w:r w:rsidRPr="00B21012" w:rsidR="436C58EE">
        <w:rPr>
          <w:rStyle w:val="CommentReference"/>
          <w:sz w:val="24"/>
          <w:szCs w:val="24"/>
        </w:rPr>
        <w:commentReference w:id="735"/>
      </w:r>
    </w:p>
    <w:p w:rsidRPr="005A1C8B" w:rsidR="00A70D13" w:rsidP="00BE6064" w:rsidRDefault="00A70D13" w14:paraId="369424BC" w14:textId="17BB6DEA">
      <w:pPr>
        <w:rPr>
          <w:rFonts w:ascii="Arial" w:hAnsi="Arial" w:cs="Arial"/>
          <w:lang w:val="en-US"/>
        </w:rPr>
      </w:pPr>
    </w:p>
    <w:p w:rsidR="00CD1A58" w:rsidP="2ED754BB" w:rsidRDefault="3A856979" w14:paraId="55000EAD" w14:textId="4AE79EF3">
      <w:pPr>
        <w:spacing w:line="276" w:lineRule="auto"/>
        <w:ind w:firstLine="709"/>
        <w:jc w:val="both"/>
        <w:rPr>
          <w:rFonts w:ascii="Arial" w:hAnsi="Arial" w:eastAsia="Times New Roman" w:cs="Arial"/>
          <w:lang w:eastAsia="ru-RU"/>
        </w:rPr>
      </w:pPr>
      <w:r w:rsidRPr="2ED754BB">
        <w:rPr>
          <w:rFonts w:ascii="Arial" w:hAnsi="Arial" w:eastAsia="Times New Roman" w:cs="Arial"/>
          <w:lang w:val="en-US" w:eastAsia="ru-RU"/>
        </w:rPr>
        <w:t xml:space="preserve">Components of Integration Service Module are applications component of the Sahatna Super App solution which is developed by Java and deployed in the docker container format within Kubernetes cluster. </w:t>
      </w:r>
    </w:p>
    <w:p w:rsidR="00CD1A58" w:rsidP="00784A06" w:rsidRDefault="2E876BF6" w14:paraId="2ECE7371" w14:textId="25811E83">
      <w:pPr>
        <w:spacing w:line="276" w:lineRule="auto"/>
        <w:ind w:firstLine="709"/>
        <w:jc w:val="both"/>
        <w:rPr>
          <w:rFonts w:ascii="Arial" w:hAnsi="Arial" w:eastAsia="Times New Roman" w:cs="Arial"/>
          <w:lang w:val="en-US" w:eastAsia="ru-RU"/>
        </w:rPr>
      </w:pPr>
      <w:r w:rsidRPr="2ED754BB">
        <w:rPr>
          <w:rFonts w:ascii="Arial" w:hAnsi="Arial" w:eastAsia="Times New Roman" w:cs="Arial"/>
          <w:lang w:eastAsia="ru-RU"/>
        </w:rPr>
        <w:t xml:space="preserve">Description of the Integration Service </w:t>
      </w:r>
      <w:r w:rsidRPr="2ED754BB" w:rsidR="708F7584">
        <w:rPr>
          <w:rFonts w:ascii="Arial" w:hAnsi="Arial" w:eastAsia="Times New Roman" w:cs="Arial"/>
          <w:lang w:eastAsia="ru-RU"/>
        </w:rPr>
        <w:t>System Architecture encompasses two tightly coupled modules</w:t>
      </w:r>
      <w:r w:rsidRPr="2ED754BB" w:rsidR="708F7584">
        <w:rPr>
          <w:rFonts w:ascii="Arial" w:hAnsi="Arial" w:eastAsia="Times New Roman" w:cs="Arial"/>
          <w:lang w:val="en-US" w:eastAsia="ru-RU"/>
        </w:rPr>
        <w:t xml:space="preserve">: </w:t>
      </w:r>
    </w:p>
    <w:p w:rsidRPr="00B21012" w:rsidR="00CD1A58" w:rsidP="2ED754BB" w:rsidRDefault="708F7584" w14:paraId="62E526C6" w14:textId="5EFA48D8">
      <w:pPr>
        <w:pStyle w:val="Heading4"/>
        <w:rPr>
          <w:rFonts w:eastAsia="Times New Roman"/>
          <w:b/>
          <w:bCs/>
          <w:lang w:val="en-US" w:eastAsia="ru-RU"/>
        </w:rPr>
      </w:pPr>
      <w:r w:rsidRPr="2ED754BB">
        <w:rPr>
          <w:lang w:val="en-US"/>
        </w:rPr>
        <w:t>Appointment Service Module</w:t>
      </w:r>
      <w:r w:rsidRPr="2ED754BB" w:rsidR="2E1F3507">
        <w:rPr>
          <w:lang w:val="en-US"/>
        </w:rPr>
        <w:t>:</w:t>
      </w:r>
    </w:p>
    <w:p w:rsidR="009851E8" w:rsidP="00784A06" w:rsidRDefault="009851E8" w14:paraId="4DDBDF3A" w14:textId="62112186">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 xml:space="preserve">The main features of the </w:t>
      </w:r>
      <w:r w:rsidR="00D060C3">
        <w:rPr>
          <w:rFonts w:ascii="Arial" w:hAnsi="Arial" w:eastAsia="Times New Roman" w:cs="Arial"/>
          <w:lang w:eastAsia="ru-RU"/>
        </w:rPr>
        <w:t xml:space="preserve">Appointment Service </w:t>
      </w:r>
      <w:r w:rsidRPr="009609F5">
        <w:rPr>
          <w:rFonts w:ascii="Arial" w:hAnsi="Arial" w:eastAsia="Times New Roman" w:cs="Arial"/>
          <w:lang w:eastAsia="ru-RU"/>
        </w:rPr>
        <w:t xml:space="preserve">Module </w:t>
      </w:r>
      <w:r>
        <w:rPr>
          <w:rFonts w:ascii="Arial" w:hAnsi="Arial" w:eastAsia="Times New Roman" w:cs="Arial"/>
          <w:lang w:eastAsia="ru-RU"/>
        </w:rPr>
        <w:t>are the followings</w:t>
      </w:r>
      <w:r>
        <w:rPr>
          <w:rFonts w:ascii="Arial" w:hAnsi="Arial" w:eastAsia="Times New Roman" w:cs="Arial"/>
          <w:lang w:val="en-US" w:eastAsia="ru-RU"/>
        </w:rPr>
        <w:t>:</w:t>
      </w:r>
    </w:p>
    <w:p w:rsidR="009851E8" w:rsidP="00784A06" w:rsidRDefault="6EABF56A" w14:paraId="79E3BF67" w14:textId="7AEFDE22">
      <w:pPr>
        <w:pStyle w:val="ListParagraph"/>
        <w:numPr>
          <w:ilvl w:val="0"/>
          <w:numId w:val="12"/>
        </w:numPr>
        <w:spacing w:line="276" w:lineRule="auto"/>
        <w:ind w:left="1560"/>
        <w:jc w:val="both"/>
        <w:rPr>
          <w:rFonts w:ascii="Arial" w:hAnsi="Arial" w:eastAsia="Times New Roman" w:cs="Arial"/>
          <w:lang w:val="en-US" w:eastAsia="ru-RU"/>
        </w:rPr>
      </w:pPr>
      <w:r w:rsidRPr="2ED754BB">
        <w:rPr>
          <w:rFonts w:ascii="Arial" w:hAnsi="Arial" w:eastAsia="Times New Roman" w:cs="Arial"/>
          <w:lang w:val="en-US" w:eastAsia="ru-RU"/>
        </w:rPr>
        <w:t xml:space="preserve">handling of a Patient Appointment lifecycle (create/update (rescheduling)/cancel (delete)) and synchronization with source of Appointment data (aggregator EHR/EMR DB or facilities EHR/EMR DB). </w:t>
      </w:r>
    </w:p>
    <w:p w:rsidR="49D21E73" w:rsidP="2ED754BB" w:rsidRDefault="49D21E73" w14:paraId="19A0225D" w14:textId="55511084">
      <w:pPr>
        <w:pStyle w:val="Heading4"/>
        <w:rPr>
          <w:rFonts w:eastAsia="Times New Roman"/>
          <w:b/>
          <w:bCs/>
          <w:lang w:val="en-US" w:eastAsia="ru-RU"/>
        </w:rPr>
      </w:pPr>
      <w:r w:rsidRPr="2ED754BB">
        <w:rPr>
          <w:lang w:val="en-US"/>
        </w:rPr>
        <w:t>Integration Service Module:</w:t>
      </w:r>
    </w:p>
    <w:p w:rsidR="00D060C3" w:rsidP="00784A06" w:rsidRDefault="00D060C3" w14:paraId="0B58EAB0" w14:textId="6B07CB22">
      <w:pPr>
        <w:spacing w:line="276" w:lineRule="auto"/>
        <w:ind w:firstLine="709"/>
        <w:jc w:val="both"/>
        <w:rPr>
          <w:rFonts w:ascii="Arial" w:hAnsi="Arial" w:eastAsia="Times New Roman" w:cs="Arial"/>
          <w:lang w:eastAsia="ru-RU"/>
        </w:rPr>
      </w:pPr>
      <w:r w:rsidRPr="00D060C3">
        <w:rPr>
          <w:rFonts w:ascii="Arial" w:hAnsi="Arial" w:eastAsia="Times New Roman" w:cs="Arial"/>
          <w:lang w:eastAsia="ru-RU"/>
        </w:rPr>
        <w:t xml:space="preserve">The main features of the </w:t>
      </w:r>
      <w:r w:rsidR="00B960CC">
        <w:rPr>
          <w:rFonts w:ascii="Arial" w:hAnsi="Arial" w:eastAsia="Times New Roman" w:cs="Arial"/>
          <w:lang w:eastAsia="ru-RU"/>
        </w:rPr>
        <w:t>Integration</w:t>
      </w:r>
      <w:r w:rsidRPr="00D060C3">
        <w:rPr>
          <w:rFonts w:ascii="Arial" w:hAnsi="Arial" w:eastAsia="Times New Roman" w:cs="Arial"/>
          <w:lang w:eastAsia="ru-RU"/>
        </w:rPr>
        <w:t xml:space="preserve"> Service Module are the followings</w:t>
      </w:r>
      <w:r w:rsidRPr="00B21012">
        <w:rPr>
          <w:rFonts w:ascii="Arial" w:hAnsi="Arial" w:eastAsia="Times New Roman" w:cs="Arial"/>
          <w:lang w:eastAsia="ru-RU"/>
        </w:rPr>
        <w:t>:</w:t>
      </w:r>
    </w:p>
    <w:p w:rsidRPr="005A1F41" w:rsidR="00931366" w:rsidP="00784A06" w:rsidRDefault="00931366" w14:paraId="35121FE4" w14:textId="77777777">
      <w:pPr>
        <w:pStyle w:val="ListParagraph"/>
        <w:numPr>
          <w:ilvl w:val="0"/>
          <w:numId w:val="12"/>
        </w:numPr>
        <w:spacing w:line="276" w:lineRule="auto"/>
        <w:ind w:left="1560"/>
        <w:jc w:val="both"/>
        <w:rPr>
          <w:rFonts w:ascii="Arial" w:hAnsi="Arial" w:eastAsia="Times New Roman" w:cs="Arial"/>
          <w:lang w:val="en-US" w:eastAsia="ru-RU"/>
        </w:rPr>
      </w:pPr>
      <w:r w:rsidRPr="00EB1EC5">
        <w:rPr>
          <w:rFonts w:ascii="Arial" w:hAnsi="Arial" w:eastAsia="Times New Roman" w:cs="Arial"/>
          <w:lang w:val="en-US" w:eastAsia="ru-RU"/>
        </w:rPr>
        <w:t>validation and transformation of data incoming to the Sahatna Super App backend in the FHIR/JSON format into internal data format of Sahatna Super App as well.</w:t>
      </w:r>
    </w:p>
    <w:p w:rsidRPr="00B21012" w:rsidR="009851E8" w:rsidP="00784A06" w:rsidRDefault="1AE81A16" w14:paraId="01EEF5D4" w14:textId="6A6B71F8">
      <w:pPr>
        <w:pStyle w:val="ListParagraph"/>
        <w:numPr>
          <w:ilvl w:val="0"/>
          <w:numId w:val="12"/>
        </w:numPr>
        <w:spacing w:line="276" w:lineRule="auto"/>
        <w:ind w:left="1560"/>
        <w:jc w:val="both"/>
        <w:rPr>
          <w:rFonts w:ascii="Arial" w:hAnsi="Arial" w:eastAsia="Times New Roman" w:cs="Arial"/>
          <w:lang w:val="en-US" w:eastAsia="ru-RU"/>
        </w:rPr>
      </w:pPr>
      <w:r w:rsidRPr="2ED754BB">
        <w:rPr>
          <w:rFonts w:ascii="Arial" w:hAnsi="Arial" w:eastAsia="Times New Roman" w:cs="Arial"/>
          <w:lang w:val="en-US" w:eastAsia="ru-RU"/>
        </w:rPr>
        <w:t>validation of requests from the providers' side (</w:t>
      </w:r>
      <w:commentRangeStart w:id="736"/>
      <w:commentRangeStart w:id="737"/>
      <w:commentRangeStart w:id="738"/>
      <w:r w:rsidRPr="2ED754BB">
        <w:rPr>
          <w:rFonts w:ascii="Arial" w:hAnsi="Arial" w:eastAsia="Times New Roman" w:cs="Arial"/>
          <w:lang w:val="en-US" w:eastAsia="ru-RU"/>
        </w:rPr>
        <w:t>signature check of the provider tokens by public key</w:t>
      </w:r>
      <w:commentRangeEnd w:id="736"/>
      <w:r w:rsidRPr="2ED754BB" w:rsidR="1431092E">
        <w:rPr>
          <w:rStyle w:val="CommentReference"/>
          <w:rFonts w:ascii="Arial" w:hAnsi="Arial" w:eastAsia="Times New Roman" w:cs="Arial"/>
          <w:sz w:val="24"/>
          <w:szCs w:val="21"/>
          <w:lang w:val="en-US" w:eastAsia="ru-RU"/>
        </w:rPr>
        <w:commentReference w:id="736"/>
      </w:r>
      <w:commentRangeEnd w:id="737"/>
      <w:r w:rsidRPr="2ED754BB" w:rsidR="1431092E">
        <w:rPr>
          <w:rStyle w:val="CommentReference"/>
          <w:rFonts w:ascii="Arial" w:hAnsi="Arial" w:eastAsia="Times New Roman" w:cs="Arial"/>
          <w:sz w:val="24"/>
          <w:szCs w:val="21"/>
          <w:lang w:val="en-US" w:eastAsia="ru-RU"/>
        </w:rPr>
        <w:commentReference w:id="737"/>
      </w:r>
      <w:commentRangeEnd w:id="738"/>
      <w:r w:rsidRPr="2ED754BB" w:rsidR="0067643B">
        <w:rPr>
          <w:rStyle w:val="CommentReference"/>
          <w:rFonts w:ascii="Arial" w:hAnsi="Arial" w:eastAsia="Times New Roman" w:cs="Arial"/>
          <w:sz w:val="24"/>
          <w:szCs w:val="21"/>
          <w:lang w:val="en-US" w:eastAsia="ru-RU"/>
        </w:rPr>
        <w:commentReference w:id="738"/>
      </w:r>
      <w:r w:rsidRPr="2ED754BB">
        <w:rPr>
          <w:rFonts w:ascii="Arial" w:hAnsi="Arial" w:eastAsia="Times New Roman" w:cs="Arial"/>
          <w:lang w:val="en-US" w:eastAsia="ru-RU"/>
        </w:rPr>
        <w:t xml:space="preserve">) and handling/routing connections between Super App backend and providers information systems;  </w:t>
      </w:r>
    </w:p>
    <w:p w:rsidRPr="005A1C8B" w:rsidR="00BE6064" w:rsidP="00BE6064" w:rsidRDefault="00BE6064" w14:paraId="110BA0FA" w14:textId="77777777">
      <w:pPr>
        <w:rPr>
          <w:rFonts w:ascii="Arial" w:hAnsi="Arial" w:cs="Arial"/>
          <w:lang w:val="en-US"/>
        </w:rPr>
      </w:pPr>
    </w:p>
    <w:p w:rsidR="00A70D13" w:rsidP="00A16447" w:rsidRDefault="006403F4" w14:paraId="6C520527" w14:textId="45E810C0">
      <w:pPr>
        <w:pStyle w:val="NormalWeb"/>
        <w:numPr>
          <w:ilvl w:val="3"/>
          <w:numId w:val="7"/>
        </w:numPr>
        <w:shd w:val="clear" w:color="auto" w:fill="FFFFFF"/>
        <w:spacing w:before="0" w:beforeAutospacing="0" w:after="0" w:afterAutospacing="0"/>
        <w:ind w:left="709" w:hanging="851"/>
        <w:rPr>
          <w:rFonts w:ascii="Arial" w:hAnsi="Arial" w:cs="Arial"/>
          <w:color w:val="1F1F1F"/>
          <w:lang w:val="en-US"/>
        </w:rPr>
      </w:pPr>
      <w:bookmarkStart w:name="OLE_LINK4" w:id="739"/>
      <w:bookmarkStart w:name="OLE_LINK5" w:id="740"/>
      <w:r>
        <w:rPr>
          <w:rFonts w:ascii="Arial" w:hAnsi="Arial" w:cs="Arial"/>
          <w:color w:val="1F1F1F"/>
          <w:lang w:val="en-US"/>
        </w:rPr>
        <w:t xml:space="preserve">Integration </w:t>
      </w:r>
      <w:r w:rsidR="00A70D13">
        <w:rPr>
          <w:rFonts w:ascii="Arial" w:hAnsi="Arial" w:cs="Arial"/>
          <w:color w:val="1F1F1F"/>
          <w:lang w:val="en-US"/>
        </w:rPr>
        <w:t>Service Description</w:t>
      </w:r>
    </w:p>
    <w:bookmarkEnd w:id="739"/>
    <w:bookmarkEnd w:id="740"/>
    <w:p w:rsidR="00A70D13" w:rsidP="00A70D13" w:rsidRDefault="00A70D13" w14:paraId="219CA69A"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00C24796" w14:paraId="5260FEBC"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11B0181F"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A70D13" w:rsidP="00033C71" w:rsidRDefault="00A70D13" w14:paraId="2B9A1D41"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669F3811" w14:paraId="36E482B2" w14:textId="77777777">
        <w:tc>
          <w:tcPr>
            <w:tcW w:w="3264" w:type="dxa"/>
            <w:shd w:val="clear" w:color="auto" w:fill="FFFFFF" w:themeFill="background1"/>
            <w:tcMar>
              <w:top w:w="105" w:type="dxa"/>
              <w:left w:w="150" w:type="dxa"/>
              <w:bottom w:w="105" w:type="dxa"/>
              <w:right w:w="150" w:type="dxa"/>
            </w:tcMar>
            <w:hideMark/>
          </w:tcPr>
          <w:p w:rsidRPr="00B21012" w:rsidR="00A70D13" w:rsidP="00033C71" w:rsidRDefault="00A70D13" w14:paraId="6E194E02"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A70D13" w:rsidP="00033C71" w:rsidRDefault="00592CE8" w14:paraId="5BD28927" w14:textId="5D741091">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 Image / Jar</w:t>
            </w:r>
          </w:p>
        </w:tc>
      </w:tr>
      <w:tr w:rsidRPr="00FC66A0" w:rsidR="004B39F4" w:rsidTr="669F3811" w14:paraId="16C3FE59"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776C538"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412024" w14:paraId="2278FE64" w14:textId="10143C24">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4B39F4" w:rsidTr="669F3811" w14:paraId="3971F32B"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3033CD52"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B21012" w:rsidR="00412024" w:rsidP="00C97A24" w:rsidRDefault="00373DE3" w14:paraId="085C6144" w14:textId="19F6D53B">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Appointment Service Module</w:t>
            </w:r>
          </w:p>
          <w:p w:rsidRPr="00B21012" w:rsidR="00412024" w:rsidP="00B21012" w:rsidRDefault="00373DE3" w14:paraId="4E58A2FF" w14:textId="1858763F">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Provider Service Module</w:t>
            </w:r>
          </w:p>
        </w:tc>
      </w:tr>
      <w:tr w:rsidRPr="00FC66A0" w:rsidR="004B39F4" w:rsidTr="669F3811" w14:paraId="2541FFF3"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58CD691A"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412024" w:rsidP="00B21012" w:rsidRDefault="00B36C0E" w14:paraId="5B45F12C" w14:textId="2B33EEE5">
            <w:pPr>
              <w:rPr>
                <w:rFonts w:ascii="Arial" w:hAnsi="Arial" w:eastAsia="Times New Roman" w:cs="Arial"/>
                <w:color w:val="000000" w:themeColor="text1"/>
                <w:sz w:val="22"/>
                <w:szCs w:val="22"/>
                <w:lang w:val="ru-RU" w:eastAsia="ru-RU"/>
              </w:rPr>
            </w:pPr>
            <w:r w:rsidRPr="00B21012">
              <w:rPr>
                <w:rFonts w:ascii="Arial" w:hAnsi="Arial" w:eastAsia="Times New Roman" w:cs="Arial"/>
                <w:sz w:val="22"/>
                <w:szCs w:val="22"/>
                <w:lang w:val="en-US" w:eastAsia="ru-RU"/>
              </w:rPr>
              <w:t>REST/HTTP, gRPC</w:t>
            </w:r>
          </w:p>
        </w:tc>
      </w:tr>
      <w:tr w:rsidRPr="00FC66A0" w:rsidR="004B39F4" w:rsidTr="669F3811" w14:paraId="2C269D2B"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0808DC80"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592CE8" w14:paraId="5814201D" w14:textId="1ED13775">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Pr="00B21012" w:rsidR="1C0BD6D3">
              <w:rPr>
                <w:rFonts w:ascii="Arial" w:hAnsi="Arial" w:eastAsia="Arial" w:cs="Arial"/>
                <w:color w:val="000000" w:themeColor="text1"/>
                <w:sz w:val="22"/>
                <w:szCs w:val="22"/>
                <w:lang w:val="en-US"/>
              </w:rPr>
              <w:t xml:space="preserve">integration/actuator/health </w:t>
            </w:r>
          </w:p>
          <w:p w:rsidRPr="00B21012" w:rsidR="00412024" w:rsidP="00412024" w:rsidRDefault="1C0BD6D3" w14:paraId="56FFBDF1" w14:textId="120AA6DC">
            <w:pPr>
              <w:rPr>
                <w:rFonts w:ascii="Arial" w:hAnsi="Arial" w:eastAsia="Arial" w:cs="Arial"/>
                <w:color w:val="000000" w:themeColor="text1"/>
                <w:sz w:val="22"/>
                <w:szCs w:val="22"/>
                <w:lang w:val="en-US"/>
              </w:rPr>
            </w:pPr>
            <w:r w:rsidRPr="00B21012">
              <w:rPr>
                <w:rFonts w:ascii="Arial" w:hAnsi="Arial" w:eastAsia="Arial" w:cs="Arial"/>
                <w:color w:val="000000" w:themeColor="text1"/>
                <w:sz w:val="22"/>
                <w:szCs w:val="22"/>
                <w:lang w:val="en-US"/>
              </w:rPr>
              <w:t>Port: 8107</w:t>
            </w:r>
          </w:p>
        </w:tc>
      </w:tr>
      <w:tr w:rsidRPr="00FC66A0" w:rsidR="004B39F4" w:rsidTr="669F3811" w14:paraId="3561AB5F"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37E14F79"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00412024" w:rsidP="00412024" w:rsidRDefault="0062635D" w14:paraId="49B9FA3B" w14:textId="5CD40920">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Redis (Cache Instance)</w:t>
            </w:r>
          </w:p>
          <w:p w:rsidRPr="00B21012" w:rsidR="00412024" w:rsidP="00412024" w:rsidRDefault="0062635D" w14:paraId="59B2A49B" w14:textId="1ED7BFE9">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Redis (Pub/Sub Instance)</w:t>
            </w:r>
          </w:p>
        </w:tc>
      </w:tr>
    </w:tbl>
    <w:p w:rsidRPr="00412024" w:rsidR="00A70D13" w:rsidP="00A70D13" w:rsidRDefault="00A70D13" w14:paraId="7EF825E9" w14:textId="77777777">
      <w:pPr>
        <w:pStyle w:val="NormalWeb"/>
        <w:shd w:val="clear" w:color="auto" w:fill="FFFFFF"/>
        <w:spacing w:before="0" w:beforeAutospacing="0" w:after="0" w:afterAutospacing="0"/>
        <w:ind w:left="709"/>
        <w:rPr>
          <w:rFonts w:ascii="Arial" w:hAnsi="Arial" w:cs="Arial"/>
          <w:color w:val="1F1F1F"/>
          <w:lang w:val="en-US"/>
        </w:rPr>
      </w:pPr>
    </w:p>
    <w:p w:rsidRPr="005A1C8B" w:rsidR="000A5CDA" w:rsidP="00A70D13" w:rsidRDefault="000A5CDA" w14:paraId="23FA0FFC" w14:textId="77777777">
      <w:pPr>
        <w:pStyle w:val="NormalWeb"/>
        <w:shd w:val="clear" w:color="auto" w:fill="FFFFFF"/>
        <w:spacing w:before="0" w:beforeAutospacing="0" w:after="0" w:afterAutospacing="0"/>
        <w:rPr>
          <w:rFonts w:ascii="Arial" w:hAnsi="Arial" w:cs="Arial"/>
          <w:color w:val="1F1F1F"/>
          <w:sz w:val="20"/>
          <w:szCs w:val="20"/>
          <w:lang w:val="en-US"/>
        </w:rPr>
      </w:pPr>
    </w:p>
    <w:p w:rsidR="00B034F1" w:rsidP="006F16F7" w:rsidRDefault="007653AA" w14:paraId="719F5309" w14:textId="76A24C1B">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 xml:space="preserve">Appointment </w:t>
      </w:r>
      <w:r w:rsidR="00B034F1">
        <w:rPr>
          <w:rFonts w:ascii="Arial" w:hAnsi="Arial" w:cs="Arial"/>
          <w:color w:val="1F1F1F"/>
          <w:lang w:val="en-US"/>
        </w:rPr>
        <w:t>Service Description</w:t>
      </w:r>
    </w:p>
    <w:p w:rsidR="00B034F1" w:rsidP="00B034F1" w:rsidRDefault="00B034F1" w14:paraId="0841620E"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4B39F4" w:rsidTr="000A5CDA" w14:paraId="6ECD7D87"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B034F1" w:rsidP="00033C71" w:rsidRDefault="00B034F1" w14:paraId="4F5B6836"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B034F1" w:rsidP="00033C71" w:rsidRDefault="00B034F1" w14:paraId="00B9B125"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4B39F4" w:rsidTr="1C2A2F0D" w14:paraId="74B01457" w14:textId="77777777">
        <w:tc>
          <w:tcPr>
            <w:tcW w:w="3264" w:type="dxa"/>
            <w:shd w:val="clear" w:color="auto" w:fill="FFFFFF" w:themeFill="background1"/>
            <w:tcMar>
              <w:top w:w="105" w:type="dxa"/>
              <w:left w:w="150" w:type="dxa"/>
              <w:bottom w:w="105" w:type="dxa"/>
              <w:right w:w="150" w:type="dxa"/>
            </w:tcMar>
            <w:hideMark/>
          </w:tcPr>
          <w:p w:rsidRPr="00B21012" w:rsidR="00B034F1" w:rsidP="00033C71" w:rsidRDefault="00B034F1" w14:paraId="5C55A0E0"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B034F1" w:rsidP="00033C71" w:rsidRDefault="00B21379" w14:paraId="5C0987EA" w14:textId="28DD3F25">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 Image / Jar</w:t>
            </w:r>
          </w:p>
        </w:tc>
      </w:tr>
      <w:tr w:rsidRPr="00FC66A0" w:rsidR="004B39F4" w:rsidTr="1C2A2F0D" w14:paraId="21DFF33D"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220942DF"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412024" w14:paraId="585722D4" w14:textId="260895A2">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4B39F4" w:rsidTr="1C2A2F0D" w14:paraId="0F30BE5C"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28C9EA5B"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00412024" w:rsidP="0062635D" w:rsidRDefault="0062635D" w14:paraId="410331B6" w14:textId="4F30BFEF">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Integration Service Module</w:t>
            </w:r>
          </w:p>
          <w:p w:rsidRPr="00B21012" w:rsidR="00412024" w:rsidP="00B21012" w:rsidRDefault="006D4C65" w14:paraId="65307621" w14:textId="5956DBFE">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Provider Service Module</w:t>
            </w:r>
          </w:p>
        </w:tc>
      </w:tr>
      <w:tr w:rsidRPr="00FC66A0" w:rsidR="004B39F4" w:rsidTr="1C2A2F0D" w14:paraId="18E98846"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3809C3E2"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0A759B" w:rsidR="00412024" w:rsidP="00B21012" w:rsidRDefault="00B36C0E" w14:paraId="69AC7AA2" w14:textId="4FCC648D">
            <w:pPr>
              <w:rPr>
                <w:rFonts w:ascii="Arial" w:hAnsi="Arial" w:eastAsia="Times New Roman" w:cs="Arial"/>
                <w:color w:val="000000" w:themeColor="text1"/>
                <w:sz w:val="22"/>
                <w:szCs w:val="22"/>
                <w:lang w:val="en-US" w:eastAsia="ru-RU"/>
              </w:rPr>
            </w:pPr>
            <w:r w:rsidRPr="00B21012">
              <w:rPr>
                <w:rFonts w:ascii="Arial" w:hAnsi="Arial" w:eastAsia="Times New Roman" w:cs="Arial"/>
                <w:sz w:val="22"/>
                <w:szCs w:val="22"/>
                <w:lang w:val="en-US" w:eastAsia="ru-RU"/>
              </w:rPr>
              <w:t>REST/HTTP, gRPC</w:t>
            </w:r>
          </w:p>
        </w:tc>
      </w:tr>
      <w:tr w:rsidRPr="00FC66A0" w:rsidR="004B39F4" w:rsidTr="1C2A2F0D" w14:paraId="611C3803"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1FA2727A"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669F3811" w:rsidRDefault="00592CE8" w14:paraId="1C792A1E" w14:textId="2C6919F7">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Pr="00B21012" w:rsidR="21E5A533">
              <w:rPr>
                <w:rFonts w:ascii="Arial" w:hAnsi="Arial" w:eastAsia="Arial" w:cs="Arial"/>
                <w:color w:val="000000" w:themeColor="text1"/>
                <w:sz w:val="22"/>
                <w:szCs w:val="22"/>
                <w:lang w:val="en-US"/>
              </w:rPr>
              <w:t xml:space="preserve">appointment/actuator/health </w:t>
            </w:r>
          </w:p>
          <w:p w:rsidRPr="00B21012" w:rsidR="00412024" w:rsidP="00412024" w:rsidRDefault="21E5A533" w14:paraId="360E63EC" w14:textId="432142C6">
            <w:pPr>
              <w:rPr>
                <w:rFonts w:ascii="Arial" w:hAnsi="Arial" w:eastAsia="Arial" w:cs="Arial"/>
                <w:color w:val="000000" w:themeColor="text1"/>
                <w:sz w:val="22"/>
                <w:szCs w:val="22"/>
                <w:lang w:val="en-US"/>
              </w:rPr>
            </w:pPr>
            <w:r w:rsidRPr="00B21012">
              <w:rPr>
                <w:rFonts w:ascii="Arial" w:hAnsi="Arial" w:eastAsia="Arial" w:cs="Arial"/>
                <w:color w:val="000000" w:themeColor="text1"/>
                <w:sz w:val="22"/>
                <w:szCs w:val="22"/>
                <w:lang w:val="en-US"/>
              </w:rPr>
              <w:t>Port: 8094</w:t>
            </w:r>
          </w:p>
        </w:tc>
      </w:tr>
      <w:tr w:rsidRPr="00FC66A0" w:rsidR="004B39F4" w:rsidTr="1C2A2F0D" w14:paraId="7800980F"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661D7A33"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00412024" w:rsidP="00412024" w:rsidRDefault="009216B2" w14:paraId="0CD581BE" w14:textId="44A8EE48">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Azure MS SQL</w:t>
            </w:r>
          </w:p>
          <w:p w:rsidR="00B53CC2" w:rsidP="00B53CC2" w:rsidRDefault="00B53CC2" w14:paraId="1F7135EE"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MongoDB (Cosmos DB)</w:t>
            </w:r>
          </w:p>
          <w:p w:rsidRPr="00721203" w:rsidR="00412024" w:rsidP="00721203" w:rsidRDefault="00412024" w14:paraId="13E5F54F" w14:textId="502B4144">
            <w:pPr>
              <w:rPr>
                <w:rFonts w:ascii="Arial" w:hAnsi="Arial" w:eastAsia="Times New Roman" w:cs="Arial"/>
                <w:sz w:val="22"/>
                <w:szCs w:val="22"/>
                <w:lang w:val="en-US" w:eastAsia="ru-RU"/>
              </w:rPr>
            </w:pPr>
          </w:p>
        </w:tc>
      </w:tr>
    </w:tbl>
    <w:p w:rsidR="00E65BC3" w:rsidP="00721203" w:rsidRDefault="00E65BC3" w14:paraId="27808A1F" w14:textId="77777777">
      <w:pPr>
        <w:pStyle w:val="NormalWeb"/>
        <w:shd w:val="clear" w:color="auto" w:fill="FFFFFF"/>
        <w:spacing w:before="0" w:beforeAutospacing="0" w:after="0" w:afterAutospacing="0"/>
        <w:rPr>
          <w:rFonts w:ascii="Arial" w:hAnsi="Arial" w:cs="Arial"/>
          <w:color w:val="1F1F1F"/>
          <w:lang w:val="en-US"/>
        </w:rPr>
      </w:pPr>
    </w:p>
    <w:p w:rsidRPr="00412024" w:rsidR="00B46D72" w:rsidP="00B034F1" w:rsidRDefault="00B46D72" w14:paraId="362757D3" w14:textId="77777777">
      <w:pPr>
        <w:pStyle w:val="NormalWeb"/>
        <w:shd w:val="clear" w:color="auto" w:fill="FFFFFF"/>
        <w:spacing w:before="0" w:beforeAutospacing="0" w:after="0" w:afterAutospacing="0"/>
        <w:ind w:left="709"/>
        <w:rPr>
          <w:rFonts w:ascii="Arial" w:hAnsi="Arial" w:cs="Arial"/>
          <w:color w:val="1F1F1F"/>
          <w:lang w:val="en-US"/>
        </w:rPr>
      </w:pPr>
    </w:p>
    <w:p w:rsidR="00B034F1" w:rsidP="006F16F7" w:rsidRDefault="00B034F1" w14:paraId="43E4318D" w14:textId="77777777">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Data Model Description</w:t>
      </w:r>
    </w:p>
    <w:p w:rsidR="00B034F1" w:rsidP="00B034F1" w:rsidRDefault="00B034F1" w14:paraId="244DBE19" w14:textId="77777777">
      <w:pPr>
        <w:pStyle w:val="NormalWeb"/>
        <w:shd w:val="clear" w:color="auto" w:fill="FFFFFF"/>
        <w:spacing w:before="0" w:beforeAutospacing="0" w:after="0" w:afterAutospacing="0"/>
        <w:ind w:left="709"/>
        <w:rPr>
          <w:rFonts w:ascii="Arial" w:hAnsi="Arial" w:cs="Arial"/>
          <w:color w:val="1F1F1F"/>
        </w:rPr>
      </w:pPr>
    </w:p>
    <w:p w:rsidR="00941524" w:rsidP="00941524" w:rsidRDefault="00E65BC3" w14:paraId="77F5E708" w14:textId="638DF3BE">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 xml:space="preserve">The </w:t>
      </w:r>
      <w:r w:rsidR="00941524">
        <w:rPr>
          <w:rFonts w:ascii="Arial" w:hAnsi="Arial" w:cs="Arial"/>
          <w:lang w:val="en-US"/>
        </w:rPr>
        <w:t xml:space="preserve">Integration </w:t>
      </w:r>
      <w:r w:rsidRPr="00DC635B" w:rsidR="00941524">
        <w:rPr>
          <w:rFonts w:ascii="Arial" w:hAnsi="Arial" w:cs="Arial"/>
          <w:lang w:val="en-US"/>
        </w:rPr>
        <w:t>Service Module</w:t>
      </w:r>
      <w:r w:rsidR="00941524">
        <w:rPr>
          <w:rFonts w:ascii="Arial" w:hAnsi="Arial" w:cs="Arial"/>
          <w:color w:val="1F1F1F"/>
          <w:lang w:val="en-US"/>
        </w:rPr>
        <w:t xml:space="preserve"> is not backed by</w:t>
      </w:r>
      <w:r w:rsidRPr="00DC635B" w:rsidR="00941524">
        <w:rPr>
          <w:rFonts w:ascii="Arial" w:hAnsi="Arial" w:cs="Arial"/>
          <w:color w:val="1F1F1F"/>
          <w:lang w:val="en-US"/>
        </w:rPr>
        <w:t xml:space="preserve"> </w:t>
      </w:r>
      <w:r w:rsidR="00941524">
        <w:rPr>
          <w:rFonts w:ascii="Arial" w:hAnsi="Arial" w:cs="Arial"/>
          <w:color w:val="1F1F1F"/>
          <w:lang w:val="en-US"/>
        </w:rPr>
        <w:t>MS SQL or MongoDB instances for data persistence.</w:t>
      </w:r>
    </w:p>
    <w:p w:rsidR="006E48D0" w:rsidP="00941524" w:rsidRDefault="00941524" w14:paraId="49C3BBCB" w14:textId="248F97CB">
      <w:pPr>
        <w:pStyle w:val="NormalWeb"/>
        <w:shd w:val="clear" w:color="auto" w:fill="FFFFFF"/>
        <w:spacing w:before="0" w:beforeAutospacing="0" w:after="0" w:afterAutospacing="0" w:line="276" w:lineRule="auto"/>
        <w:ind w:firstLine="709"/>
        <w:jc w:val="both"/>
        <w:rPr>
          <w:rFonts w:ascii="Arial" w:hAnsi="Arial" w:cs="Arial"/>
          <w:color w:val="FF0000"/>
          <w:lang w:val="en-US"/>
        </w:rPr>
      </w:pPr>
      <w:r>
        <w:rPr>
          <w:rFonts w:ascii="Arial" w:hAnsi="Arial" w:cs="Arial"/>
          <w:lang w:val="en-US"/>
        </w:rPr>
        <w:t xml:space="preserve">Integration </w:t>
      </w:r>
      <w:r w:rsidRPr="00DC635B">
        <w:rPr>
          <w:rFonts w:ascii="Arial" w:hAnsi="Arial" w:cs="Arial"/>
          <w:lang w:val="en-US"/>
        </w:rPr>
        <w:t>Service Module</w:t>
      </w:r>
      <w:r>
        <w:rPr>
          <w:rFonts w:ascii="Arial" w:hAnsi="Arial" w:cs="Arial"/>
          <w:color w:val="1F1F1F"/>
          <w:lang w:val="en-US"/>
        </w:rPr>
        <w:t xml:space="preserve"> uses Azure Redis Cache Instance t</w:t>
      </w:r>
      <w:r w:rsidR="000150C8">
        <w:rPr>
          <w:rFonts w:ascii="Arial" w:hAnsi="Arial" w:cs="Arial"/>
          <w:color w:val="1F1F1F"/>
          <w:lang w:val="en-US"/>
        </w:rPr>
        <w:t xml:space="preserve">o </w:t>
      </w:r>
      <w:r w:rsidR="00E65BC3">
        <w:rPr>
          <w:rFonts w:ascii="Arial" w:hAnsi="Arial" w:cs="Arial"/>
          <w:color w:val="1F1F1F"/>
          <w:lang w:val="en-US"/>
        </w:rPr>
        <w:t>temporarily</w:t>
      </w:r>
      <w:r w:rsidR="000150C8">
        <w:rPr>
          <w:rFonts w:ascii="Arial" w:hAnsi="Arial" w:cs="Arial"/>
          <w:color w:val="1F1F1F"/>
          <w:lang w:val="en-US"/>
        </w:rPr>
        <w:t xml:space="preserve"> storing of providers’ state data (</w:t>
      </w:r>
      <w:r w:rsidR="000C7449">
        <w:rPr>
          <w:rFonts w:ascii="Arial" w:hAnsi="Arial" w:cs="Arial"/>
          <w:color w:val="1F1F1F"/>
          <w:lang w:val="en-US"/>
        </w:rPr>
        <w:t xml:space="preserve">base </w:t>
      </w:r>
      <w:r w:rsidR="00E65BC3">
        <w:rPr>
          <w:rFonts w:ascii="Arial" w:hAnsi="Arial" w:cs="Arial"/>
          <w:color w:val="1F1F1F"/>
          <w:lang w:val="en-US"/>
        </w:rPr>
        <w:t>URL</w:t>
      </w:r>
      <w:r w:rsidR="000C7449">
        <w:rPr>
          <w:rFonts w:ascii="Arial" w:hAnsi="Arial" w:cs="Arial"/>
          <w:color w:val="1F1F1F"/>
          <w:lang w:val="en-US"/>
        </w:rPr>
        <w:t>, customer headers</w:t>
      </w:r>
      <w:r w:rsidR="00E65BC3">
        <w:rPr>
          <w:rFonts w:ascii="Arial" w:hAnsi="Arial" w:cs="Arial"/>
          <w:color w:val="1F1F1F"/>
          <w:lang w:val="en-US"/>
        </w:rPr>
        <w:t>,</w:t>
      </w:r>
      <w:r w:rsidR="000C7449">
        <w:rPr>
          <w:rFonts w:ascii="Arial" w:hAnsi="Arial" w:cs="Arial"/>
          <w:color w:val="1F1F1F"/>
          <w:lang w:val="en-US"/>
        </w:rPr>
        <w:t xml:space="preserve"> etc.)</w:t>
      </w:r>
      <w:r w:rsidR="00C4614A">
        <w:rPr>
          <w:rFonts w:ascii="Arial" w:hAnsi="Arial" w:cs="Arial"/>
          <w:color w:val="1F1F1F"/>
          <w:lang w:val="en-US"/>
        </w:rPr>
        <w:t>.</w:t>
      </w:r>
    </w:p>
    <w:p w:rsidR="006E48D0" w:rsidP="006E48D0" w:rsidRDefault="006E48D0" w14:paraId="69D79AC3" w14:textId="5B0C4D01">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Appointment</w:t>
      </w:r>
      <w:r w:rsidRPr="00DC635B">
        <w:rPr>
          <w:rFonts w:ascii="Arial" w:hAnsi="Arial" w:cs="Arial"/>
          <w:lang w:val="en-US"/>
        </w:rPr>
        <w:t xml:space="preserve"> Service Module</w:t>
      </w:r>
      <w:r>
        <w:rPr>
          <w:rFonts w:ascii="Arial" w:hAnsi="Arial" w:cs="Arial"/>
          <w:color w:val="1F1F1F"/>
          <w:lang w:val="en-US"/>
        </w:rPr>
        <w:t xml:space="preserve"> is backed by</w:t>
      </w:r>
      <w:r w:rsidRPr="00DC635B">
        <w:rPr>
          <w:rFonts w:ascii="Arial" w:hAnsi="Arial" w:cs="Arial"/>
          <w:color w:val="1F1F1F"/>
          <w:lang w:val="en-US"/>
        </w:rPr>
        <w:t xml:space="preserve"> </w:t>
      </w:r>
      <w:r>
        <w:rPr>
          <w:rFonts w:ascii="Arial" w:hAnsi="Arial" w:cs="Arial"/>
          <w:color w:val="1F1F1F"/>
          <w:lang w:val="en-US"/>
        </w:rPr>
        <w:t>Azure MS S</w:t>
      </w:r>
      <w:r w:rsidR="008330AF">
        <w:rPr>
          <w:rFonts w:ascii="Arial" w:hAnsi="Arial" w:cs="Arial"/>
          <w:color w:val="1F1F1F"/>
          <w:lang w:val="en-US"/>
        </w:rPr>
        <w:t xml:space="preserve">QL Instance as </w:t>
      </w:r>
      <w:r>
        <w:rPr>
          <w:rFonts w:ascii="Arial" w:hAnsi="Arial" w:cs="Arial"/>
          <w:color w:val="1F1F1F"/>
          <w:lang w:val="en-US"/>
        </w:rPr>
        <w:t>Azure MongoDB</w:t>
      </w:r>
      <w:r w:rsidR="008330AF">
        <w:rPr>
          <w:rFonts w:ascii="Arial" w:hAnsi="Arial" w:cs="Arial"/>
          <w:color w:val="1F1F1F"/>
          <w:lang w:val="en-US"/>
        </w:rPr>
        <w:t>.</w:t>
      </w:r>
    </w:p>
    <w:p w:rsidR="002125CF" w:rsidP="002125CF" w:rsidRDefault="002125CF" w14:paraId="605C167F" w14:textId="7D8B4A43">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Appointment</w:t>
      </w:r>
      <w:r w:rsidRPr="00DC635B">
        <w:rPr>
          <w:rFonts w:ascii="Arial" w:hAnsi="Arial" w:cs="Arial"/>
          <w:lang w:val="en-US"/>
        </w:rPr>
        <w:t xml:space="preserve"> Service Module</w:t>
      </w:r>
      <w:r>
        <w:rPr>
          <w:rFonts w:ascii="Arial" w:hAnsi="Arial" w:cs="Arial"/>
          <w:color w:val="1F1F1F"/>
          <w:lang w:val="en-US"/>
        </w:rPr>
        <w:t xml:space="preserve"> is backed by</w:t>
      </w:r>
      <w:r w:rsidRPr="00DC635B">
        <w:rPr>
          <w:rFonts w:ascii="Arial" w:hAnsi="Arial" w:cs="Arial"/>
          <w:color w:val="1F1F1F"/>
          <w:lang w:val="en-US"/>
        </w:rPr>
        <w:t xml:space="preserve"> the</w:t>
      </w:r>
      <w:r>
        <w:rPr>
          <w:rFonts w:ascii="Arial" w:hAnsi="Arial" w:cs="Arial"/>
          <w:color w:val="1F1F1F"/>
          <w:lang w:val="en-US"/>
        </w:rPr>
        <w:t xml:space="preserve"> following database schemas within Azure MS SQL instance:</w:t>
      </w:r>
    </w:p>
    <w:p w:rsidRPr="00DC635B" w:rsidR="002125CF" w:rsidP="002125CF" w:rsidRDefault="00AF55D2" w14:paraId="47D7EF09" w14:textId="3FA1BBD9">
      <w:pPr>
        <w:pStyle w:val="ListParagraph"/>
        <w:numPr>
          <w:ilvl w:val="0"/>
          <w:numId w:val="12"/>
        </w:numPr>
        <w:spacing w:line="276" w:lineRule="auto"/>
        <w:ind w:left="1560"/>
        <w:jc w:val="both"/>
        <w:rPr>
          <w:rFonts w:ascii="Arial" w:hAnsi="Arial" w:eastAsia="Times New Roman" w:cs="Arial"/>
          <w:lang w:val="en-US" w:eastAsia="ru-RU"/>
        </w:rPr>
      </w:pPr>
      <w:r>
        <w:rPr>
          <w:rFonts w:ascii="Arial" w:hAnsi="Arial" w:eastAsia="Times New Roman" w:cs="Arial"/>
          <w:lang w:val="en-US" w:eastAsia="ru-RU"/>
        </w:rPr>
        <w:t>appointment</w:t>
      </w:r>
      <w:r w:rsidRPr="00DC635B" w:rsidR="002125CF">
        <w:rPr>
          <w:rFonts w:ascii="Arial" w:hAnsi="Arial" w:eastAsia="Times New Roman" w:cs="Arial"/>
          <w:lang w:val="en-US" w:eastAsia="ru-RU"/>
        </w:rPr>
        <w:t xml:space="preserve"> schema</w:t>
      </w:r>
    </w:p>
    <w:p w:rsidR="7B3738C4" w:rsidP="00515451" w:rsidRDefault="2FAD1F3D" w14:paraId="5F8661CE" w14:textId="3123B28B">
      <w:pPr>
        <w:spacing w:line="276" w:lineRule="auto"/>
        <w:ind w:firstLine="709"/>
        <w:jc w:val="both"/>
        <w:rPr>
          <w:rStyle w:val="Hyperlink"/>
          <w:lang w:val="en-US"/>
        </w:rPr>
      </w:pPr>
      <w:r w:rsidRPr="29E07CA3">
        <w:rPr>
          <w:rFonts w:ascii="Arial" w:hAnsi="Arial" w:eastAsia="Times New Roman" w:cs="Arial"/>
          <w:lang w:val="en-US" w:eastAsia="ru-RU"/>
        </w:rPr>
        <w:t>ERD diagrams for entities encompassed by the mentioned database schemas are the following</w:t>
      </w:r>
      <w:r w:rsidRPr="29E07CA3" w:rsidR="6536DCF2">
        <w:rPr>
          <w:rFonts w:ascii="Arial" w:hAnsi="Arial" w:eastAsia="Times New Roman" w:cs="Arial"/>
          <w:lang w:val="en-US" w:eastAsia="ru-RU"/>
        </w:rPr>
        <w:t xml:space="preserve"> (</w:t>
      </w:r>
      <w:r w:rsidRPr="29E07CA3" w:rsidR="22EB99EF">
        <w:rPr>
          <w:rFonts w:ascii="Arial" w:hAnsi="Arial" w:eastAsia="Times New Roman" w:cs="Arial"/>
          <w:lang w:val="en-US" w:eastAsia="ru-RU"/>
        </w:rPr>
        <w:t xml:space="preserve">Picture 2.19 - </w:t>
      </w:r>
      <w:hyperlink r:id="rId39">
        <w:r w:rsidRPr="29E07CA3" w:rsidR="08B5B12E">
          <w:rPr>
            <w:rStyle w:val="Hyperlink"/>
            <w:rFonts w:ascii="Arial" w:hAnsi="Arial" w:eastAsia="Arial" w:cs="Arial"/>
            <w:lang w:val="en-US"/>
          </w:rPr>
          <w:t>ERDs.zip)</w:t>
        </w:r>
      </w:hyperlink>
      <w:r w:rsidRPr="29E07CA3" w:rsidR="6536DCF2">
        <w:rPr>
          <w:rStyle w:val="Hyperlink"/>
          <w:lang w:val="en-US"/>
        </w:rPr>
        <w:t xml:space="preserve">: </w:t>
      </w:r>
    </w:p>
    <w:p w:rsidR="00B46D72" w:rsidP="00515451" w:rsidRDefault="00B46D72" w14:paraId="0D805716" w14:textId="77777777">
      <w:pPr>
        <w:spacing w:line="276" w:lineRule="auto"/>
        <w:ind w:firstLine="709"/>
        <w:jc w:val="both"/>
        <w:rPr>
          <w:rStyle w:val="Hyperlink"/>
          <w:lang w:val="en-US"/>
        </w:rPr>
      </w:pPr>
    </w:p>
    <w:p w:rsidR="00515451" w:rsidP="00515451" w:rsidRDefault="00CE7062" w14:paraId="3B050A4A" w14:textId="6C26F439">
      <w:pPr>
        <w:spacing w:line="276" w:lineRule="auto"/>
        <w:ind w:firstLine="709"/>
        <w:jc w:val="both"/>
        <w:rPr>
          <w:rFonts w:ascii="Arial" w:hAnsi="Arial" w:eastAsia="Times New Roman" w:cs="Arial"/>
          <w:lang w:val="en-US" w:eastAsia="ru-RU"/>
        </w:rPr>
      </w:pPr>
      <w:r>
        <w:rPr>
          <w:noProof/>
        </w:rPr>
        <w:drawing>
          <wp:inline distT="0" distB="0" distL="0" distR="0" wp14:anchorId="559B86D0" wp14:editId="7D75B187">
            <wp:extent cx="5123611" cy="5547360"/>
            <wp:effectExtent l="0" t="0" r="1270" b="0"/>
            <wp:docPr id="20785115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32270" cy="5556735"/>
                    </a:xfrm>
                    <a:prstGeom prst="rect">
                      <a:avLst/>
                    </a:prstGeom>
                    <a:noFill/>
                    <a:ln>
                      <a:noFill/>
                    </a:ln>
                  </pic:spPr>
                </pic:pic>
              </a:graphicData>
            </a:graphic>
          </wp:inline>
        </w:drawing>
      </w:r>
    </w:p>
    <w:p w:rsidR="00C4614A" w:rsidP="00515451" w:rsidRDefault="00C4614A" w14:paraId="092989E8" w14:textId="77777777">
      <w:pPr>
        <w:spacing w:line="276" w:lineRule="auto"/>
        <w:ind w:firstLine="709"/>
        <w:jc w:val="both"/>
        <w:rPr>
          <w:rFonts w:ascii="Arial" w:hAnsi="Arial" w:eastAsia="Times New Roman" w:cs="Arial"/>
          <w:lang w:val="en-US" w:eastAsia="ru-RU"/>
        </w:rPr>
      </w:pPr>
    </w:p>
    <w:p w:rsidRPr="00C4614A" w:rsidR="00C4614A" w:rsidP="00C4614A" w:rsidRDefault="00C4614A" w14:paraId="1CD77D6D" w14:textId="06F6A0FA">
      <w:pPr>
        <w:spacing w:line="276" w:lineRule="auto"/>
        <w:ind w:firstLine="709"/>
        <w:jc w:val="center"/>
        <w:rPr>
          <w:rFonts w:ascii="Arial" w:hAnsi="Arial" w:eastAsia="Times New Roman" w:cs="Arial"/>
          <w:sz w:val="22"/>
          <w:szCs w:val="22"/>
          <w:lang w:val="en-US" w:eastAsia="ru-RU"/>
        </w:rPr>
      </w:pPr>
      <w:r w:rsidRPr="00C4614A">
        <w:rPr>
          <w:rFonts w:ascii="Arial" w:hAnsi="Arial" w:eastAsia="Times New Roman" w:cs="Arial"/>
          <w:sz w:val="22"/>
          <w:szCs w:val="22"/>
          <w:lang w:val="en-US" w:eastAsia="ru-RU"/>
        </w:rPr>
        <w:t>Picture 2.19</w:t>
      </w:r>
    </w:p>
    <w:p w:rsidR="00AF55D2" w:rsidP="00AF55D2" w:rsidRDefault="00FE65A6" w14:paraId="2F598EC1" w14:textId="0611E50C">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The Appointment</w:t>
      </w:r>
      <w:r w:rsidRPr="00DC635B" w:rsidR="00AF55D2">
        <w:rPr>
          <w:rFonts w:ascii="Arial" w:hAnsi="Arial" w:cs="Arial"/>
          <w:lang w:val="en-US"/>
        </w:rPr>
        <w:t xml:space="preserve"> Service Module</w:t>
      </w:r>
      <w:r w:rsidR="00AF55D2">
        <w:rPr>
          <w:rFonts w:ascii="Arial" w:hAnsi="Arial" w:cs="Arial"/>
          <w:color w:val="1F1F1F"/>
          <w:lang w:val="en-US"/>
        </w:rPr>
        <w:t xml:space="preserve"> is backed by</w:t>
      </w:r>
      <w:r w:rsidRPr="00DC635B" w:rsidR="00AF55D2">
        <w:rPr>
          <w:rFonts w:ascii="Arial" w:hAnsi="Arial" w:cs="Arial"/>
          <w:color w:val="1F1F1F"/>
          <w:lang w:val="en-US"/>
        </w:rPr>
        <w:t xml:space="preserve"> the</w:t>
      </w:r>
      <w:r w:rsidR="00AF55D2">
        <w:rPr>
          <w:rFonts w:ascii="Arial" w:hAnsi="Arial" w:cs="Arial"/>
          <w:color w:val="1F1F1F"/>
          <w:lang w:val="en-US"/>
        </w:rPr>
        <w:t xml:space="preserve"> following collection of </w:t>
      </w:r>
      <w:r>
        <w:rPr>
          <w:rFonts w:ascii="Arial" w:hAnsi="Arial" w:cs="Arial"/>
          <w:color w:val="1F1F1F"/>
          <w:lang w:val="en-US"/>
        </w:rPr>
        <w:t>JSON files</w:t>
      </w:r>
      <w:r w:rsidR="00AF55D2">
        <w:rPr>
          <w:rFonts w:ascii="Arial" w:hAnsi="Arial" w:cs="Arial"/>
          <w:color w:val="1F1F1F"/>
          <w:lang w:val="en-US"/>
        </w:rPr>
        <w:t xml:space="preserve"> within Azure MongoDB:</w:t>
      </w:r>
    </w:p>
    <w:p w:rsidR="00AF55D2" w:rsidP="00AF55D2" w:rsidRDefault="006F15B1" w14:paraId="19C65583" w14:textId="5136EE5C">
      <w:pPr>
        <w:pStyle w:val="ListParagraph"/>
        <w:numPr>
          <w:ilvl w:val="0"/>
          <w:numId w:val="12"/>
        </w:numPr>
        <w:spacing w:line="276" w:lineRule="auto"/>
        <w:ind w:left="1560"/>
        <w:jc w:val="both"/>
        <w:rPr>
          <w:rFonts w:ascii="Arial" w:hAnsi="Arial" w:eastAsia="Times New Roman" w:cs="Arial"/>
          <w:lang w:val="en-US" w:eastAsia="ru-RU"/>
        </w:rPr>
      </w:pPr>
      <w:r>
        <w:rPr>
          <w:rFonts w:ascii="Arial" w:hAnsi="Arial" w:eastAsia="Times New Roman" w:cs="Arial"/>
          <w:lang w:val="en-US" w:eastAsia="ru-RU"/>
        </w:rPr>
        <w:t>schedules</w:t>
      </w:r>
      <w:r w:rsidRPr="00DC635B" w:rsidR="00AF55D2">
        <w:rPr>
          <w:rFonts w:ascii="Arial" w:hAnsi="Arial" w:eastAsia="Times New Roman" w:cs="Arial"/>
          <w:lang w:val="en-US" w:eastAsia="ru-RU"/>
        </w:rPr>
        <w:t xml:space="preserve"> </w:t>
      </w:r>
      <w:r w:rsidR="00AF55D2">
        <w:rPr>
          <w:rFonts w:ascii="Arial" w:hAnsi="Arial" w:eastAsia="Times New Roman" w:cs="Arial"/>
          <w:lang w:val="en-US" w:eastAsia="ru-RU"/>
        </w:rPr>
        <w:t>collection</w:t>
      </w:r>
    </w:p>
    <w:p w:rsidRPr="00DC635B" w:rsidR="006F15B1" w:rsidP="00AF55D2" w:rsidRDefault="006F15B1" w14:paraId="4CEF43F3" w14:textId="6375120E">
      <w:pPr>
        <w:pStyle w:val="ListParagraph"/>
        <w:numPr>
          <w:ilvl w:val="0"/>
          <w:numId w:val="12"/>
        </w:numPr>
        <w:spacing w:line="276" w:lineRule="auto"/>
        <w:ind w:left="1560"/>
        <w:jc w:val="both"/>
        <w:rPr>
          <w:rFonts w:ascii="Arial" w:hAnsi="Arial" w:eastAsia="Times New Roman" w:cs="Arial"/>
          <w:lang w:val="en-US" w:eastAsia="ru-RU"/>
        </w:rPr>
      </w:pPr>
      <w:r>
        <w:rPr>
          <w:rFonts w:ascii="Arial" w:hAnsi="Arial" w:eastAsia="Times New Roman" w:cs="Arial"/>
          <w:lang w:val="en-US" w:eastAsia="ru-RU"/>
        </w:rPr>
        <w:t>slots collection</w:t>
      </w:r>
    </w:p>
    <w:p w:rsidR="40BF246A" w:rsidP="007D3DBF" w:rsidRDefault="77D6118D" w14:paraId="264DDA81" w14:textId="6D76DBBF">
      <w:pPr>
        <w:spacing w:line="276" w:lineRule="auto"/>
        <w:ind w:firstLine="709"/>
        <w:jc w:val="both"/>
        <w:rPr>
          <w:rStyle w:val="Hyperlink"/>
          <w:lang w:val="en-US"/>
        </w:rPr>
      </w:pPr>
      <w:r w:rsidRPr="2ED754BB">
        <w:rPr>
          <w:rFonts w:ascii="Arial" w:hAnsi="Arial" w:eastAsia="Times New Roman" w:cs="Arial"/>
          <w:lang w:val="en-US" w:eastAsia="ru-RU"/>
        </w:rPr>
        <w:t>T</w:t>
      </w:r>
      <w:r w:rsidRPr="2ED754BB" w:rsidR="60DA9768">
        <w:rPr>
          <w:rFonts w:ascii="Arial" w:hAnsi="Arial" w:eastAsia="Times New Roman" w:cs="Arial"/>
          <w:lang w:val="en-US" w:eastAsia="ru-RU"/>
        </w:rPr>
        <w:t xml:space="preserve">emplates used within the mentioned </w:t>
      </w:r>
      <w:commentRangeStart w:id="741"/>
      <w:commentRangeStart w:id="742"/>
      <w:commentRangeStart w:id="743"/>
      <w:r w:rsidRPr="2ED754BB" w:rsidR="60DA9768">
        <w:rPr>
          <w:rFonts w:ascii="Arial" w:hAnsi="Arial" w:eastAsia="Times New Roman" w:cs="Arial"/>
          <w:lang w:val="en-US" w:eastAsia="ru-RU"/>
        </w:rPr>
        <w:t xml:space="preserve">MongoDB </w:t>
      </w:r>
      <w:commentRangeEnd w:id="741"/>
      <w:r w:rsidRPr="2ED754BB" w:rsidR="00C4614A">
        <w:rPr>
          <w:rStyle w:val="CommentReference"/>
          <w:rFonts w:ascii="Arial" w:hAnsi="Arial" w:eastAsia="Times New Roman" w:cs="Arial"/>
          <w:sz w:val="24"/>
          <w:szCs w:val="24"/>
          <w:lang w:val="en-US" w:eastAsia="ru-RU"/>
        </w:rPr>
        <w:commentReference w:id="741"/>
      </w:r>
      <w:commentRangeEnd w:id="742"/>
      <w:r w:rsidRPr="2ED754BB" w:rsidR="00C4614A">
        <w:rPr>
          <w:rStyle w:val="CommentReference"/>
          <w:rFonts w:ascii="Arial" w:hAnsi="Arial" w:eastAsia="Times New Roman" w:cs="Arial"/>
          <w:sz w:val="24"/>
          <w:szCs w:val="24"/>
          <w:lang w:val="en-US" w:eastAsia="ru-RU"/>
        </w:rPr>
        <w:commentReference w:id="742"/>
      </w:r>
      <w:commentRangeEnd w:id="743"/>
      <w:r w:rsidRPr="2ED754BB" w:rsidR="0067643B">
        <w:rPr>
          <w:rStyle w:val="CommentReference"/>
          <w:rFonts w:ascii="Arial" w:hAnsi="Arial" w:eastAsia="Times New Roman" w:cs="Arial"/>
          <w:sz w:val="24"/>
          <w:szCs w:val="24"/>
          <w:lang w:val="en-US" w:eastAsia="ru-RU"/>
        </w:rPr>
        <w:commentReference w:id="743"/>
      </w:r>
      <w:r w:rsidRPr="2ED754BB" w:rsidR="60DA9768">
        <w:rPr>
          <w:rFonts w:ascii="Arial" w:hAnsi="Arial" w:eastAsia="Times New Roman" w:cs="Arial"/>
          <w:lang w:val="en-US" w:eastAsia="ru-RU"/>
        </w:rPr>
        <w:t>collection</w:t>
      </w:r>
      <w:r w:rsidRPr="2ED754BB" w:rsidR="77D51C45">
        <w:rPr>
          <w:rFonts w:ascii="Arial" w:hAnsi="Arial" w:eastAsia="Times New Roman" w:cs="Arial"/>
          <w:lang w:val="en-US" w:eastAsia="ru-RU"/>
        </w:rPr>
        <w:t>s</w:t>
      </w:r>
      <w:r w:rsidRPr="2ED754BB" w:rsidR="60DA9768">
        <w:rPr>
          <w:rFonts w:ascii="Arial" w:hAnsi="Arial" w:eastAsia="Times New Roman" w:cs="Arial"/>
          <w:lang w:val="en-US" w:eastAsia="ru-RU"/>
        </w:rPr>
        <w:t xml:space="preserve"> are the </w:t>
      </w:r>
      <w:r w:rsidRPr="2ED754BB" w:rsidR="19885493">
        <w:rPr>
          <w:rFonts w:ascii="Arial" w:hAnsi="Arial" w:eastAsia="Times New Roman" w:cs="Arial"/>
          <w:lang w:val="en-US" w:eastAsia="ru-RU"/>
        </w:rPr>
        <w:t>following</w:t>
      </w:r>
      <w:r w:rsidRPr="2ED754BB" w:rsidR="4A37A23B">
        <w:rPr>
          <w:rFonts w:ascii="Arial" w:hAnsi="Arial" w:eastAsia="Times New Roman" w:cs="Arial"/>
          <w:lang w:val="en-US" w:eastAsia="ru-RU"/>
        </w:rPr>
        <w:t xml:space="preserve"> (</w:t>
      </w:r>
      <w:r w:rsidRPr="2ED754BB">
        <w:rPr>
          <w:rFonts w:ascii="Arial" w:hAnsi="Arial" w:eastAsia="Times New Roman" w:cs="Arial"/>
          <w:lang w:val="en-US" w:eastAsia="ru-RU"/>
        </w:rPr>
        <w:t xml:space="preserve">Picture 2.20 - </w:t>
      </w:r>
      <w:hyperlink r:id="rId41">
        <w:r w:rsidRPr="2ED754BB" w:rsidR="7DF24A74">
          <w:rPr>
            <w:rStyle w:val="Hyperlink"/>
            <w:lang w:val="en-US"/>
          </w:rPr>
          <w:t>appointments.drawio</w:t>
        </w:r>
      </w:hyperlink>
      <w:r w:rsidRPr="2ED754BB" w:rsidR="4A37A23B">
        <w:rPr>
          <w:rStyle w:val="Hyperlink"/>
          <w:lang w:val="en-US"/>
        </w:rPr>
        <w:t>) :</w:t>
      </w:r>
    </w:p>
    <w:p w:rsidRPr="007D3DBF" w:rsidR="00937C58" w:rsidP="007D3DBF" w:rsidRDefault="00937C58" w14:paraId="2317C91D" w14:textId="77777777">
      <w:pPr>
        <w:spacing w:line="276" w:lineRule="auto"/>
        <w:ind w:firstLine="709"/>
        <w:jc w:val="both"/>
        <w:rPr>
          <w:rStyle w:val="Hyperlink"/>
          <w:lang w:val="en-US"/>
        </w:rPr>
      </w:pPr>
    </w:p>
    <w:p w:rsidR="007D3DBF" w:rsidP="00937C58" w:rsidRDefault="00937C58" w14:paraId="1D84747D" w14:textId="2DD720FA">
      <w:pPr>
        <w:spacing w:line="276" w:lineRule="auto"/>
        <w:ind w:firstLine="1560"/>
        <w:jc w:val="both"/>
        <w:rPr>
          <w:rFonts w:ascii="Arial" w:hAnsi="Arial" w:eastAsia="Times New Roman" w:cs="Arial"/>
          <w:lang w:val="en-US" w:eastAsia="ru-RU"/>
        </w:rPr>
      </w:pPr>
      <w:r>
        <w:rPr>
          <w:noProof/>
        </w:rPr>
        <w:drawing>
          <wp:inline distT="0" distB="0" distL="0" distR="0" wp14:anchorId="1D3854E3" wp14:editId="58FD36C7">
            <wp:extent cx="4061460" cy="3802380"/>
            <wp:effectExtent l="0" t="0" r="0" b="0"/>
            <wp:docPr id="737084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61460" cy="3802380"/>
                    </a:xfrm>
                    <a:prstGeom prst="rect">
                      <a:avLst/>
                    </a:prstGeom>
                    <a:noFill/>
                    <a:ln>
                      <a:noFill/>
                    </a:ln>
                  </pic:spPr>
                </pic:pic>
              </a:graphicData>
            </a:graphic>
          </wp:inline>
        </w:drawing>
      </w:r>
    </w:p>
    <w:p w:rsidR="00FE65A6" w:rsidP="00937C58" w:rsidRDefault="00FE65A6" w14:paraId="3A0614D5" w14:textId="77777777">
      <w:pPr>
        <w:spacing w:line="276" w:lineRule="auto"/>
        <w:ind w:firstLine="1560"/>
        <w:jc w:val="both"/>
        <w:rPr>
          <w:rFonts w:ascii="Arial" w:hAnsi="Arial" w:eastAsia="Times New Roman" w:cs="Arial"/>
          <w:lang w:val="en-US" w:eastAsia="ru-RU"/>
        </w:rPr>
      </w:pPr>
    </w:p>
    <w:p w:rsidRPr="00C4614A" w:rsidR="00C4614A" w:rsidP="00C4614A" w:rsidRDefault="00C4614A" w14:paraId="2A92C11D" w14:textId="69959D49">
      <w:pPr>
        <w:spacing w:line="276" w:lineRule="auto"/>
        <w:ind w:firstLine="1560"/>
        <w:jc w:val="center"/>
        <w:rPr>
          <w:rFonts w:ascii="Arial" w:hAnsi="Arial" w:eastAsia="Times New Roman" w:cs="Arial"/>
          <w:sz w:val="22"/>
          <w:szCs w:val="22"/>
          <w:lang w:val="en-US" w:eastAsia="ru-RU"/>
        </w:rPr>
      </w:pPr>
      <w:r w:rsidRPr="00C4614A">
        <w:rPr>
          <w:rFonts w:ascii="Arial" w:hAnsi="Arial" w:eastAsia="Times New Roman" w:cs="Arial"/>
          <w:sz w:val="22"/>
          <w:szCs w:val="22"/>
          <w:lang w:val="en-US" w:eastAsia="ru-RU"/>
        </w:rPr>
        <w:t>Picture 2.20</w:t>
      </w:r>
    </w:p>
    <w:p w:rsidRPr="00B21012" w:rsidR="00B034F1" w:rsidP="00C4614A" w:rsidRDefault="00B034F1" w14:paraId="3E88F8F2" w14:textId="2E629CD5">
      <w:pPr>
        <w:pStyle w:val="NormalWeb"/>
        <w:shd w:val="clear" w:color="auto" w:fill="FFFFFF"/>
        <w:spacing w:before="0" w:beforeAutospacing="0" w:after="0" w:afterAutospacing="0"/>
        <w:rPr>
          <w:rFonts w:ascii="Arial" w:hAnsi="Arial" w:cs="Arial"/>
          <w:color w:val="1F1F1F"/>
          <w:lang w:val="en-US"/>
        </w:rPr>
      </w:pPr>
    </w:p>
    <w:p w:rsidRPr="000A5CDA" w:rsidR="00B034F1" w:rsidP="006F16F7" w:rsidRDefault="00B034F1" w14:paraId="27C32FB0" w14:textId="77777777">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Application Component Diagram</w:t>
      </w:r>
    </w:p>
    <w:p w:rsidR="005248A2" w:rsidP="005248A2" w:rsidRDefault="005248A2" w14:paraId="0722F5D6" w14:textId="77777777">
      <w:pPr>
        <w:pStyle w:val="NormalWeb"/>
        <w:shd w:val="clear" w:color="auto" w:fill="FFFFFF"/>
        <w:spacing w:before="0" w:beforeAutospacing="0" w:after="0" w:afterAutospacing="0"/>
        <w:ind w:left="993"/>
        <w:rPr>
          <w:rFonts w:ascii="Arial" w:hAnsi="Arial" w:cs="Arial"/>
          <w:color w:val="1F1F1F"/>
          <w:lang w:val="en-US"/>
        </w:rPr>
      </w:pPr>
    </w:p>
    <w:p w:rsidR="005248A2" w:rsidP="005248A2" w:rsidRDefault="00E65BC3" w14:paraId="03410C61" w14:textId="01F2F4B6">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lang w:val="en-US"/>
        </w:rPr>
        <w:t xml:space="preserve">The </w:t>
      </w:r>
      <w:r w:rsidR="005248A2">
        <w:rPr>
          <w:rFonts w:ascii="Arial" w:hAnsi="Arial" w:cs="Arial"/>
          <w:lang w:val="en-US"/>
        </w:rPr>
        <w:t>Integration</w:t>
      </w:r>
      <w:r w:rsidRPr="00DC635B" w:rsidR="005248A2">
        <w:rPr>
          <w:rFonts w:ascii="Arial" w:hAnsi="Arial" w:cs="Arial"/>
          <w:lang w:val="en-US"/>
        </w:rPr>
        <w:t xml:space="preserve"> Service Module</w:t>
      </w:r>
      <w:r w:rsidR="005248A2">
        <w:rPr>
          <w:rFonts w:ascii="Arial" w:hAnsi="Arial" w:cs="Arial"/>
          <w:color w:val="1F1F1F"/>
          <w:lang w:val="en-US"/>
        </w:rPr>
        <w:t xml:space="preserve"> depends and </w:t>
      </w:r>
      <w:r w:rsidRPr="00DC635B" w:rsidR="005248A2">
        <w:rPr>
          <w:rFonts w:ascii="Arial" w:hAnsi="Arial" w:cs="Arial"/>
          <w:color w:val="1F1F1F"/>
          <w:lang w:val="en-US"/>
        </w:rPr>
        <w:t>interconnect</w:t>
      </w:r>
      <w:r w:rsidR="005248A2">
        <w:rPr>
          <w:rFonts w:ascii="Arial" w:hAnsi="Arial" w:cs="Arial"/>
          <w:color w:val="1F1F1F"/>
          <w:lang w:val="en-US"/>
        </w:rPr>
        <w:t xml:space="preserve">s (including </w:t>
      </w:r>
      <w:r>
        <w:rPr>
          <w:rFonts w:ascii="Arial" w:hAnsi="Arial" w:cs="Arial"/>
          <w:color w:val="1F1F1F"/>
          <w:lang w:val="en-US"/>
        </w:rPr>
        <w:t xml:space="preserve">the </w:t>
      </w:r>
      <w:r w:rsidR="005248A2">
        <w:rPr>
          <w:rFonts w:ascii="Arial" w:hAnsi="Arial" w:cs="Arial"/>
          <w:color w:val="1F1F1F"/>
          <w:lang w:val="en-US"/>
        </w:rPr>
        <w:t>Appointment Service Module)</w:t>
      </w:r>
      <w:r w:rsidRPr="00DC635B" w:rsidR="005248A2">
        <w:rPr>
          <w:rFonts w:ascii="Arial" w:hAnsi="Arial" w:cs="Arial"/>
          <w:color w:val="1F1F1F"/>
          <w:lang w:val="en-US"/>
        </w:rPr>
        <w:t xml:space="preserve"> with</w:t>
      </w:r>
      <w:r w:rsidR="005248A2">
        <w:rPr>
          <w:rFonts w:ascii="Arial" w:hAnsi="Arial" w:cs="Arial"/>
          <w:color w:val="1F1F1F"/>
          <w:lang w:val="en-US"/>
        </w:rPr>
        <w:t xml:space="preserve"> the following programmatical components:</w:t>
      </w:r>
    </w:p>
    <w:p w:rsidRPr="00850747" w:rsidR="005248A2" w:rsidP="005248A2" w:rsidRDefault="005248A2" w14:paraId="7184999C"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9351" w:type="dxa"/>
        <w:tblInd w:w="-142" w:type="dxa"/>
        <w:tblLook w:val="04A0" w:firstRow="1" w:lastRow="0" w:firstColumn="1" w:lastColumn="0" w:noHBand="0" w:noVBand="1"/>
      </w:tblPr>
      <w:tblGrid>
        <w:gridCol w:w="4505"/>
        <w:gridCol w:w="4846"/>
      </w:tblGrid>
      <w:tr w:rsidR="005248A2" w:rsidTr="2ED754BB" w14:paraId="42F149C6" w14:textId="77777777">
        <w:tc>
          <w:tcPr>
            <w:tcW w:w="4505" w:type="dxa"/>
            <w:shd w:val="clear" w:color="auto" w:fill="D9D9D9" w:themeFill="background1" w:themeFillShade="D9"/>
          </w:tcPr>
          <w:p w:rsidRPr="00DC635B" w:rsidR="005248A2" w:rsidP="00D87A0E" w:rsidRDefault="005248A2" w14:paraId="0705F49B"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846" w:type="dxa"/>
            <w:shd w:val="clear" w:color="auto" w:fill="D9D9D9" w:themeFill="background1" w:themeFillShade="D9"/>
          </w:tcPr>
          <w:p w:rsidRPr="00DC635B" w:rsidR="005248A2" w:rsidP="00D87A0E" w:rsidRDefault="005248A2" w14:paraId="0A859D54"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5248A2" w:rsidTr="2ED754BB" w14:paraId="701C98E6" w14:textId="77777777">
        <w:tc>
          <w:tcPr>
            <w:tcW w:w="4505" w:type="dxa"/>
          </w:tcPr>
          <w:p w:rsidR="005248A2" w:rsidP="00D87A0E" w:rsidRDefault="005248A2" w14:paraId="3DA81BDA"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External Component</w:t>
            </w:r>
          </w:p>
        </w:tc>
        <w:tc>
          <w:tcPr>
            <w:tcW w:w="4846" w:type="dxa"/>
          </w:tcPr>
          <w:p w:rsidR="005248A2" w:rsidP="00D87A0E" w:rsidRDefault="005248A2" w14:paraId="75415BC0" w14:textId="77777777">
            <w:pPr>
              <w:pStyle w:val="NormalWeb"/>
              <w:spacing w:before="0" w:beforeAutospacing="0" w:after="0" w:afterAutospacing="0"/>
              <w:jc w:val="both"/>
              <w:rPr>
                <w:rFonts w:ascii="Arial" w:hAnsi="Arial" w:cs="Arial"/>
                <w:color w:val="1F1F1F"/>
                <w:lang w:val="en-US"/>
              </w:rPr>
            </w:pPr>
            <w:commentRangeStart w:id="744"/>
            <w:r>
              <w:rPr>
                <w:rFonts w:ascii="Arial" w:hAnsi="Arial" w:cs="Arial"/>
                <w:color w:val="1F1F1F"/>
                <w:lang w:val="en-US"/>
              </w:rPr>
              <w:t>Mobile App (iOS, Android)</w:t>
            </w:r>
            <w:commentRangeEnd w:id="744"/>
            <w:r w:rsidR="0089508B">
              <w:rPr>
                <w:rStyle w:val="CommentReference"/>
                <w:rFonts w:ascii="Arial" w:hAnsi="Arial" w:cs="Arial"/>
                <w:color w:val="1F1F1F"/>
                <w:sz w:val="22"/>
                <w:szCs w:val="22"/>
                <w:lang w:val="en-US"/>
              </w:rPr>
              <w:commentReference w:id="744"/>
            </w:r>
          </w:p>
          <w:p w:rsidR="005248A2" w:rsidP="00D87A0E" w:rsidRDefault="005248A2" w14:paraId="1A1699F2" w14:textId="7E762A3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Provider</w:t>
            </w:r>
            <w:r w:rsidR="00744F6C">
              <w:rPr>
                <w:rFonts w:ascii="Arial" w:hAnsi="Arial" w:cs="Arial"/>
                <w:color w:val="1F1F1F"/>
                <w:lang w:val="en-US"/>
              </w:rPr>
              <w:t>s</w:t>
            </w:r>
          </w:p>
        </w:tc>
      </w:tr>
      <w:tr w:rsidR="005248A2" w:rsidTr="2ED754BB" w14:paraId="03D210DB" w14:textId="77777777">
        <w:tc>
          <w:tcPr>
            <w:tcW w:w="4505" w:type="dxa"/>
          </w:tcPr>
          <w:p w:rsidR="005248A2" w:rsidP="00D87A0E" w:rsidRDefault="005248A2" w14:paraId="1422B468"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Network Components</w:t>
            </w:r>
          </w:p>
        </w:tc>
        <w:tc>
          <w:tcPr>
            <w:tcW w:w="4846" w:type="dxa"/>
          </w:tcPr>
          <w:p w:rsidR="005248A2" w:rsidP="00D87A0E" w:rsidRDefault="005248A2" w14:paraId="126FAF35"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API Gateway</w:t>
            </w:r>
          </w:p>
          <w:p w:rsidR="005248A2" w:rsidP="00D87A0E" w:rsidRDefault="005248A2" w14:paraId="61A14B49"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NAT Gateway</w:t>
            </w:r>
          </w:p>
        </w:tc>
      </w:tr>
      <w:tr w:rsidR="005248A2" w:rsidTr="2ED754BB" w14:paraId="50E617B5" w14:textId="77777777">
        <w:tc>
          <w:tcPr>
            <w:tcW w:w="4505" w:type="dxa"/>
          </w:tcPr>
          <w:p w:rsidR="005248A2" w:rsidP="00D87A0E" w:rsidRDefault="005248A2" w14:paraId="2CDD532A"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Database Components</w:t>
            </w:r>
          </w:p>
        </w:tc>
        <w:tc>
          <w:tcPr>
            <w:tcW w:w="4846" w:type="dxa"/>
          </w:tcPr>
          <w:p w:rsidR="00014857" w:rsidP="00D87A0E" w:rsidRDefault="00014857" w14:paraId="465A27D8" w14:textId="75741C85">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MS SQL</w:t>
            </w:r>
          </w:p>
          <w:p w:rsidR="005248A2" w:rsidP="2ED754BB" w:rsidRDefault="2E47FEEC" w14:paraId="41CC2F2D" w14:textId="2070E45A">
            <w:pPr>
              <w:pStyle w:val="NormalWeb"/>
              <w:spacing w:before="0" w:beforeAutospacing="0" w:after="0" w:afterAutospacing="0"/>
              <w:jc w:val="both"/>
              <w:rPr>
                <w:rFonts w:ascii="Arial" w:hAnsi="Arial" w:cs="Arial"/>
                <w:color w:val="1F1F1F"/>
                <w:lang w:val="en-US"/>
              </w:rPr>
            </w:pPr>
            <w:r w:rsidRPr="2ED754BB">
              <w:rPr>
                <w:rFonts w:ascii="Arial" w:hAnsi="Arial" w:cs="Arial"/>
                <w:color w:val="1F1F1F"/>
                <w:lang w:val="en-US"/>
              </w:rPr>
              <w:t xml:space="preserve">Azure </w:t>
            </w:r>
            <w:commentRangeStart w:id="745"/>
            <w:r w:rsidRPr="2ED754BB">
              <w:rPr>
                <w:rFonts w:ascii="Arial" w:hAnsi="Arial" w:cs="Arial"/>
                <w:color w:val="1F1F1F"/>
                <w:lang w:val="en-US"/>
              </w:rPr>
              <w:t>Mon</w:t>
            </w:r>
            <w:r w:rsidRPr="2ED754BB" w:rsidR="66DE223F">
              <w:rPr>
                <w:rFonts w:ascii="Arial" w:hAnsi="Arial" w:cs="Arial"/>
                <w:color w:val="1F1F1F"/>
                <w:lang w:val="en-US"/>
              </w:rPr>
              <w:t>g</w:t>
            </w:r>
            <w:r w:rsidRPr="2ED754BB">
              <w:rPr>
                <w:rFonts w:ascii="Arial" w:hAnsi="Arial" w:cs="Arial"/>
                <w:color w:val="1F1F1F"/>
                <w:lang w:val="en-US"/>
              </w:rPr>
              <w:t>oDB</w:t>
            </w:r>
            <w:commentRangeEnd w:id="745"/>
            <w:r w:rsidR="005248A2">
              <w:rPr>
                <w:rStyle w:val="CommentReference"/>
                <w:rFonts w:ascii="Arial" w:hAnsi="Arial" w:cs="Arial"/>
                <w:color w:val="1F1F1F"/>
                <w:sz w:val="22"/>
                <w:szCs w:val="22"/>
                <w:lang w:val="en-US"/>
              </w:rPr>
              <w:commentReference w:id="745"/>
            </w:r>
          </w:p>
          <w:p w:rsidR="00014857" w:rsidP="00D87A0E" w:rsidRDefault="00014857" w14:paraId="405BC437" w14:textId="42201080">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Redis (Cache Instance)</w:t>
            </w:r>
          </w:p>
          <w:p w:rsidR="005248A2" w:rsidP="00D87A0E" w:rsidRDefault="005248A2" w14:paraId="513A9EAC"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Redis (Pub/Sub Instance) </w:t>
            </w:r>
          </w:p>
        </w:tc>
      </w:tr>
      <w:tr w:rsidR="005248A2" w:rsidTr="2ED754BB" w14:paraId="372DE244" w14:textId="77777777">
        <w:tc>
          <w:tcPr>
            <w:tcW w:w="4505" w:type="dxa"/>
          </w:tcPr>
          <w:p w:rsidR="005248A2" w:rsidP="00D87A0E" w:rsidRDefault="005248A2" w14:paraId="262851D3"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 backend services</w:t>
            </w:r>
          </w:p>
        </w:tc>
        <w:tc>
          <w:tcPr>
            <w:tcW w:w="4846" w:type="dxa"/>
          </w:tcPr>
          <w:p w:rsidR="005248A2" w:rsidP="00D87A0E" w:rsidRDefault="00F826CE" w14:paraId="73D7C1AC" w14:textId="51D7AF00">
            <w:pPr>
              <w:pStyle w:val="NormalWeb"/>
              <w:spacing w:before="0" w:beforeAutospacing="0" w:after="0" w:afterAutospacing="0"/>
              <w:jc w:val="both"/>
              <w:rPr>
                <w:rFonts w:ascii="Arial" w:hAnsi="Arial" w:cs="Arial"/>
                <w:color w:val="1F1F1F"/>
                <w:lang w:val="en-US"/>
              </w:rPr>
            </w:pPr>
            <w:commentRangeStart w:id="746"/>
            <w:r>
              <w:rPr>
                <w:rFonts w:ascii="Arial" w:hAnsi="Arial" w:cs="Arial"/>
                <w:color w:val="1F1F1F"/>
                <w:lang w:val="en-US"/>
              </w:rPr>
              <w:t>Provider Service</w:t>
            </w:r>
            <w:commentRangeEnd w:id="746"/>
            <w:r w:rsidR="0012163E">
              <w:rPr>
                <w:rStyle w:val="CommentReference"/>
                <w:rFonts w:ascii="Arial" w:hAnsi="Arial" w:cs="Arial"/>
                <w:color w:val="1F1F1F"/>
                <w:sz w:val="22"/>
                <w:szCs w:val="22"/>
                <w:lang w:val="en-US"/>
              </w:rPr>
              <w:commentReference w:id="746"/>
            </w:r>
          </w:p>
        </w:tc>
      </w:tr>
    </w:tbl>
    <w:p w:rsidR="005248A2" w:rsidP="00937C58" w:rsidRDefault="005248A2" w14:paraId="777CA133" w14:textId="77777777">
      <w:pPr>
        <w:pStyle w:val="NormalWeb"/>
        <w:shd w:val="clear" w:color="auto" w:fill="FFFFFF"/>
        <w:spacing w:before="0" w:beforeAutospacing="0" w:after="0" w:afterAutospacing="0"/>
        <w:ind w:left="993"/>
        <w:rPr>
          <w:rFonts w:ascii="Arial" w:hAnsi="Arial" w:cs="Arial"/>
          <w:color w:val="1F1F1F"/>
          <w:lang w:val="en-US"/>
        </w:rPr>
      </w:pPr>
    </w:p>
    <w:p w:rsidR="00B034F1" w:rsidP="00B034F1" w:rsidRDefault="00B034F1" w14:paraId="06092944" w14:textId="77777777">
      <w:pPr>
        <w:pStyle w:val="NormalWeb"/>
        <w:shd w:val="clear" w:color="auto" w:fill="FFFFFF"/>
        <w:spacing w:before="0" w:beforeAutospacing="0" w:after="0" w:afterAutospacing="0"/>
        <w:ind w:left="709"/>
        <w:rPr>
          <w:rFonts w:ascii="Arial" w:hAnsi="Arial" w:cs="Arial"/>
          <w:color w:val="1F1F1F"/>
          <w:lang w:val="en-US"/>
        </w:rPr>
      </w:pPr>
    </w:p>
    <w:p w:rsidRPr="00B21012" w:rsidR="00B034F1" w:rsidP="000108AD" w:rsidRDefault="00B034F1" w14:paraId="2880BD44" w14:textId="03183EC2">
      <w:pPr>
        <w:pStyle w:val="NormalWeb"/>
        <w:numPr>
          <w:ilvl w:val="4"/>
          <w:numId w:val="7"/>
        </w:numPr>
        <w:shd w:val="clear" w:color="auto" w:fill="FFFFFF"/>
        <w:spacing w:before="0" w:beforeAutospacing="0" w:after="240" w:afterAutospacing="0"/>
        <w:ind w:left="993" w:hanging="1135"/>
        <w:rPr>
          <w:rFonts w:ascii="Arial" w:hAnsi="Arial" w:cs="Arial"/>
          <w:color w:val="1F1F1F"/>
          <w:lang w:val="en-US"/>
        </w:rPr>
      </w:pPr>
      <w:r w:rsidRPr="00B21012">
        <w:rPr>
          <w:rFonts w:ascii="Arial" w:hAnsi="Arial" w:cs="Arial"/>
          <w:color w:val="1F1F1F"/>
          <w:lang w:val="en-US"/>
        </w:rPr>
        <w:t xml:space="preserve">UML Component Diagram </w:t>
      </w:r>
    </w:p>
    <w:p w:rsidRPr="00B21012" w:rsidR="000108AD" w:rsidP="00B21012" w:rsidRDefault="000108AD" w14:paraId="3D3D1A22" w14:textId="4F3046FD">
      <w:pPr>
        <w:pStyle w:val="NormalWeb"/>
        <w:shd w:val="clear" w:color="auto" w:fill="FFFFFF"/>
        <w:spacing w:before="0" w:beforeAutospacing="0" w:after="0" w:afterAutospacing="0"/>
        <w:ind w:firstLine="720"/>
        <w:jc w:val="both"/>
        <w:rPr>
          <w:rFonts w:ascii="Arial" w:hAnsi="Arial" w:cs="Arial"/>
          <w:color w:val="1F1F1F"/>
          <w:lang w:val="en-US"/>
        </w:rPr>
      </w:pPr>
      <w:r w:rsidRPr="00B21012">
        <w:rPr>
          <w:rFonts w:ascii="Arial" w:hAnsi="Arial" w:cs="Arial"/>
          <w:color w:val="1F1F1F"/>
          <w:lang w:val="en-US"/>
        </w:rPr>
        <w:t xml:space="preserve">UML Component Diagram for </w:t>
      </w:r>
      <w:r w:rsidR="00F826CE">
        <w:rPr>
          <w:rFonts w:ascii="Arial" w:hAnsi="Arial" w:cs="Arial"/>
          <w:color w:val="1F1F1F"/>
          <w:lang w:val="en-US"/>
        </w:rPr>
        <w:t xml:space="preserve">Integration </w:t>
      </w:r>
      <w:r w:rsidR="00BF347B">
        <w:rPr>
          <w:rFonts w:ascii="Arial" w:hAnsi="Arial" w:cs="Arial"/>
          <w:color w:val="1F1F1F"/>
          <w:lang w:val="en-US"/>
        </w:rPr>
        <w:t>Service</w:t>
      </w:r>
      <w:r w:rsidR="00F826CE">
        <w:rPr>
          <w:rFonts w:ascii="Arial" w:hAnsi="Arial" w:cs="Arial"/>
          <w:color w:val="1F1F1F"/>
          <w:lang w:val="en-US"/>
        </w:rPr>
        <w:t xml:space="preserve"> Module </w:t>
      </w:r>
      <w:r w:rsidR="00B70DCE">
        <w:rPr>
          <w:rFonts w:ascii="Arial" w:hAnsi="Arial" w:cs="Arial"/>
          <w:color w:val="1F1F1F"/>
          <w:lang w:val="en-US"/>
        </w:rPr>
        <w:t>(including</w:t>
      </w:r>
      <w:r w:rsidR="00F826CE">
        <w:rPr>
          <w:rFonts w:ascii="Arial" w:hAnsi="Arial" w:cs="Arial"/>
          <w:color w:val="1F1F1F"/>
          <w:lang w:val="en-US"/>
        </w:rPr>
        <w:t xml:space="preserve"> </w:t>
      </w:r>
      <w:r w:rsidRPr="00B21012" w:rsidR="00C92790">
        <w:rPr>
          <w:rFonts w:ascii="Arial" w:hAnsi="Arial" w:cs="Arial"/>
          <w:color w:val="1F1F1F"/>
          <w:lang w:val="en-US"/>
        </w:rPr>
        <w:t>Appointment</w:t>
      </w:r>
      <w:r w:rsidRPr="00B21012">
        <w:rPr>
          <w:rFonts w:ascii="Arial" w:hAnsi="Arial" w:cs="Arial"/>
          <w:color w:val="1F1F1F"/>
          <w:lang w:val="en-US"/>
        </w:rPr>
        <w:t xml:space="preserve"> </w:t>
      </w:r>
      <w:r w:rsidR="00F826CE">
        <w:rPr>
          <w:rFonts w:ascii="Arial" w:hAnsi="Arial" w:cs="Arial"/>
          <w:color w:val="1F1F1F"/>
          <w:lang w:val="en-US"/>
        </w:rPr>
        <w:t>S</w:t>
      </w:r>
      <w:r w:rsidRPr="00B21012">
        <w:rPr>
          <w:rFonts w:ascii="Arial" w:hAnsi="Arial" w:cs="Arial"/>
          <w:color w:val="1F1F1F"/>
          <w:lang w:val="en-US"/>
        </w:rPr>
        <w:t>ervice</w:t>
      </w:r>
      <w:r w:rsidR="00F826CE">
        <w:rPr>
          <w:rFonts w:ascii="Arial" w:hAnsi="Arial" w:cs="Arial"/>
          <w:color w:val="1F1F1F"/>
          <w:lang w:val="en-US"/>
        </w:rPr>
        <w:t xml:space="preserve"> Module)</w:t>
      </w:r>
      <w:r w:rsidRPr="00B21012">
        <w:rPr>
          <w:rFonts w:ascii="Arial" w:hAnsi="Arial" w:cs="Arial"/>
          <w:color w:val="1F1F1F"/>
          <w:lang w:val="en-US"/>
        </w:rPr>
        <w:t xml:space="preserve"> is depicted on the Picture </w:t>
      </w:r>
      <w:r w:rsidR="00F826CE">
        <w:rPr>
          <w:rFonts w:ascii="Arial" w:hAnsi="Arial" w:cs="Arial"/>
          <w:color w:val="1F1F1F"/>
          <w:lang w:val="en-US"/>
        </w:rPr>
        <w:t>2</w:t>
      </w:r>
      <w:r w:rsidRPr="00B21012">
        <w:rPr>
          <w:rFonts w:ascii="Arial" w:hAnsi="Arial" w:cs="Arial"/>
          <w:color w:val="1F1F1F"/>
          <w:lang w:val="en-US"/>
        </w:rPr>
        <w:t>.</w:t>
      </w:r>
      <w:r w:rsidR="00C4614A">
        <w:rPr>
          <w:rFonts w:ascii="Arial" w:hAnsi="Arial" w:cs="Arial"/>
          <w:color w:val="1F1F1F"/>
          <w:lang w:val="en-US"/>
        </w:rPr>
        <w:t>21</w:t>
      </w:r>
      <w:r w:rsidRPr="00B21012">
        <w:rPr>
          <w:rFonts w:ascii="Arial" w:hAnsi="Arial" w:cs="Arial"/>
          <w:color w:val="1F1F1F"/>
          <w:lang w:val="en-US"/>
        </w:rPr>
        <w:t>.</w:t>
      </w:r>
    </w:p>
    <w:p w:rsidR="00C92790" w:rsidP="00CE30E4" w:rsidRDefault="00C92790" w14:paraId="078D76CE" w14:textId="77777777">
      <w:pPr>
        <w:pStyle w:val="NormalWeb"/>
        <w:shd w:val="clear" w:color="auto" w:fill="FFFFFF"/>
        <w:spacing w:before="0" w:beforeAutospacing="0" w:after="0" w:afterAutospacing="0"/>
        <w:jc w:val="both"/>
        <w:rPr>
          <w:rFonts w:ascii="Arial" w:hAnsi="Arial" w:cs="Arial"/>
          <w:color w:val="1F1F1F"/>
          <w:sz w:val="22"/>
          <w:szCs w:val="22"/>
          <w:lang w:val="en-US"/>
        </w:rPr>
      </w:pPr>
    </w:p>
    <w:p w:rsidR="00C92790" w:rsidP="00CE30E4" w:rsidRDefault="00C92790" w14:paraId="70DBBC4D" w14:textId="77777777">
      <w:pPr>
        <w:pStyle w:val="NormalWeb"/>
        <w:shd w:val="clear" w:color="auto" w:fill="FFFFFF"/>
        <w:spacing w:before="0" w:beforeAutospacing="0" w:after="0" w:afterAutospacing="0"/>
        <w:jc w:val="both"/>
        <w:rPr>
          <w:rFonts w:ascii="Arial" w:hAnsi="Arial" w:cs="Arial"/>
          <w:color w:val="1F1F1F"/>
          <w:sz w:val="22"/>
          <w:szCs w:val="22"/>
          <w:lang w:val="en-US"/>
        </w:rPr>
      </w:pPr>
    </w:p>
    <w:p w:rsidRPr="00B21012" w:rsidR="00C92790" w:rsidP="00C92790" w:rsidRDefault="00B70DCE" w14:paraId="2D909EED" w14:textId="304226A1">
      <w:pPr>
        <w:pStyle w:val="NormalWeb"/>
        <w:shd w:val="clear" w:color="auto" w:fill="FFFFFF"/>
        <w:spacing w:before="0" w:beforeAutospacing="0" w:after="0" w:afterAutospacing="0"/>
        <w:ind w:left="-142"/>
        <w:jc w:val="both"/>
        <w:rPr>
          <w:rFonts w:ascii="Arial" w:hAnsi="Arial" w:cs="Arial"/>
          <w:color w:val="1F1F1F"/>
          <w:sz w:val="22"/>
          <w:szCs w:val="22"/>
        </w:rPr>
      </w:pPr>
      <w:r w:rsidRPr="00B21012">
        <w:rPr>
          <w:lang w:val="en-US"/>
        </w:rPr>
        <w:t xml:space="preserve"> </w:t>
      </w:r>
      <w:commentRangeStart w:id="747"/>
      <w:commentRangeStart w:id="748"/>
      <w:commentRangeStart w:id="749"/>
      <w:r>
        <w:rPr>
          <w:noProof/>
        </w:rPr>
        <w:drawing>
          <wp:inline distT="0" distB="0" distL="0" distR="0" wp14:anchorId="0B8F430C" wp14:editId="01D53F86">
            <wp:extent cx="5727700" cy="3929380"/>
            <wp:effectExtent l="0" t="0" r="6350" b="0"/>
            <wp:docPr id="1282170147" name="Picture 128217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7700" cy="3929380"/>
                    </a:xfrm>
                    <a:prstGeom prst="rect">
                      <a:avLst/>
                    </a:prstGeom>
                    <a:solidFill>
                      <a:schemeClr val="bg1">
                        <a:lumMod val="85000"/>
                      </a:schemeClr>
                    </a:solidFill>
                    <a:ln>
                      <a:noFill/>
                    </a:ln>
                  </pic:spPr>
                </pic:pic>
              </a:graphicData>
            </a:graphic>
          </wp:inline>
        </w:drawing>
      </w:r>
      <w:commentRangeEnd w:id="749"/>
      <w:r w:rsidRPr="00B21012" w:rsidR="00327FED">
        <w:rPr>
          <w:rStyle w:val="CommentReference"/>
          <w:rFonts w:ascii="Arial" w:hAnsi="Arial" w:cs="Arial"/>
          <w:color w:val="1F1F1F"/>
          <w:sz w:val="22"/>
          <w:szCs w:val="22"/>
        </w:rPr>
        <w:commentReference w:id="749"/>
      </w:r>
      <w:commentRangeEnd w:id="748"/>
      <w:r w:rsidRPr="00B21012" w:rsidR="00BA5220">
        <w:rPr>
          <w:rStyle w:val="CommentReference"/>
          <w:rFonts w:ascii="Arial" w:hAnsi="Arial" w:cs="Arial"/>
          <w:color w:val="1F1F1F"/>
          <w:sz w:val="22"/>
          <w:szCs w:val="22"/>
        </w:rPr>
        <w:commentReference w:id="748"/>
      </w:r>
      <w:commentRangeEnd w:id="747"/>
      <w:r w:rsidRPr="00B21012" w:rsidR="006C730C">
        <w:rPr>
          <w:rStyle w:val="CommentReference"/>
          <w:rFonts w:ascii="Arial" w:hAnsi="Arial" w:cs="Arial"/>
          <w:color w:val="1F1F1F"/>
          <w:sz w:val="22"/>
          <w:szCs w:val="22"/>
        </w:rPr>
        <w:commentReference w:id="747"/>
      </w:r>
    </w:p>
    <w:p w:rsidR="001F4430" w:rsidP="00D830B6" w:rsidRDefault="001F4430" w14:paraId="7C809C23" w14:textId="77777777">
      <w:pPr>
        <w:pStyle w:val="NormalWeb"/>
        <w:shd w:val="clear" w:color="auto" w:fill="FFFFFF"/>
        <w:spacing w:before="0" w:beforeAutospacing="0" w:after="240" w:afterAutospacing="0"/>
        <w:ind w:left="-142"/>
        <w:jc w:val="center"/>
        <w:rPr>
          <w:rFonts w:ascii="Arial" w:hAnsi="Arial" w:cs="Arial"/>
          <w:color w:val="FF0000"/>
          <w:sz w:val="18"/>
          <w:szCs w:val="18"/>
          <w:lang w:val="en-US"/>
        </w:rPr>
      </w:pPr>
    </w:p>
    <w:p w:rsidR="000108AD" w:rsidP="00D830B6" w:rsidRDefault="00C92790" w14:paraId="3F73C375" w14:textId="170D2B62">
      <w:pPr>
        <w:pStyle w:val="NormalWeb"/>
        <w:shd w:val="clear" w:color="auto" w:fill="FFFFFF"/>
        <w:spacing w:before="0" w:beforeAutospacing="0" w:after="240" w:afterAutospacing="0"/>
        <w:ind w:left="-142"/>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Pr="00B21012" w:rsidR="001F4430">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C4614A">
        <w:rPr>
          <w:rFonts w:ascii="Arial" w:hAnsi="Arial" w:cs="Arial"/>
          <w:color w:val="000000" w:themeColor="text1"/>
          <w:sz w:val="22"/>
          <w:szCs w:val="22"/>
          <w:lang w:val="en-US"/>
        </w:rPr>
        <w:t>21</w:t>
      </w:r>
      <w:r w:rsidRPr="00B21012">
        <w:rPr>
          <w:rFonts w:ascii="Arial" w:hAnsi="Arial" w:cs="Arial"/>
          <w:color w:val="000000" w:themeColor="text1"/>
          <w:sz w:val="22"/>
          <w:szCs w:val="22"/>
          <w:lang w:val="en-US"/>
        </w:rPr>
        <w:t>.</w:t>
      </w:r>
    </w:p>
    <w:p w:rsidRPr="00B21012" w:rsidR="003B03BC" w:rsidP="00D830B6" w:rsidRDefault="003B03BC" w14:paraId="232D9D50" w14:textId="77777777">
      <w:pPr>
        <w:pStyle w:val="NormalWeb"/>
        <w:shd w:val="clear" w:color="auto" w:fill="FFFFFF"/>
        <w:spacing w:before="0" w:beforeAutospacing="0" w:after="240" w:afterAutospacing="0"/>
        <w:ind w:left="-142"/>
        <w:jc w:val="center"/>
        <w:rPr>
          <w:rFonts w:ascii="Arial" w:hAnsi="Arial" w:cs="Arial"/>
          <w:color w:val="000000" w:themeColor="text1"/>
          <w:sz w:val="22"/>
          <w:szCs w:val="22"/>
          <w:lang w:val="en-US"/>
        </w:rPr>
      </w:pPr>
    </w:p>
    <w:p w:rsidRPr="00B21012" w:rsidR="00B034F1" w:rsidP="00CE30E4" w:rsidRDefault="00B034F1" w14:paraId="6DE9AFF1" w14:textId="6AB66275">
      <w:pPr>
        <w:pStyle w:val="NormalWeb"/>
        <w:numPr>
          <w:ilvl w:val="4"/>
          <w:numId w:val="7"/>
        </w:numPr>
        <w:shd w:val="clear" w:color="auto" w:fill="FFFFFF"/>
        <w:spacing w:before="0" w:beforeAutospacing="0" w:after="240" w:afterAutospacing="0"/>
        <w:ind w:left="993" w:hanging="1135"/>
        <w:rPr>
          <w:rFonts w:ascii="Arial" w:hAnsi="Arial" w:cs="Arial"/>
          <w:color w:val="1F1F1F"/>
          <w:lang w:val="en-US"/>
        </w:rPr>
      </w:pPr>
      <w:r w:rsidRPr="00B21012">
        <w:rPr>
          <w:rFonts w:ascii="Arial" w:hAnsi="Arial" w:cs="Arial"/>
          <w:color w:val="1F1F1F"/>
          <w:lang w:val="en-US"/>
        </w:rPr>
        <w:t xml:space="preserve">UML </w:t>
      </w:r>
      <w:r w:rsidRPr="00B21012" w:rsidR="00CE30E4">
        <w:rPr>
          <w:rFonts w:ascii="Arial" w:hAnsi="Arial" w:cs="Arial"/>
          <w:color w:val="1F1F1F"/>
          <w:lang w:val="en-US"/>
        </w:rPr>
        <w:t>S</w:t>
      </w:r>
      <w:r w:rsidRPr="00B21012">
        <w:rPr>
          <w:rFonts w:ascii="Arial" w:hAnsi="Arial" w:cs="Arial"/>
          <w:color w:val="1F1F1F"/>
          <w:lang w:val="en-US"/>
        </w:rPr>
        <w:t>equence Diagrams</w:t>
      </w:r>
    </w:p>
    <w:p w:rsidRPr="00B21012" w:rsidR="00CE30E4" w:rsidP="00B21012" w:rsidRDefault="00CE30E4" w14:paraId="0B1EC9E1" w14:textId="033C945D">
      <w:pPr>
        <w:pStyle w:val="NormalWeb"/>
        <w:shd w:val="clear" w:color="auto" w:fill="FFFFFF"/>
        <w:spacing w:before="0" w:beforeAutospacing="0" w:after="240" w:afterAutospacing="0" w:line="276" w:lineRule="auto"/>
        <w:ind w:left="-142" w:firstLine="851"/>
        <w:jc w:val="both"/>
        <w:rPr>
          <w:rFonts w:ascii="Arial" w:hAnsi="Arial" w:cs="Arial"/>
          <w:color w:val="1F1F1F"/>
          <w:lang w:val="en-US"/>
        </w:rPr>
      </w:pPr>
      <w:r w:rsidRPr="00B21012">
        <w:rPr>
          <w:rFonts w:ascii="Arial" w:hAnsi="Arial" w:cs="Arial"/>
          <w:lang w:val="en-US"/>
        </w:rPr>
        <w:t xml:space="preserve">The UML Sequence Diagram which models the workflow of </w:t>
      </w:r>
      <w:r w:rsidRPr="00B21012" w:rsidR="008C38E0">
        <w:rPr>
          <w:rFonts w:ascii="Arial" w:hAnsi="Arial" w:cs="Arial"/>
          <w:lang w:val="en-US"/>
        </w:rPr>
        <w:t xml:space="preserve">an </w:t>
      </w:r>
      <w:r w:rsidRPr="00B21012" w:rsidR="003F0CDA">
        <w:rPr>
          <w:rFonts w:ascii="Arial" w:hAnsi="Arial" w:cs="Arial"/>
          <w:b/>
          <w:bCs/>
          <w:lang w:val="en-US"/>
        </w:rPr>
        <w:t>appointment</w:t>
      </w:r>
      <w:r w:rsidRPr="00B21012" w:rsidR="008C38E0">
        <w:rPr>
          <w:rFonts w:ascii="Arial" w:hAnsi="Arial" w:cs="Arial"/>
          <w:b/>
          <w:bCs/>
          <w:lang w:val="en-US"/>
        </w:rPr>
        <w:t xml:space="preserve"> resource</w:t>
      </w:r>
      <w:r w:rsidRPr="00B21012" w:rsidR="008C38E0">
        <w:rPr>
          <w:rFonts w:ascii="Arial" w:hAnsi="Arial" w:cs="Arial"/>
          <w:lang w:val="en-US"/>
        </w:rPr>
        <w:t xml:space="preserve"> </w:t>
      </w:r>
      <w:r w:rsidRPr="00B21012" w:rsidR="008C38E0">
        <w:rPr>
          <w:rFonts w:ascii="Arial" w:hAnsi="Arial" w:cs="Arial"/>
          <w:b/>
          <w:bCs/>
          <w:lang w:val="en-US"/>
        </w:rPr>
        <w:t>creation</w:t>
      </w:r>
      <w:r w:rsidRPr="00B21012" w:rsidR="003F0CDA">
        <w:rPr>
          <w:rFonts w:ascii="Arial" w:hAnsi="Arial" w:cs="Arial"/>
          <w:lang w:val="en-US"/>
        </w:rPr>
        <w:t xml:space="preserve"> </w:t>
      </w:r>
      <w:r w:rsidRPr="00B21012" w:rsidR="003E0661">
        <w:rPr>
          <w:rFonts w:ascii="Arial" w:hAnsi="Arial" w:cs="Arial"/>
          <w:lang w:val="en-US"/>
        </w:rPr>
        <w:t xml:space="preserve">from the side of Mobile Application </w:t>
      </w:r>
      <w:r w:rsidRPr="00B21012">
        <w:rPr>
          <w:rFonts w:ascii="Arial" w:hAnsi="Arial" w:cs="Arial"/>
          <w:lang w:val="en-US"/>
        </w:rPr>
        <w:t xml:space="preserve">is depicted on the Picture </w:t>
      </w:r>
      <w:r w:rsidR="006740ED">
        <w:rPr>
          <w:rFonts w:ascii="Arial" w:hAnsi="Arial" w:cs="Arial"/>
          <w:lang w:val="en-US"/>
        </w:rPr>
        <w:t>2</w:t>
      </w:r>
      <w:r w:rsidRPr="00B21012" w:rsidR="00D830B6">
        <w:rPr>
          <w:rFonts w:ascii="Arial" w:hAnsi="Arial" w:cs="Arial"/>
          <w:lang w:val="en-US"/>
        </w:rPr>
        <w:t>.</w:t>
      </w:r>
      <w:r w:rsidR="00C4614A">
        <w:rPr>
          <w:rFonts w:ascii="Arial" w:hAnsi="Arial" w:cs="Arial"/>
          <w:lang w:val="en-US"/>
        </w:rPr>
        <w:t>22</w:t>
      </w:r>
      <w:r w:rsidRPr="00B21012" w:rsidR="00D830B6">
        <w:rPr>
          <w:rFonts w:ascii="Arial" w:hAnsi="Arial" w:cs="Arial"/>
          <w:lang w:val="en-US"/>
        </w:rPr>
        <w:t>.</w:t>
      </w:r>
    </w:p>
    <w:p w:rsidR="000136EB" w:rsidP="00B034F1" w:rsidRDefault="000136EB" w14:paraId="24A42BA5" w14:textId="77777777">
      <w:pPr>
        <w:pStyle w:val="NormalWeb"/>
        <w:shd w:val="clear" w:color="auto" w:fill="FFFFFF"/>
        <w:spacing w:before="0" w:beforeAutospacing="0" w:after="0" w:afterAutospacing="0"/>
        <w:rPr>
          <w:rFonts w:ascii="Arial" w:hAnsi="Arial" w:cs="Arial"/>
          <w:color w:val="1F1F1F"/>
          <w:sz w:val="22"/>
          <w:szCs w:val="22"/>
          <w:lang w:val="en-US"/>
        </w:rPr>
      </w:pPr>
    </w:p>
    <w:p w:rsidR="000A5CDA" w:rsidP="009E65DB" w:rsidRDefault="001E2E19" w14:paraId="31F1F711" w14:textId="550033C1">
      <w:pPr>
        <w:pStyle w:val="NormalWeb"/>
        <w:shd w:val="clear" w:color="auto" w:fill="FFFFFF"/>
        <w:spacing w:before="0" w:beforeAutospacing="0" w:after="0" w:afterAutospacing="0"/>
        <w:ind w:left="-142"/>
        <w:rPr>
          <w:rFonts w:ascii="Arial" w:hAnsi="Arial" w:cs="Arial"/>
          <w:color w:val="1F1F1F"/>
          <w:sz w:val="22"/>
          <w:szCs w:val="22"/>
          <w:lang w:val="en-US"/>
        </w:rPr>
      </w:pPr>
      <w:r w:rsidRPr="00B21012">
        <w:rPr>
          <w:lang w:val="en-US"/>
        </w:rPr>
        <w:t xml:space="preserve"> </w:t>
      </w:r>
      <w:r>
        <w:rPr>
          <w:noProof/>
        </w:rPr>
        <w:drawing>
          <wp:inline distT="0" distB="0" distL="0" distR="0" wp14:anchorId="2EB39628" wp14:editId="199928C0">
            <wp:extent cx="5727700" cy="3531870"/>
            <wp:effectExtent l="0" t="0" r="0" b="3175"/>
            <wp:docPr id="1890971995" name="Picture 189097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3531870"/>
                    </a:xfrm>
                    <a:prstGeom prst="rect">
                      <a:avLst/>
                    </a:prstGeom>
                    <a:solidFill>
                      <a:schemeClr val="bg1">
                        <a:lumMod val="85000"/>
                      </a:schemeClr>
                    </a:solidFill>
                    <a:ln>
                      <a:noFill/>
                    </a:ln>
                  </pic:spPr>
                </pic:pic>
              </a:graphicData>
            </a:graphic>
          </wp:inline>
        </w:drawing>
      </w:r>
    </w:p>
    <w:p w:rsidR="00D775A2" w:rsidP="00CF2DFF" w:rsidRDefault="00D775A2" w14:paraId="12CD880D" w14:textId="77777777">
      <w:pPr>
        <w:pStyle w:val="NormalWeb"/>
        <w:shd w:val="clear" w:color="auto" w:fill="FFFFFF"/>
        <w:spacing w:before="0" w:beforeAutospacing="0" w:after="0" w:afterAutospacing="0"/>
        <w:ind w:left="-142"/>
        <w:jc w:val="center"/>
        <w:rPr>
          <w:rFonts w:ascii="Arial" w:hAnsi="Arial" w:cs="Arial"/>
          <w:color w:val="FF0000"/>
          <w:sz w:val="18"/>
          <w:szCs w:val="18"/>
          <w:lang w:val="en-US"/>
        </w:rPr>
      </w:pPr>
    </w:p>
    <w:p w:rsidRPr="00B21012" w:rsidR="008C7443" w:rsidP="00CF2DFF" w:rsidRDefault="00CF2DFF" w14:paraId="13245E79" w14:textId="5D6253AD">
      <w:pPr>
        <w:pStyle w:val="NormalWeb"/>
        <w:shd w:val="clear" w:color="auto" w:fill="FFFFFF"/>
        <w:spacing w:before="0" w:beforeAutospacing="0" w:after="0" w:afterAutospacing="0"/>
        <w:ind w:left="-142"/>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00B73BF9">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C4614A">
        <w:rPr>
          <w:rFonts w:ascii="Arial" w:hAnsi="Arial" w:cs="Arial"/>
          <w:color w:val="000000" w:themeColor="text1"/>
          <w:sz w:val="22"/>
          <w:szCs w:val="22"/>
          <w:lang w:val="en-US"/>
        </w:rPr>
        <w:t>22</w:t>
      </w:r>
      <w:r w:rsidRPr="00B21012">
        <w:rPr>
          <w:rFonts w:ascii="Arial" w:hAnsi="Arial" w:cs="Arial"/>
          <w:color w:val="000000" w:themeColor="text1"/>
          <w:sz w:val="22"/>
          <w:szCs w:val="22"/>
          <w:lang w:val="en-US"/>
        </w:rPr>
        <w:t>.</w:t>
      </w:r>
    </w:p>
    <w:p w:rsidRPr="00CF2DFF" w:rsidR="00E1208E" w:rsidP="00CF2DFF" w:rsidRDefault="00E1208E" w14:paraId="1D52B6EF" w14:textId="77777777">
      <w:pPr>
        <w:pStyle w:val="NormalWeb"/>
        <w:shd w:val="clear" w:color="auto" w:fill="FFFFFF"/>
        <w:spacing w:before="0" w:beforeAutospacing="0" w:after="0" w:afterAutospacing="0"/>
        <w:ind w:left="-142"/>
        <w:jc w:val="center"/>
        <w:rPr>
          <w:rFonts w:ascii="Arial" w:hAnsi="Arial" w:cs="Arial"/>
          <w:color w:val="FF0000"/>
          <w:sz w:val="18"/>
          <w:szCs w:val="18"/>
          <w:lang w:val="en-US"/>
        </w:rPr>
      </w:pPr>
    </w:p>
    <w:p w:rsidRPr="00B21012" w:rsidR="00CF2DFF" w:rsidP="00B21012" w:rsidRDefault="00CF2DFF" w14:paraId="6B7F3A6B" w14:textId="3BB5B64F">
      <w:pPr>
        <w:pStyle w:val="NormalWeb"/>
        <w:shd w:val="clear" w:color="auto" w:fill="FFFFFF"/>
        <w:spacing w:before="0" w:beforeAutospacing="0" w:after="240" w:afterAutospacing="0" w:line="276" w:lineRule="auto"/>
        <w:ind w:left="-142" w:firstLine="851"/>
        <w:jc w:val="both"/>
        <w:rPr>
          <w:rFonts w:ascii="Arial" w:hAnsi="Arial" w:cs="Arial"/>
          <w:lang w:val="en-US"/>
        </w:rPr>
      </w:pPr>
      <w:r w:rsidRPr="00B21012">
        <w:rPr>
          <w:rFonts w:ascii="Arial" w:hAnsi="Arial" w:cs="Arial"/>
          <w:lang w:val="en-US"/>
        </w:rPr>
        <w:t xml:space="preserve">The UML Sequence Diagram which models the workflow of an </w:t>
      </w:r>
      <w:r w:rsidRPr="00B21012">
        <w:rPr>
          <w:rFonts w:ascii="Arial" w:hAnsi="Arial" w:cs="Arial"/>
          <w:b/>
          <w:bCs/>
          <w:lang w:val="en-US"/>
        </w:rPr>
        <w:t>appointment resource cancel</w:t>
      </w:r>
      <w:r w:rsidRPr="00B21012">
        <w:rPr>
          <w:rFonts w:ascii="Arial" w:hAnsi="Arial" w:cs="Arial"/>
          <w:lang w:val="en-US"/>
        </w:rPr>
        <w:t xml:space="preserve"> in sync mode from the side of Mobile Application is depicted on the Picture </w:t>
      </w:r>
      <w:r w:rsidR="00AF4BB6">
        <w:rPr>
          <w:rFonts w:ascii="Arial" w:hAnsi="Arial" w:cs="Arial"/>
          <w:lang w:val="en-US"/>
        </w:rPr>
        <w:t>2</w:t>
      </w:r>
      <w:r w:rsidRPr="00B21012">
        <w:rPr>
          <w:rFonts w:ascii="Arial" w:hAnsi="Arial" w:cs="Arial"/>
          <w:lang w:val="en-US"/>
        </w:rPr>
        <w:t>.</w:t>
      </w:r>
      <w:r w:rsidR="00C4614A">
        <w:rPr>
          <w:rFonts w:ascii="Arial" w:hAnsi="Arial" w:cs="Arial"/>
          <w:lang w:val="en-US"/>
        </w:rPr>
        <w:t>23</w:t>
      </w:r>
      <w:r w:rsidRPr="00B21012">
        <w:rPr>
          <w:rFonts w:ascii="Arial" w:hAnsi="Arial" w:cs="Arial"/>
          <w:lang w:val="en-US"/>
        </w:rPr>
        <w:t>.</w:t>
      </w:r>
    </w:p>
    <w:p w:rsidR="009E65DB" w:rsidP="00487BC1" w:rsidRDefault="002B5E71" w14:paraId="75FD75B6" w14:textId="091FFB02">
      <w:pPr>
        <w:pStyle w:val="NormalWeb"/>
        <w:shd w:val="clear" w:color="auto" w:fill="FFFFFF"/>
        <w:spacing w:before="0" w:beforeAutospacing="0" w:after="0" w:afterAutospacing="0"/>
        <w:ind w:left="567"/>
        <w:rPr>
          <w:rFonts w:ascii="Arial" w:hAnsi="Arial" w:cs="Arial"/>
          <w:color w:val="1F1F1F"/>
          <w:sz w:val="22"/>
          <w:szCs w:val="22"/>
          <w:lang w:val="en-US"/>
        </w:rPr>
      </w:pPr>
      <w:r w:rsidRPr="00B21012">
        <w:rPr>
          <w:lang w:val="en-US"/>
        </w:rPr>
        <w:t xml:space="preserve"> </w:t>
      </w:r>
      <w:r>
        <w:rPr>
          <w:noProof/>
        </w:rPr>
        <w:drawing>
          <wp:inline distT="0" distB="0" distL="0" distR="0" wp14:anchorId="6D5C02DA" wp14:editId="0231896C">
            <wp:extent cx="5255260" cy="3807442"/>
            <wp:effectExtent l="0" t="0" r="2540" b="3175"/>
            <wp:docPr id="1553495643" name="Picture 155349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56634" cy="3808437"/>
                    </a:xfrm>
                    <a:prstGeom prst="rect">
                      <a:avLst/>
                    </a:prstGeom>
                    <a:solidFill>
                      <a:schemeClr val="bg1">
                        <a:lumMod val="85000"/>
                      </a:schemeClr>
                    </a:solidFill>
                    <a:ln>
                      <a:noFill/>
                    </a:ln>
                  </pic:spPr>
                </pic:pic>
              </a:graphicData>
            </a:graphic>
          </wp:inline>
        </w:drawing>
      </w:r>
    </w:p>
    <w:p w:rsidR="00D775A2" w:rsidP="00D775A2" w:rsidRDefault="00D775A2" w14:paraId="44719566" w14:textId="77777777">
      <w:pPr>
        <w:pStyle w:val="NormalWeb"/>
        <w:shd w:val="clear" w:color="auto" w:fill="FFFFFF"/>
        <w:spacing w:before="0" w:beforeAutospacing="0" w:after="0" w:afterAutospacing="0"/>
        <w:ind w:left="-142"/>
        <w:jc w:val="center"/>
        <w:rPr>
          <w:rFonts w:ascii="Arial" w:hAnsi="Arial" w:cs="Arial"/>
          <w:color w:val="FF0000"/>
          <w:sz w:val="18"/>
          <w:szCs w:val="18"/>
          <w:lang w:val="en-US"/>
        </w:rPr>
      </w:pPr>
    </w:p>
    <w:p w:rsidRPr="00B21012" w:rsidR="00D775A2" w:rsidP="00D775A2" w:rsidRDefault="00D775A2" w14:paraId="178B382B" w14:textId="4659EEA3">
      <w:pPr>
        <w:pStyle w:val="NormalWeb"/>
        <w:shd w:val="clear" w:color="auto" w:fill="FFFFFF"/>
        <w:spacing w:before="0" w:beforeAutospacing="0" w:after="0" w:afterAutospacing="0"/>
        <w:ind w:left="-142"/>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002B5E71">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C4614A">
        <w:rPr>
          <w:rFonts w:ascii="Arial" w:hAnsi="Arial" w:cs="Arial"/>
          <w:color w:val="000000" w:themeColor="text1"/>
          <w:sz w:val="22"/>
          <w:szCs w:val="22"/>
          <w:lang w:val="en-US"/>
        </w:rPr>
        <w:t>23</w:t>
      </w:r>
      <w:r>
        <w:rPr>
          <w:rFonts w:ascii="Arial" w:hAnsi="Arial" w:cs="Arial"/>
          <w:color w:val="000000" w:themeColor="text1"/>
          <w:sz w:val="22"/>
          <w:szCs w:val="22"/>
          <w:lang w:val="en-US"/>
        </w:rPr>
        <w:t>.</w:t>
      </w:r>
    </w:p>
    <w:p w:rsidR="00D775A2" w:rsidP="002B5E71" w:rsidRDefault="00D775A2" w14:paraId="7679C244" w14:textId="3235B331">
      <w:pPr>
        <w:pStyle w:val="NormalWeb"/>
        <w:shd w:val="clear" w:color="auto" w:fill="FFFFFF"/>
        <w:spacing w:before="0" w:beforeAutospacing="0" w:after="240" w:afterAutospacing="0" w:line="276" w:lineRule="auto"/>
        <w:ind w:left="-142" w:firstLine="851"/>
        <w:jc w:val="both"/>
        <w:rPr>
          <w:rFonts w:ascii="Arial" w:hAnsi="Arial" w:cs="Arial"/>
          <w:lang w:val="en-US"/>
        </w:rPr>
      </w:pPr>
      <w:r w:rsidRPr="00B21012">
        <w:rPr>
          <w:rFonts w:ascii="Arial" w:hAnsi="Arial" w:cs="Arial"/>
          <w:lang w:val="en-US"/>
        </w:rPr>
        <w:t xml:space="preserve">The UML Sequence Diagram which models the workflow of an </w:t>
      </w:r>
      <w:r w:rsidRPr="00B21012">
        <w:rPr>
          <w:rFonts w:ascii="Arial" w:hAnsi="Arial" w:cs="Arial"/>
          <w:b/>
          <w:bCs/>
          <w:lang w:val="en-US"/>
        </w:rPr>
        <w:t xml:space="preserve">appointment resource </w:t>
      </w:r>
      <w:r w:rsidRPr="00B21012" w:rsidR="00672D06">
        <w:rPr>
          <w:rFonts w:ascii="Arial" w:hAnsi="Arial" w:cs="Arial"/>
          <w:b/>
          <w:bCs/>
          <w:lang w:val="en-US"/>
        </w:rPr>
        <w:t>rescheduling</w:t>
      </w:r>
      <w:r w:rsidRPr="00B21012">
        <w:rPr>
          <w:rFonts w:ascii="Arial" w:hAnsi="Arial" w:cs="Arial"/>
          <w:lang w:val="en-US"/>
        </w:rPr>
        <w:t xml:space="preserve"> in </w:t>
      </w:r>
      <w:r w:rsidR="002B5E71">
        <w:rPr>
          <w:rFonts w:ascii="Arial" w:hAnsi="Arial" w:cs="Arial"/>
          <w:lang w:val="en-US"/>
        </w:rPr>
        <w:t>sync</w:t>
      </w:r>
      <w:r w:rsidRPr="00B21012">
        <w:rPr>
          <w:rFonts w:ascii="Arial" w:hAnsi="Arial" w:cs="Arial"/>
          <w:lang w:val="en-US"/>
        </w:rPr>
        <w:t xml:space="preserve"> mode from the side of Mobile Application is depicted on the Picture </w:t>
      </w:r>
      <w:r w:rsidR="002B5E71">
        <w:rPr>
          <w:rFonts w:ascii="Arial" w:hAnsi="Arial" w:cs="Arial"/>
          <w:lang w:val="en-US"/>
        </w:rPr>
        <w:t>2</w:t>
      </w:r>
      <w:r w:rsidRPr="00B21012">
        <w:rPr>
          <w:rFonts w:ascii="Arial" w:hAnsi="Arial" w:cs="Arial"/>
          <w:lang w:val="en-US"/>
        </w:rPr>
        <w:t>.</w:t>
      </w:r>
      <w:r w:rsidR="00C4614A">
        <w:rPr>
          <w:rFonts w:ascii="Arial" w:hAnsi="Arial" w:cs="Arial"/>
          <w:lang w:val="en-US"/>
        </w:rPr>
        <w:t>24</w:t>
      </w:r>
      <w:r w:rsidRPr="00B21012">
        <w:rPr>
          <w:rFonts w:ascii="Arial" w:hAnsi="Arial" w:cs="Arial"/>
          <w:lang w:val="en-US"/>
        </w:rPr>
        <w:t>.</w:t>
      </w:r>
    </w:p>
    <w:p w:rsidRPr="00B21012" w:rsidR="00484463" w:rsidP="00B21012" w:rsidRDefault="00520F4A" w14:paraId="42669AB1" w14:textId="28CC811B">
      <w:pPr>
        <w:pStyle w:val="NormalWeb"/>
        <w:shd w:val="clear" w:color="auto" w:fill="FFFFFF"/>
        <w:spacing w:before="0" w:beforeAutospacing="0" w:after="240" w:afterAutospacing="0" w:line="276" w:lineRule="auto"/>
        <w:ind w:left="-142" w:firstLine="426"/>
        <w:jc w:val="both"/>
        <w:rPr>
          <w:rFonts w:ascii="Arial" w:hAnsi="Arial" w:cs="Arial"/>
          <w:lang w:val="en-US"/>
        </w:rPr>
      </w:pPr>
      <w:r>
        <w:rPr>
          <w:noProof/>
        </w:rPr>
        <w:drawing>
          <wp:inline distT="0" distB="0" distL="0" distR="0" wp14:anchorId="72990555" wp14:editId="0CBB87DE">
            <wp:extent cx="5727700" cy="4291330"/>
            <wp:effectExtent l="0" t="0" r="6350" b="0"/>
            <wp:docPr id="576581908" name="Picture 57658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4291330"/>
                    </a:xfrm>
                    <a:prstGeom prst="rect">
                      <a:avLst/>
                    </a:prstGeom>
                    <a:solidFill>
                      <a:schemeClr val="bg1">
                        <a:lumMod val="85000"/>
                      </a:schemeClr>
                    </a:solidFill>
                    <a:ln>
                      <a:noFill/>
                    </a:ln>
                  </pic:spPr>
                </pic:pic>
              </a:graphicData>
            </a:graphic>
          </wp:inline>
        </w:drawing>
      </w:r>
    </w:p>
    <w:p w:rsidRPr="00B21012" w:rsidR="00E1208E" w:rsidP="00351449" w:rsidRDefault="00E1208E" w14:paraId="6256A900" w14:textId="4D383868">
      <w:pPr>
        <w:pStyle w:val="NormalWeb"/>
        <w:shd w:val="clear" w:color="auto" w:fill="FFFFFF"/>
        <w:spacing w:before="0" w:beforeAutospacing="0" w:after="240" w:afterAutospacing="0"/>
        <w:jc w:val="center"/>
        <w:rPr>
          <w:rFonts w:ascii="Arial" w:hAnsi="Arial" w:cs="Arial"/>
          <w:color w:val="000000" w:themeColor="text1"/>
          <w:sz w:val="22"/>
          <w:szCs w:val="22"/>
          <w:lang w:val="en-US"/>
        </w:rPr>
      </w:pPr>
      <w:r w:rsidRPr="00B21012">
        <w:rPr>
          <w:rFonts w:ascii="Arial" w:hAnsi="Arial" w:cs="Arial"/>
          <w:color w:val="000000" w:themeColor="text1"/>
          <w:sz w:val="22"/>
          <w:szCs w:val="22"/>
          <w:lang w:val="en-US"/>
        </w:rPr>
        <w:t xml:space="preserve">Picture </w:t>
      </w:r>
      <w:r w:rsidR="00484463">
        <w:rPr>
          <w:rFonts w:ascii="Arial" w:hAnsi="Arial" w:cs="Arial"/>
          <w:color w:val="000000" w:themeColor="text1"/>
          <w:sz w:val="22"/>
          <w:szCs w:val="22"/>
          <w:lang w:val="en-US"/>
        </w:rPr>
        <w:t>2</w:t>
      </w:r>
      <w:r w:rsidRPr="00B21012">
        <w:rPr>
          <w:rFonts w:ascii="Arial" w:hAnsi="Arial" w:cs="Arial"/>
          <w:color w:val="000000" w:themeColor="text1"/>
          <w:sz w:val="22"/>
          <w:szCs w:val="22"/>
          <w:lang w:val="en-US"/>
        </w:rPr>
        <w:t>.</w:t>
      </w:r>
      <w:r w:rsidR="00C4614A">
        <w:rPr>
          <w:rFonts w:ascii="Arial" w:hAnsi="Arial" w:cs="Arial"/>
          <w:color w:val="000000" w:themeColor="text1"/>
          <w:sz w:val="22"/>
          <w:szCs w:val="22"/>
          <w:lang w:val="en-US"/>
        </w:rPr>
        <w:t>24</w:t>
      </w:r>
      <w:r>
        <w:rPr>
          <w:rFonts w:ascii="Arial" w:hAnsi="Arial" w:cs="Arial"/>
          <w:color w:val="000000" w:themeColor="text1"/>
          <w:sz w:val="22"/>
          <w:szCs w:val="22"/>
          <w:lang w:val="en-US"/>
        </w:rPr>
        <w:t>.</w:t>
      </w:r>
    </w:p>
    <w:p w:rsidRPr="00B21012" w:rsidR="000136EB" w:rsidRDefault="7A1544D3" w14:paraId="29838F68" w14:textId="299026B3">
      <w:pPr>
        <w:pStyle w:val="Heading3"/>
        <w:rPr>
          <w:color w:val="000000" w:themeColor="text1"/>
        </w:rPr>
        <w:pPrChange w:author="Mohmmad Modallal" w:date="2025-07-17T17:18:00Z" w16du:dateUtc="2025-07-17T13:18:00Z" w:id="750">
          <w:pPr>
            <w:pStyle w:val="NormalWeb"/>
            <w:numPr>
              <w:ilvl w:val="2"/>
              <w:numId w:val="7"/>
            </w:numPr>
            <w:shd w:val="clear" w:color="auto" w:fill="FFFFFF" w:themeFill="background1"/>
            <w:spacing w:before="0" w:beforeAutospacing="0" w:after="0" w:afterAutospacing="0"/>
            <w:ind w:left="709" w:hanging="851"/>
            <w:outlineLvl w:val="2"/>
          </w:pPr>
        </w:pPrChange>
      </w:pPr>
      <w:bookmarkStart w:name="_Toc156178635" w:id="751"/>
      <w:bookmarkStart w:name="_Toc156228697" w:id="752"/>
      <w:bookmarkStart w:name="_Toc156178636" w:id="753"/>
      <w:bookmarkStart w:name="_Toc156228698" w:id="754"/>
      <w:bookmarkStart w:name="_Toc156178637" w:id="755"/>
      <w:bookmarkStart w:name="_Toc156228699" w:id="756"/>
      <w:bookmarkStart w:name="_Toc156178638" w:id="757"/>
      <w:bookmarkStart w:name="_Toc156228700" w:id="758"/>
      <w:bookmarkStart w:name="_Toc203649708" w:id="759"/>
      <w:bookmarkStart w:name="_Toc1638518018" w:id="760"/>
      <w:bookmarkEnd w:id="751"/>
      <w:bookmarkEnd w:id="752"/>
      <w:bookmarkEnd w:id="753"/>
      <w:bookmarkEnd w:id="754"/>
      <w:bookmarkEnd w:id="755"/>
      <w:bookmarkEnd w:id="756"/>
      <w:bookmarkEnd w:id="757"/>
      <w:bookmarkEnd w:id="758"/>
      <w:r w:rsidRPr="05CC7915">
        <w:rPr>
          <w:lang w:val="ru-RU"/>
        </w:rPr>
        <w:t>Teleconsultation S</w:t>
      </w:r>
      <w:r w:rsidRPr="05CC7915">
        <w:rPr>
          <w:b w:val="0"/>
          <w:bCs w:val="0"/>
          <w:color w:val="000000" w:themeColor="text1"/>
        </w:rPr>
        <w:t xml:space="preserve">ervice </w:t>
      </w:r>
      <w:r w:rsidRPr="05CC7915" w:rsidR="674FDA40">
        <w:rPr>
          <w:b w:val="0"/>
          <w:bCs w:val="0"/>
          <w:color w:val="000000" w:themeColor="text1"/>
        </w:rPr>
        <w:t xml:space="preserve">System </w:t>
      </w:r>
      <w:r w:rsidRPr="05CC7915">
        <w:rPr>
          <w:b w:val="0"/>
          <w:bCs w:val="0"/>
          <w:color w:val="000000" w:themeColor="text1"/>
        </w:rPr>
        <w:t>Architecture</w:t>
      </w:r>
      <w:bookmarkEnd w:id="759"/>
      <w:bookmarkEnd w:id="760"/>
      <w:r w:rsidRPr="05CC7915">
        <w:rPr>
          <w:b w:val="0"/>
          <w:bCs w:val="0"/>
          <w:color w:val="000000" w:themeColor="text1"/>
        </w:rPr>
        <w:t xml:space="preserve"> </w:t>
      </w:r>
    </w:p>
    <w:p w:rsidRPr="005A1C8B" w:rsidR="000136EB" w:rsidP="00BE6064" w:rsidRDefault="000136EB" w14:paraId="3721428D" w14:textId="2760D31A">
      <w:pPr>
        <w:rPr>
          <w:rFonts w:ascii="Arial" w:hAnsi="Arial" w:cs="Arial"/>
          <w:lang w:val="en-US"/>
        </w:rPr>
      </w:pPr>
    </w:p>
    <w:p w:rsidR="0046658D" w:rsidP="0046658D" w:rsidRDefault="0046658D" w14:paraId="396059C1" w14:textId="412B5972">
      <w:pPr>
        <w:spacing w:line="276" w:lineRule="auto"/>
        <w:ind w:firstLine="709"/>
        <w:jc w:val="both"/>
        <w:rPr>
          <w:rFonts w:ascii="Arial" w:hAnsi="Arial" w:eastAsia="Times New Roman" w:cs="Arial"/>
          <w:lang w:eastAsia="ru-RU"/>
        </w:rPr>
      </w:pPr>
      <w:r>
        <w:rPr>
          <w:rFonts w:ascii="Arial" w:hAnsi="Arial" w:eastAsia="Times New Roman" w:cs="Arial"/>
          <w:lang w:eastAsia="ru-RU"/>
        </w:rPr>
        <w:t>Teleconsultation Service Module is the application component of the Sahatna Super App solution which is developed by Java and deployed in the docker container format within Kubernetes cluster.</w:t>
      </w:r>
    </w:p>
    <w:p w:rsidR="0046658D" w:rsidP="0046658D" w:rsidRDefault="0046658D" w14:paraId="40601DA6" w14:textId="77777777">
      <w:pPr>
        <w:spacing w:line="276" w:lineRule="auto"/>
        <w:ind w:firstLine="709"/>
        <w:jc w:val="both"/>
        <w:rPr>
          <w:rFonts w:ascii="Arial" w:hAnsi="Arial" w:eastAsia="Times New Roman" w:cs="Arial"/>
          <w:lang w:val="en-US" w:eastAsia="ru-RU"/>
        </w:rPr>
      </w:pPr>
      <w:r>
        <w:rPr>
          <w:rFonts w:ascii="Arial" w:hAnsi="Arial" w:eastAsia="Times New Roman" w:cs="Arial"/>
          <w:lang w:eastAsia="ru-RU"/>
        </w:rPr>
        <w:t>The main features of the Notification</w:t>
      </w:r>
      <w:r w:rsidRPr="009609F5">
        <w:rPr>
          <w:rFonts w:ascii="Arial" w:hAnsi="Arial" w:eastAsia="Times New Roman" w:cs="Arial"/>
          <w:lang w:eastAsia="ru-RU"/>
        </w:rPr>
        <w:t xml:space="preserve"> Service Module </w:t>
      </w:r>
      <w:r>
        <w:rPr>
          <w:rFonts w:ascii="Arial" w:hAnsi="Arial" w:eastAsia="Times New Roman" w:cs="Arial"/>
          <w:lang w:eastAsia="ru-RU"/>
        </w:rPr>
        <w:t>are the following</w:t>
      </w:r>
      <w:r>
        <w:rPr>
          <w:rFonts w:ascii="Arial" w:hAnsi="Arial" w:eastAsia="Times New Roman" w:cs="Arial"/>
          <w:lang w:val="en-US" w:eastAsia="ru-RU"/>
        </w:rPr>
        <w:t>:</w:t>
      </w:r>
    </w:p>
    <w:p w:rsidRPr="00237A20" w:rsidR="0046658D" w:rsidP="0046658D" w:rsidRDefault="007C2E36" w14:paraId="3722BE84" w14:textId="013AC86E">
      <w:pPr>
        <w:pStyle w:val="ListParagraph"/>
        <w:numPr>
          <w:ilvl w:val="0"/>
          <w:numId w:val="12"/>
        </w:numPr>
        <w:spacing w:line="276" w:lineRule="auto"/>
        <w:ind w:left="1560"/>
        <w:jc w:val="both"/>
        <w:rPr>
          <w:rFonts w:ascii="Arial" w:hAnsi="Arial" w:eastAsia="Times New Roman" w:cs="Arial"/>
          <w:lang w:val="en-US" w:eastAsia="ru-RU"/>
        </w:rPr>
      </w:pPr>
      <w:r w:rsidRPr="007C2E36">
        <w:rPr>
          <w:rFonts w:ascii="Arial" w:hAnsi="Arial" w:eastAsia="Times New Roman" w:cs="Arial"/>
          <w:lang w:val="en-US" w:eastAsia="ru-RU"/>
        </w:rPr>
        <w:t xml:space="preserve">providing the capability of video conference between Patient and Physician. Video conference capability as well as video recording of the video conference between Patient and Physician are back by the Vidyo Platform solution. </w:t>
      </w:r>
      <w:r w:rsidR="0046658D">
        <w:rPr>
          <w:rFonts w:ascii="Arial" w:hAnsi="Arial" w:eastAsia="Times New Roman" w:cs="Arial"/>
          <w:lang w:val="en-US" w:eastAsia="ru-RU"/>
        </w:rPr>
        <w:t>template management of notification messages within Provider Portal web application functionalities;</w:t>
      </w:r>
    </w:p>
    <w:p w:rsidR="0046658D" w:rsidP="00BE6064" w:rsidRDefault="0046658D" w14:paraId="1FEFE6BD" w14:textId="77777777">
      <w:pPr>
        <w:rPr>
          <w:rFonts w:ascii="Arial" w:hAnsi="Arial" w:cs="Arial"/>
          <w:lang w:val="en-US"/>
        </w:rPr>
      </w:pPr>
    </w:p>
    <w:p w:rsidR="0048658B" w:rsidP="00BE6064" w:rsidRDefault="0048658B" w14:paraId="39A3F3F1" w14:textId="77777777">
      <w:pPr>
        <w:rPr>
          <w:rFonts w:ascii="Arial" w:hAnsi="Arial" w:cs="Arial"/>
          <w:lang w:val="en-US"/>
        </w:rPr>
      </w:pPr>
    </w:p>
    <w:p w:rsidR="0048658B" w:rsidP="00BE6064" w:rsidRDefault="0048658B" w14:paraId="59FDF082" w14:textId="77777777">
      <w:pPr>
        <w:rPr>
          <w:rFonts w:ascii="Arial" w:hAnsi="Arial" w:cs="Arial"/>
          <w:lang w:val="en-US"/>
        </w:rPr>
      </w:pPr>
    </w:p>
    <w:p w:rsidR="0048658B" w:rsidP="00BE6064" w:rsidRDefault="0048658B" w14:paraId="757F0906" w14:textId="77777777">
      <w:pPr>
        <w:rPr>
          <w:rFonts w:ascii="Arial" w:hAnsi="Arial" w:cs="Arial"/>
          <w:lang w:val="en-US"/>
        </w:rPr>
      </w:pPr>
    </w:p>
    <w:p w:rsidR="003B03BC" w:rsidP="00BE6064" w:rsidRDefault="003B03BC" w14:paraId="58BC6A8F" w14:textId="77777777">
      <w:pPr>
        <w:rPr>
          <w:rFonts w:ascii="Arial" w:hAnsi="Arial" w:cs="Arial"/>
          <w:lang w:val="en-US"/>
        </w:rPr>
      </w:pPr>
    </w:p>
    <w:p w:rsidRPr="005A1C8B" w:rsidR="00BE6064" w:rsidP="00BE6064" w:rsidRDefault="00BE6064" w14:paraId="13F5FD74" w14:textId="77777777">
      <w:pPr>
        <w:rPr>
          <w:rFonts w:ascii="Arial" w:hAnsi="Arial" w:cs="Arial"/>
          <w:lang w:val="en-US"/>
        </w:rPr>
      </w:pPr>
    </w:p>
    <w:p w:rsidR="000136EB" w:rsidP="006F16F7" w:rsidRDefault="000136EB" w14:paraId="1202F6CA" w14:textId="674CA5ED">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Service Description</w:t>
      </w:r>
    </w:p>
    <w:p w:rsidR="003B03BC" w:rsidP="003B03BC" w:rsidRDefault="003B03BC" w14:paraId="694E9C92" w14:textId="77777777">
      <w:pPr>
        <w:pStyle w:val="NormalWeb"/>
        <w:shd w:val="clear" w:color="auto" w:fill="FFFFFF"/>
        <w:spacing w:before="0" w:beforeAutospacing="0" w:after="0" w:afterAutospacing="0"/>
        <w:ind w:left="993"/>
        <w:rPr>
          <w:rFonts w:ascii="Arial" w:hAnsi="Arial" w:cs="Arial"/>
          <w:color w:val="1F1F1F"/>
          <w:lang w:val="en-US"/>
        </w:rPr>
      </w:pPr>
    </w:p>
    <w:p w:rsidR="000136EB" w:rsidP="000136EB" w:rsidRDefault="000136EB" w14:paraId="16C25583" w14:textId="77777777">
      <w:pPr>
        <w:pStyle w:val="NormalWeb"/>
        <w:shd w:val="clear" w:color="auto" w:fill="FFFFFF"/>
        <w:spacing w:before="0" w:beforeAutospacing="0" w:after="0" w:afterAutospacing="0"/>
        <w:ind w:left="709"/>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0125A2" w:rsidTr="00C24796" w14:paraId="47CB2A3F"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0136EB" w:rsidP="00033C71" w:rsidRDefault="000136EB" w14:paraId="385749EC"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0136EB" w:rsidP="00033C71" w:rsidRDefault="000136EB" w14:paraId="07BBB994"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0125A2" w:rsidTr="4957DF91" w14:paraId="1436C0F4" w14:textId="77777777">
        <w:tc>
          <w:tcPr>
            <w:tcW w:w="3264" w:type="dxa"/>
            <w:shd w:val="clear" w:color="auto" w:fill="FFFFFF" w:themeFill="background1"/>
            <w:tcMar>
              <w:top w:w="105" w:type="dxa"/>
              <w:left w:w="150" w:type="dxa"/>
              <w:bottom w:w="105" w:type="dxa"/>
              <w:right w:w="150" w:type="dxa"/>
            </w:tcMar>
            <w:hideMark/>
          </w:tcPr>
          <w:p w:rsidRPr="00B21012" w:rsidR="000136EB" w:rsidP="00033C71" w:rsidRDefault="000136EB" w14:paraId="582097AA"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0136EB" w:rsidP="00033C71" w:rsidRDefault="00592CE8" w14:paraId="75673A5C" w14:textId="3DBE941E">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 Image / Jar</w:t>
            </w:r>
          </w:p>
        </w:tc>
      </w:tr>
      <w:tr w:rsidRPr="00FC66A0" w:rsidR="000125A2" w:rsidTr="4957DF91" w14:paraId="73DB676E"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139508EA"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412024" w:rsidP="00412024" w:rsidRDefault="00412024" w14:paraId="5783BC4B" w14:textId="4F01059E">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0125A2" w:rsidTr="4957DF91" w14:paraId="3FCA0230"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606615A4"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 xml:space="preserve">Dependencies </w:t>
            </w:r>
          </w:p>
        </w:tc>
        <w:tc>
          <w:tcPr>
            <w:tcW w:w="6234" w:type="dxa"/>
            <w:shd w:val="clear" w:color="auto" w:fill="FFFFFF" w:themeFill="background1"/>
            <w:tcMar>
              <w:top w:w="105" w:type="dxa"/>
              <w:left w:w="150" w:type="dxa"/>
              <w:bottom w:w="105" w:type="dxa"/>
              <w:right w:w="150" w:type="dxa"/>
            </w:tcMar>
          </w:tcPr>
          <w:p w:rsidRPr="00B21012" w:rsidR="00412024" w:rsidP="00716418" w:rsidRDefault="00BB51B3" w14:paraId="1A38F215" w14:textId="713A6326">
            <w:pPr>
              <w:rPr>
                <w:rFonts w:ascii="Arial" w:hAnsi="Arial" w:eastAsia="Times New Roman" w:cs="Arial"/>
                <w:color w:val="000000" w:themeColor="text1"/>
                <w:sz w:val="22"/>
                <w:szCs w:val="22"/>
                <w:lang w:val="en-US" w:eastAsia="ru-RU"/>
              </w:rPr>
            </w:pPr>
            <w:commentRangeStart w:id="761"/>
            <w:r w:rsidRPr="00B21012">
              <w:rPr>
                <w:rFonts w:ascii="Arial" w:hAnsi="Arial" w:eastAsia="Times New Roman" w:cs="Arial"/>
                <w:color w:val="000000" w:themeColor="text1"/>
                <w:sz w:val="22"/>
                <w:szCs w:val="22"/>
                <w:lang w:val="en-US" w:eastAsia="ru-RU"/>
              </w:rPr>
              <w:t>Appointment Service Module</w:t>
            </w:r>
          </w:p>
          <w:p w:rsidRPr="00B21012" w:rsidR="00BB51B3" w:rsidP="00716418" w:rsidRDefault="00BB51B3" w14:paraId="54451606"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Integration Service Module</w:t>
            </w:r>
            <w:commentRangeEnd w:id="761"/>
            <w:r w:rsidRPr="00B21012" w:rsidR="00AD500D">
              <w:rPr>
                <w:rStyle w:val="CommentReference"/>
                <w:rFonts w:ascii="Arial" w:hAnsi="Arial" w:eastAsia="Times New Roman" w:cs="Arial"/>
                <w:color w:val="000000" w:themeColor="text1"/>
                <w:sz w:val="22"/>
                <w:szCs w:val="22"/>
                <w:lang w:val="en-US" w:eastAsia="ru-RU"/>
              </w:rPr>
              <w:commentReference w:id="761"/>
            </w:r>
          </w:p>
          <w:p w:rsidRPr="00B21012" w:rsidR="00BB51B3" w:rsidP="00716418" w:rsidRDefault="00A60901" w14:paraId="04173A27"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Web Application Teleconsultation Module (Web Page)</w:t>
            </w:r>
          </w:p>
          <w:p w:rsidRPr="00B21012" w:rsidR="00412024" w:rsidP="00B21012" w:rsidRDefault="00A60901" w14:paraId="475916BC" w14:textId="5BDF97B0">
            <w:pPr>
              <w:rPr>
                <w:rFonts w:ascii="Arial" w:hAnsi="Arial" w:eastAsia="Times New Roman" w:cs="Arial"/>
                <w:color w:val="000000" w:themeColor="text1"/>
                <w:sz w:val="22"/>
                <w:szCs w:val="22"/>
                <w:lang w:val="pl-PL" w:eastAsia="ru-RU"/>
              </w:rPr>
            </w:pPr>
            <w:r>
              <w:rPr>
                <w:rFonts w:ascii="Arial" w:hAnsi="Arial" w:eastAsia="Times New Roman" w:cs="Arial"/>
                <w:color w:val="000000" w:themeColor="text1"/>
                <w:sz w:val="22"/>
                <w:szCs w:val="22"/>
                <w:lang w:val="pl-PL" w:eastAsia="ru-RU"/>
              </w:rPr>
              <w:t>Vi</w:t>
            </w:r>
            <w:r w:rsidR="00165ACB">
              <w:rPr>
                <w:rFonts w:ascii="Arial" w:hAnsi="Arial" w:eastAsia="Times New Roman" w:cs="Arial"/>
                <w:color w:val="000000" w:themeColor="text1"/>
                <w:sz w:val="22"/>
                <w:szCs w:val="22"/>
                <w:lang w:val="pl-PL" w:eastAsia="ru-RU"/>
              </w:rPr>
              <w:t>dyo Platform</w:t>
            </w:r>
          </w:p>
        </w:tc>
      </w:tr>
      <w:tr w:rsidRPr="00FC66A0" w:rsidR="000125A2" w:rsidTr="4957DF91" w14:paraId="13FD5BA7"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2D75E4AE"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412024" w:rsidP="00B21012" w:rsidRDefault="00BF347B" w14:paraId="1ED2B1D8" w14:textId="1032A3A6">
            <w:pPr>
              <w:rPr>
                <w:rFonts w:ascii="Arial" w:hAnsi="Arial" w:eastAsia="Times New Roman" w:cs="Arial"/>
                <w:color w:val="000000" w:themeColor="text1"/>
                <w:sz w:val="22"/>
                <w:szCs w:val="22"/>
                <w:lang w:val="ru-RU" w:eastAsia="ru-RU"/>
              </w:rPr>
            </w:pPr>
            <w:r w:rsidRPr="00B21012">
              <w:rPr>
                <w:rFonts w:ascii="Arial" w:hAnsi="Arial" w:eastAsia="Times New Roman" w:cs="Arial"/>
                <w:sz w:val="22"/>
                <w:szCs w:val="22"/>
                <w:lang w:val="en-US" w:eastAsia="ru-RU"/>
              </w:rPr>
              <w:t>REST/HTTP, gRPC</w:t>
            </w:r>
          </w:p>
        </w:tc>
      </w:tr>
      <w:tr w:rsidRPr="00FC66A0" w:rsidR="000125A2" w:rsidTr="4957DF91" w14:paraId="042B374A"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47000BE7"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412024" w:rsidP="4957DF91" w:rsidRDefault="00592CE8" w14:paraId="4F944197" w14:textId="63FA3B13">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Pr="00B21012" w:rsidR="6016C948">
              <w:rPr>
                <w:rFonts w:ascii="Arial" w:hAnsi="Arial" w:eastAsia="Arial" w:cs="Arial"/>
                <w:color w:val="000000" w:themeColor="text1"/>
                <w:sz w:val="22"/>
                <w:szCs w:val="22"/>
                <w:lang w:val="en-US"/>
              </w:rPr>
              <w:t xml:space="preserve">teleconsultation/actuator/health </w:t>
            </w:r>
          </w:p>
          <w:p w:rsidRPr="00B21012" w:rsidR="00412024" w:rsidP="00412024" w:rsidRDefault="6016C948" w14:paraId="67D57D0D" w14:textId="78D05931">
            <w:pPr>
              <w:rPr>
                <w:rFonts w:ascii="Arial" w:hAnsi="Arial" w:eastAsia="Times New Roman" w:cs="Arial"/>
                <w:color w:val="000000" w:themeColor="text1"/>
                <w:sz w:val="22"/>
                <w:szCs w:val="22"/>
                <w:lang w:val="en-US" w:eastAsia="ru-RU"/>
              </w:rPr>
            </w:pPr>
            <w:r w:rsidRPr="00B21012">
              <w:rPr>
                <w:rFonts w:ascii="Arial" w:hAnsi="Arial" w:eastAsia="Arial" w:cs="Arial"/>
                <w:color w:val="000000" w:themeColor="text1"/>
                <w:sz w:val="22"/>
                <w:szCs w:val="22"/>
                <w:lang w:val="en-US"/>
              </w:rPr>
              <w:t>Port: 8097</w:t>
            </w:r>
          </w:p>
        </w:tc>
      </w:tr>
      <w:tr w:rsidRPr="00FC66A0" w:rsidR="000125A2" w:rsidTr="4957DF91" w14:paraId="523D86EF" w14:textId="77777777">
        <w:tc>
          <w:tcPr>
            <w:tcW w:w="3264" w:type="dxa"/>
            <w:shd w:val="clear" w:color="auto" w:fill="FFFFFF" w:themeFill="background1"/>
            <w:tcMar>
              <w:top w:w="105" w:type="dxa"/>
              <w:left w:w="150" w:type="dxa"/>
              <w:bottom w:w="105" w:type="dxa"/>
              <w:right w:w="150" w:type="dxa"/>
            </w:tcMar>
            <w:hideMark/>
          </w:tcPr>
          <w:p w:rsidRPr="00B21012" w:rsidR="00412024" w:rsidP="00412024" w:rsidRDefault="00412024" w14:paraId="7C9B52BE"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00412024" w:rsidP="00412024" w:rsidRDefault="00971A67" w14:paraId="7DA797AE" w14:textId="3E294560">
            <w:pPr>
              <w:rPr>
                <w:rFonts w:ascii="Arial" w:hAnsi="Arial" w:eastAsia="Times New Roman" w:cs="Arial"/>
                <w:color w:val="000000" w:themeColor="text1"/>
                <w:sz w:val="22"/>
                <w:szCs w:val="22"/>
                <w:lang w:val="pl-PL" w:eastAsia="ru-RU"/>
              </w:rPr>
            </w:pPr>
            <w:r>
              <w:rPr>
                <w:rFonts w:ascii="Arial" w:hAnsi="Arial" w:eastAsia="Times New Roman" w:cs="Arial"/>
                <w:color w:val="000000" w:themeColor="text1"/>
                <w:sz w:val="22"/>
                <w:szCs w:val="22"/>
                <w:lang w:val="en-US" w:eastAsia="ru-RU"/>
              </w:rPr>
              <w:t>Azure MS SQL Instance</w:t>
            </w:r>
            <w:r>
              <w:rPr>
                <w:rFonts w:ascii="Arial" w:hAnsi="Arial" w:eastAsia="Times New Roman" w:cs="Arial"/>
                <w:color w:val="000000" w:themeColor="text1"/>
                <w:sz w:val="22"/>
                <w:szCs w:val="22"/>
                <w:lang w:val="pl-PL" w:eastAsia="ru-RU"/>
              </w:rPr>
              <w:t>:</w:t>
            </w:r>
          </w:p>
          <w:p w:rsidRPr="00B21012" w:rsidR="00412024" w:rsidP="00412024" w:rsidRDefault="00971A67" w14:paraId="6DC24E2A" w14:textId="3730D148">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Azure Redis (Pub/Sub Instance)</w:t>
            </w:r>
          </w:p>
        </w:tc>
      </w:tr>
    </w:tbl>
    <w:p w:rsidR="000136EB" w:rsidP="000136EB" w:rsidRDefault="000136EB" w14:paraId="1D6E6B66" w14:textId="77777777">
      <w:pPr>
        <w:pStyle w:val="NormalWeb"/>
        <w:shd w:val="clear" w:color="auto" w:fill="FFFFFF"/>
        <w:spacing w:before="0" w:beforeAutospacing="0" w:after="0" w:afterAutospacing="0"/>
        <w:ind w:left="709"/>
        <w:rPr>
          <w:rFonts w:ascii="Arial" w:hAnsi="Arial" w:cs="Arial"/>
          <w:color w:val="1F1F1F"/>
          <w:lang w:val="en-US"/>
        </w:rPr>
      </w:pPr>
    </w:p>
    <w:p w:rsidRPr="00412024" w:rsidR="00DE02FB" w:rsidP="000136EB" w:rsidRDefault="00DE02FB" w14:paraId="6F2EF558" w14:textId="77777777">
      <w:pPr>
        <w:pStyle w:val="NormalWeb"/>
        <w:shd w:val="clear" w:color="auto" w:fill="FFFFFF"/>
        <w:spacing w:before="0" w:beforeAutospacing="0" w:after="0" w:afterAutospacing="0"/>
        <w:ind w:left="709"/>
        <w:rPr>
          <w:rFonts w:ascii="Arial" w:hAnsi="Arial" w:cs="Arial"/>
          <w:color w:val="1F1F1F"/>
          <w:lang w:val="en-US"/>
        </w:rPr>
      </w:pPr>
    </w:p>
    <w:p w:rsidR="000136EB" w:rsidP="006F16F7" w:rsidRDefault="000136EB" w14:paraId="301AE319" w14:textId="77777777">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Data Model Description</w:t>
      </w:r>
    </w:p>
    <w:p w:rsidR="000136EB" w:rsidP="000136EB" w:rsidRDefault="000136EB" w14:paraId="12871505" w14:textId="77777777">
      <w:pPr>
        <w:pStyle w:val="NormalWeb"/>
        <w:shd w:val="clear" w:color="auto" w:fill="FFFFFF"/>
        <w:spacing w:before="0" w:beforeAutospacing="0" w:after="0" w:afterAutospacing="0"/>
        <w:ind w:left="709"/>
        <w:rPr>
          <w:rFonts w:ascii="Arial" w:hAnsi="Arial" w:cs="Arial"/>
          <w:color w:val="1F1F1F"/>
        </w:rPr>
      </w:pPr>
    </w:p>
    <w:p w:rsidR="00973C6E" w:rsidP="003B03BC" w:rsidRDefault="009977F5" w14:paraId="52D9298E" w14:textId="2509731B">
      <w:pPr>
        <w:pStyle w:val="NormalWeb"/>
        <w:shd w:val="clear" w:color="auto" w:fill="FFFFFF"/>
        <w:spacing w:before="0" w:beforeAutospacing="0" w:after="0" w:afterAutospacing="0" w:line="276" w:lineRule="auto"/>
        <w:ind w:firstLine="709"/>
        <w:jc w:val="both"/>
        <w:rPr>
          <w:rFonts w:ascii="Arial" w:hAnsi="Arial" w:cs="Arial"/>
          <w:color w:val="1F1F1F"/>
          <w:lang w:val="en-US"/>
        </w:rPr>
      </w:pPr>
      <w:r>
        <w:rPr>
          <w:rFonts w:ascii="Arial" w:hAnsi="Arial" w:cs="Arial"/>
          <w:lang w:val="en-US"/>
        </w:rPr>
        <w:t xml:space="preserve">Teleconsultation </w:t>
      </w:r>
      <w:r w:rsidRPr="00DC635B">
        <w:rPr>
          <w:rFonts w:ascii="Arial" w:hAnsi="Arial" w:cs="Arial"/>
          <w:lang w:val="en-US"/>
        </w:rPr>
        <w:t>Service</w:t>
      </w:r>
      <w:r w:rsidRPr="00DC635B" w:rsidR="00973C6E">
        <w:rPr>
          <w:rFonts w:ascii="Arial" w:hAnsi="Arial" w:cs="Arial"/>
          <w:lang w:val="en-US"/>
        </w:rPr>
        <w:t xml:space="preserve"> Module</w:t>
      </w:r>
      <w:r w:rsidR="00973C6E">
        <w:rPr>
          <w:rFonts w:ascii="Arial" w:hAnsi="Arial" w:cs="Arial"/>
          <w:color w:val="1F1F1F"/>
          <w:lang w:val="en-US"/>
        </w:rPr>
        <w:t xml:space="preserve"> is backed by</w:t>
      </w:r>
      <w:r w:rsidRPr="00DC635B" w:rsidR="00973C6E">
        <w:rPr>
          <w:rFonts w:ascii="Arial" w:hAnsi="Arial" w:cs="Arial"/>
          <w:color w:val="1F1F1F"/>
          <w:lang w:val="en-US"/>
        </w:rPr>
        <w:t xml:space="preserve"> the</w:t>
      </w:r>
      <w:r w:rsidR="00973C6E">
        <w:rPr>
          <w:rFonts w:ascii="Arial" w:hAnsi="Arial" w:cs="Arial"/>
          <w:color w:val="1F1F1F"/>
          <w:lang w:val="en-US"/>
        </w:rPr>
        <w:t xml:space="preserve"> following database schemas within Azure MS SQL instance:</w:t>
      </w:r>
    </w:p>
    <w:p w:rsidRPr="00DC635B" w:rsidR="00973C6E" w:rsidP="003B03BC" w:rsidRDefault="00487BC1" w14:paraId="701C0E5D" w14:textId="1DB2622E">
      <w:pPr>
        <w:pStyle w:val="ListParagraph"/>
        <w:numPr>
          <w:ilvl w:val="0"/>
          <w:numId w:val="12"/>
        </w:numPr>
        <w:spacing w:line="276" w:lineRule="auto"/>
        <w:ind w:left="1560"/>
        <w:jc w:val="both"/>
        <w:rPr>
          <w:rFonts w:ascii="Arial" w:hAnsi="Arial" w:eastAsia="Times New Roman" w:cs="Arial"/>
          <w:lang w:val="en-US" w:eastAsia="ru-RU"/>
        </w:rPr>
      </w:pPr>
      <w:r>
        <w:rPr>
          <w:rFonts w:ascii="Arial" w:hAnsi="Arial" w:eastAsia="Times New Roman" w:cs="Arial"/>
          <w:lang w:val="en-US" w:eastAsia="ru-RU"/>
        </w:rPr>
        <w:t>teleconsultation_dbo</w:t>
      </w:r>
      <w:r w:rsidRPr="00DC635B" w:rsidR="00973C6E">
        <w:rPr>
          <w:rFonts w:ascii="Arial" w:hAnsi="Arial" w:eastAsia="Times New Roman" w:cs="Arial"/>
          <w:lang w:val="en-US" w:eastAsia="ru-RU"/>
        </w:rPr>
        <w:t xml:space="preserve"> schema</w:t>
      </w:r>
    </w:p>
    <w:p w:rsidR="1170EB71" w:rsidP="003B03BC" w:rsidRDefault="383EDB17" w14:paraId="0A6FEF38" w14:textId="2CFEE68B">
      <w:pPr>
        <w:spacing w:line="276" w:lineRule="auto"/>
        <w:ind w:firstLine="709"/>
        <w:jc w:val="both"/>
        <w:rPr>
          <w:rStyle w:val="Hyperlink"/>
          <w:lang w:val="en-US"/>
        </w:rPr>
      </w:pPr>
      <w:r w:rsidRPr="29E07CA3">
        <w:rPr>
          <w:rFonts w:ascii="Arial" w:hAnsi="Arial" w:eastAsia="Times New Roman" w:cs="Arial"/>
          <w:lang w:val="en-US" w:eastAsia="ru-RU"/>
        </w:rPr>
        <w:t>ERD diagrams for entities encompassed by the mentioned database schemas are the following</w:t>
      </w:r>
      <w:r w:rsidRPr="29E07CA3" w:rsidR="39A8B1A5">
        <w:rPr>
          <w:rFonts w:ascii="Arial" w:hAnsi="Arial" w:eastAsia="Times New Roman" w:cs="Arial"/>
          <w:lang w:val="en-US" w:eastAsia="ru-RU"/>
        </w:rPr>
        <w:t xml:space="preserve"> (</w:t>
      </w:r>
      <w:r w:rsidRPr="29E07CA3" w:rsidR="63C2D696">
        <w:rPr>
          <w:rFonts w:ascii="Arial" w:hAnsi="Arial" w:eastAsia="Times New Roman" w:cs="Arial"/>
          <w:lang w:val="en-US" w:eastAsia="ru-RU"/>
        </w:rPr>
        <w:t xml:space="preserve">Picture 2.25 - </w:t>
      </w:r>
      <w:hyperlink r:id="rId47">
        <w:r w:rsidRPr="29E07CA3" w:rsidR="00A03BD1">
          <w:rPr>
            <w:rStyle w:val="Hyperlink"/>
            <w:rFonts w:ascii="Arial" w:hAnsi="Arial" w:eastAsia="Arial" w:cs="Arial"/>
            <w:lang w:val="en-US"/>
          </w:rPr>
          <w:t>ERDs.zip)</w:t>
        </w:r>
      </w:hyperlink>
      <w:r w:rsidRPr="29E07CA3" w:rsidR="39A8B1A5">
        <w:rPr>
          <w:rStyle w:val="Hyperlink"/>
          <w:lang w:val="en-US"/>
        </w:rPr>
        <w:t xml:space="preserve">: </w:t>
      </w:r>
    </w:p>
    <w:p w:rsidR="008B0A7B" w:rsidP="00487BC1" w:rsidRDefault="00DE02FB" w14:paraId="2B7D8D07" w14:textId="6FF86B7F">
      <w:pPr>
        <w:spacing w:line="276" w:lineRule="auto"/>
        <w:ind w:firstLine="709"/>
        <w:jc w:val="both"/>
        <w:rPr>
          <w:rFonts w:ascii="Arial" w:hAnsi="Arial" w:eastAsia="Times New Roman" w:cs="Arial"/>
          <w:lang w:val="en-US" w:eastAsia="ru-RU"/>
        </w:rPr>
      </w:pPr>
      <w:r>
        <w:rPr>
          <w:noProof/>
        </w:rPr>
        <w:drawing>
          <wp:inline distT="0" distB="0" distL="0" distR="0" wp14:anchorId="18B63752" wp14:editId="778733CA">
            <wp:extent cx="5727700" cy="5527675"/>
            <wp:effectExtent l="0" t="0" r="6350" b="0"/>
            <wp:docPr id="1080712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7700" cy="5527675"/>
                    </a:xfrm>
                    <a:prstGeom prst="rect">
                      <a:avLst/>
                    </a:prstGeom>
                    <a:noFill/>
                    <a:ln>
                      <a:noFill/>
                    </a:ln>
                  </pic:spPr>
                </pic:pic>
              </a:graphicData>
            </a:graphic>
          </wp:inline>
        </w:drawing>
      </w:r>
    </w:p>
    <w:p w:rsidR="0048658B" w:rsidP="00487BC1" w:rsidRDefault="0048658B" w14:paraId="57902F73" w14:textId="77777777">
      <w:pPr>
        <w:spacing w:line="276" w:lineRule="auto"/>
        <w:ind w:firstLine="709"/>
        <w:jc w:val="both"/>
        <w:rPr>
          <w:rFonts w:ascii="Arial" w:hAnsi="Arial" w:eastAsia="Times New Roman" w:cs="Arial"/>
          <w:lang w:val="en-US" w:eastAsia="ru-RU"/>
        </w:rPr>
      </w:pPr>
    </w:p>
    <w:p w:rsidRPr="0048658B" w:rsidR="0048658B" w:rsidP="0048658B" w:rsidRDefault="0048658B" w14:paraId="31937600" w14:textId="6E449B35">
      <w:pPr>
        <w:spacing w:line="276" w:lineRule="auto"/>
        <w:ind w:firstLine="709"/>
        <w:jc w:val="center"/>
        <w:rPr>
          <w:rFonts w:ascii="Arial" w:hAnsi="Arial" w:eastAsia="Times New Roman" w:cs="Arial"/>
          <w:sz w:val="22"/>
          <w:szCs w:val="22"/>
          <w:lang w:val="en-US" w:eastAsia="ru-RU"/>
        </w:rPr>
      </w:pPr>
      <w:r w:rsidRPr="0048658B">
        <w:rPr>
          <w:rFonts w:ascii="Arial" w:hAnsi="Arial" w:eastAsia="Times New Roman" w:cs="Arial"/>
          <w:sz w:val="22"/>
          <w:szCs w:val="22"/>
          <w:lang w:val="en-US" w:eastAsia="ru-RU"/>
        </w:rPr>
        <w:t>Picture 2.25</w:t>
      </w:r>
    </w:p>
    <w:p w:rsidRPr="003A62BC" w:rsidR="009F1CBC" w:rsidP="000136EB" w:rsidRDefault="009F1CBC" w14:paraId="59C0AB4E" w14:textId="77777777">
      <w:pPr>
        <w:pStyle w:val="NormalWeb"/>
        <w:shd w:val="clear" w:color="auto" w:fill="FFFFFF"/>
        <w:spacing w:before="0" w:beforeAutospacing="0" w:after="0" w:afterAutospacing="0"/>
        <w:ind w:left="709"/>
        <w:rPr>
          <w:rFonts w:ascii="Arial" w:hAnsi="Arial" w:cs="Arial"/>
          <w:color w:val="1F1F1F"/>
          <w:sz w:val="22"/>
          <w:szCs w:val="22"/>
          <w:lang w:val="en-US"/>
        </w:rPr>
      </w:pPr>
    </w:p>
    <w:p w:rsidR="000136EB" w:rsidP="000136EB" w:rsidRDefault="000136EB" w14:paraId="606969BC" w14:textId="006CE023">
      <w:pPr>
        <w:pStyle w:val="NormalWeb"/>
        <w:shd w:val="clear" w:color="auto" w:fill="FFFFFF"/>
        <w:spacing w:before="0" w:beforeAutospacing="0" w:after="0" w:afterAutospacing="0"/>
        <w:ind w:left="709"/>
        <w:rPr>
          <w:rFonts w:ascii="Arial" w:hAnsi="Arial" w:cs="Arial"/>
          <w:color w:val="1F1F1F"/>
          <w:sz w:val="22"/>
          <w:szCs w:val="22"/>
          <w:lang w:val="en-US"/>
        </w:rPr>
      </w:pPr>
    </w:p>
    <w:p w:rsidRPr="006F16F7" w:rsidR="000136EB" w:rsidP="006F16F7" w:rsidRDefault="000136EB" w14:paraId="6E397775" w14:textId="77777777">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Pr>
          <w:rFonts w:ascii="Arial" w:hAnsi="Arial" w:cs="Arial"/>
          <w:color w:val="1F1F1F"/>
          <w:lang w:val="en-US"/>
        </w:rPr>
        <w:t>Application Component Diagram</w:t>
      </w:r>
    </w:p>
    <w:p w:rsidR="00327393" w:rsidP="00327393" w:rsidRDefault="00327393" w14:paraId="39DD77FF" w14:textId="77777777">
      <w:pPr>
        <w:pStyle w:val="NormalWeb"/>
        <w:shd w:val="clear" w:color="auto" w:fill="FFFFFF"/>
        <w:spacing w:before="0" w:beforeAutospacing="0" w:after="0" w:afterAutospacing="0"/>
        <w:ind w:left="-142"/>
        <w:rPr>
          <w:rFonts w:ascii="Arial" w:hAnsi="Arial" w:cs="Arial"/>
          <w:color w:val="1F1F1F"/>
          <w:lang w:val="en-US"/>
        </w:rPr>
      </w:pPr>
    </w:p>
    <w:p w:rsidR="00327393" w:rsidP="003B03BC" w:rsidRDefault="009F1CBC" w14:paraId="57F0C110" w14:textId="0A19E7B8">
      <w:pPr>
        <w:pStyle w:val="NormalWeb"/>
        <w:shd w:val="clear" w:color="auto" w:fill="FFFFFF" w:themeFill="background1"/>
        <w:spacing w:before="0" w:beforeAutospacing="0" w:after="0" w:afterAutospacing="0" w:line="276" w:lineRule="auto"/>
        <w:ind w:left="-142" w:firstLine="851"/>
        <w:jc w:val="both"/>
        <w:rPr>
          <w:rFonts w:ascii="Arial" w:hAnsi="Arial" w:cs="Arial"/>
          <w:color w:val="1F1F1F"/>
          <w:lang w:val="en-US"/>
        </w:rPr>
      </w:pPr>
      <w:r>
        <w:rPr>
          <w:rFonts w:ascii="Arial" w:hAnsi="Arial" w:cs="Arial"/>
          <w:lang w:val="en-US"/>
        </w:rPr>
        <w:t xml:space="preserve">Teleconsultation </w:t>
      </w:r>
      <w:r w:rsidRPr="00DC635B" w:rsidR="00327393">
        <w:rPr>
          <w:rFonts w:ascii="Arial" w:hAnsi="Arial" w:cs="Arial"/>
          <w:lang w:val="en-US"/>
        </w:rPr>
        <w:t>Service Module</w:t>
      </w:r>
      <w:r w:rsidR="00327393">
        <w:rPr>
          <w:rFonts w:ascii="Arial" w:hAnsi="Arial" w:cs="Arial"/>
          <w:color w:val="1F1F1F"/>
          <w:lang w:val="en-US"/>
        </w:rPr>
        <w:t xml:space="preserve"> depends and </w:t>
      </w:r>
      <w:r w:rsidRPr="00DC635B" w:rsidR="00327393">
        <w:rPr>
          <w:rFonts w:ascii="Arial" w:hAnsi="Arial" w:cs="Arial"/>
          <w:color w:val="1F1F1F"/>
          <w:lang w:val="en-US"/>
        </w:rPr>
        <w:t>interconnect</w:t>
      </w:r>
      <w:r w:rsidR="00327393">
        <w:rPr>
          <w:rFonts w:ascii="Arial" w:hAnsi="Arial" w:cs="Arial"/>
          <w:color w:val="1F1F1F"/>
          <w:lang w:val="en-US"/>
        </w:rPr>
        <w:t xml:space="preserve">s </w:t>
      </w:r>
      <w:r w:rsidRPr="00DC635B" w:rsidR="00327393">
        <w:rPr>
          <w:rFonts w:ascii="Arial" w:hAnsi="Arial" w:cs="Arial"/>
          <w:color w:val="1F1F1F"/>
          <w:lang w:val="en-US"/>
        </w:rPr>
        <w:t>with</w:t>
      </w:r>
      <w:r w:rsidR="00327393">
        <w:rPr>
          <w:rFonts w:ascii="Arial" w:hAnsi="Arial" w:cs="Arial"/>
          <w:color w:val="1F1F1F"/>
          <w:lang w:val="en-US"/>
        </w:rPr>
        <w:t xml:space="preserve"> the following programmatical components:</w:t>
      </w:r>
    </w:p>
    <w:p w:rsidRPr="00850747" w:rsidR="00327393" w:rsidP="00327393" w:rsidRDefault="00327393" w14:paraId="4A2B7AD9" w14:textId="77777777">
      <w:pPr>
        <w:pStyle w:val="NormalWeb"/>
        <w:shd w:val="clear" w:color="auto" w:fill="FFFFFF" w:themeFill="background1"/>
        <w:spacing w:before="0" w:beforeAutospacing="0" w:after="0" w:afterAutospacing="0"/>
        <w:ind w:left="-142" w:firstLine="142"/>
        <w:jc w:val="both"/>
        <w:rPr>
          <w:rFonts w:ascii="Arial" w:hAnsi="Arial" w:cs="Arial"/>
          <w:color w:val="1F1F1F"/>
          <w:lang w:val="en-US"/>
        </w:rPr>
      </w:pPr>
      <w:r>
        <w:rPr>
          <w:rFonts w:ascii="Arial" w:hAnsi="Arial" w:cs="Arial"/>
          <w:color w:val="1F1F1F"/>
          <w:lang w:val="en-US"/>
        </w:rPr>
        <w:t xml:space="preserve">   </w:t>
      </w:r>
    </w:p>
    <w:tbl>
      <w:tblPr>
        <w:tblStyle w:val="TableGrid"/>
        <w:tblW w:w="0" w:type="auto"/>
        <w:tblInd w:w="-142" w:type="dxa"/>
        <w:tblLook w:val="04A0" w:firstRow="1" w:lastRow="0" w:firstColumn="1" w:lastColumn="0" w:noHBand="0" w:noVBand="1"/>
      </w:tblPr>
      <w:tblGrid>
        <w:gridCol w:w="4505"/>
        <w:gridCol w:w="4505"/>
      </w:tblGrid>
      <w:tr w:rsidR="006A0EBF" w:rsidTr="00A148A9" w14:paraId="0C2FC495" w14:textId="77777777">
        <w:trPr>
          <w:tblHeader/>
        </w:trPr>
        <w:tc>
          <w:tcPr>
            <w:tcW w:w="4505" w:type="dxa"/>
            <w:shd w:val="clear" w:color="auto" w:fill="D9D9D9" w:themeFill="background1" w:themeFillShade="D9"/>
          </w:tcPr>
          <w:p w:rsidRPr="00DC635B" w:rsidR="00327393" w:rsidP="00D87A0E" w:rsidRDefault="00327393" w14:paraId="0114B03A"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Component Type</w:t>
            </w:r>
          </w:p>
        </w:tc>
        <w:tc>
          <w:tcPr>
            <w:tcW w:w="4505" w:type="dxa"/>
            <w:shd w:val="clear" w:color="auto" w:fill="D9D9D9" w:themeFill="background1" w:themeFillShade="D9"/>
          </w:tcPr>
          <w:p w:rsidRPr="00DC635B" w:rsidR="00327393" w:rsidP="00D87A0E" w:rsidRDefault="00327393" w14:paraId="11B948EF" w14:textId="77777777">
            <w:pPr>
              <w:rPr>
                <w:rFonts w:ascii="Arial" w:hAnsi="Arial" w:eastAsia="Times New Roman" w:cs="Arial"/>
                <w:b/>
                <w:bCs/>
                <w:sz w:val="24"/>
                <w:szCs w:val="24"/>
                <w:lang w:eastAsia="ru-RU"/>
              </w:rPr>
            </w:pPr>
            <w:r w:rsidRPr="00DC635B">
              <w:rPr>
                <w:rFonts w:ascii="Arial" w:hAnsi="Arial" w:eastAsia="Times New Roman" w:cs="Arial"/>
                <w:b/>
                <w:bCs/>
                <w:sz w:val="24"/>
                <w:szCs w:val="24"/>
                <w:lang w:eastAsia="ru-RU"/>
              </w:rPr>
              <w:t xml:space="preserve"> Component List</w:t>
            </w:r>
          </w:p>
        </w:tc>
      </w:tr>
      <w:tr w:rsidR="00327393" w:rsidTr="00A148A9" w14:paraId="47859F34" w14:textId="77777777">
        <w:tc>
          <w:tcPr>
            <w:tcW w:w="4505" w:type="dxa"/>
          </w:tcPr>
          <w:p w:rsidR="00327393" w:rsidP="00D87A0E" w:rsidRDefault="00327393" w14:paraId="1F95393F"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External Component</w:t>
            </w:r>
          </w:p>
        </w:tc>
        <w:tc>
          <w:tcPr>
            <w:tcW w:w="4505" w:type="dxa"/>
          </w:tcPr>
          <w:p w:rsidR="00327393" w:rsidP="00D87A0E" w:rsidRDefault="00327393" w14:paraId="3AC1EF0E"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Mobile App (iOS, Android)</w:t>
            </w:r>
          </w:p>
          <w:p w:rsidR="00327393" w:rsidP="00D87A0E" w:rsidRDefault="00327393" w14:paraId="67AB1D49"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Providers</w:t>
            </w:r>
          </w:p>
          <w:p w:rsidR="009E1D3D" w:rsidP="00D87A0E" w:rsidRDefault="00DB1078" w14:paraId="3CFCC105" w14:textId="5EF3DAE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Vidyo Platform</w:t>
            </w:r>
          </w:p>
        </w:tc>
      </w:tr>
      <w:tr w:rsidR="00327393" w:rsidTr="00A148A9" w14:paraId="1F54B370" w14:textId="77777777">
        <w:tc>
          <w:tcPr>
            <w:tcW w:w="4505" w:type="dxa"/>
          </w:tcPr>
          <w:p w:rsidR="00327393" w:rsidP="00D87A0E" w:rsidRDefault="00327393" w14:paraId="6C39652E"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Network Components</w:t>
            </w:r>
          </w:p>
        </w:tc>
        <w:tc>
          <w:tcPr>
            <w:tcW w:w="4505" w:type="dxa"/>
          </w:tcPr>
          <w:p w:rsidR="00327393" w:rsidP="00D87A0E" w:rsidRDefault="00327393" w14:paraId="70EB8700"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API Gateway</w:t>
            </w:r>
          </w:p>
          <w:p w:rsidR="00327393" w:rsidP="00D87A0E" w:rsidRDefault="00327393" w14:paraId="0AC0B405"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NAT Gateway</w:t>
            </w:r>
          </w:p>
          <w:p w:rsidR="009E1D3D" w:rsidP="00D87A0E" w:rsidRDefault="009E1D3D" w14:paraId="16A6FD6B" w14:textId="1F79737E">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WAF/ALB</w:t>
            </w:r>
          </w:p>
        </w:tc>
      </w:tr>
      <w:tr w:rsidR="00327393" w:rsidTr="00A148A9" w14:paraId="37EC7AD9" w14:textId="77777777">
        <w:tc>
          <w:tcPr>
            <w:tcW w:w="4505" w:type="dxa"/>
          </w:tcPr>
          <w:p w:rsidR="00327393" w:rsidP="00D87A0E" w:rsidRDefault="00327393" w14:paraId="0F7480B2"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Database Components</w:t>
            </w:r>
          </w:p>
        </w:tc>
        <w:tc>
          <w:tcPr>
            <w:tcW w:w="4505" w:type="dxa"/>
          </w:tcPr>
          <w:p w:rsidR="00327393" w:rsidP="00D87A0E" w:rsidRDefault="00327393" w14:paraId="7467E475" w14:textId="778BC75E">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Azure MS SQL</w:t>
            </w:r>
          </w:p>
          <w:p w:rsidR="00327393" w:rsidP="00D87A0E" w:rsidRDefault="00327393" w14:paraId="50B444BA"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Redis (Cache Instance)</w:t>
            </w:r>
          </w:p>
          <w:p w:rsidR="00327393" w:rsidP="00D87A0E" w:rsidRDefault="00327393" w14:paraId="2EBD86E3"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 xml:space="preserve">Redis (Pub/Sub Instance) </w:t>
            </w:r>
          </w:p>
        </w:tc>
      </w:tr>
      <w:tr w:rsidR="00327393" w:rsidTr="00A148A9" w14:paraId="073DE9E2" w14:textId="77777777">
        <w:tc>
          <w:tcPr>
            <w:tcW w:w="4505" w:type="dxa"/>
          </w:tcPr>
          <w:p w:rsidR="00327393" w:rsidP="00D87A0E" w:rsidRDefault="00327393" w14:paraId="06319C25"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Super App backend services</w:t>
            </w:r>
          </w:p>
        </w:tc>
        <w:tc>
          <w:tcPr>
            <w:tcW w:w="4505" w:type="dxa"/>
          </w:tcPr>
          <w:p w:rsidR="00327393" w:rsidP="00D87A0E" w:rsidRDefault="00DB1078" w14:paraId="17EE95C2" w14:textId="77777777">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Appointment Service Module</w:t>
            </w:r>
          </w:p>
          <w:p w:rsidR="00DB1078" w:rsidP="00D87A0E" w:rsidRDefault="00DB1078" w14:paraId="383FEB98" w14:textId="0BEB279A">
            <w:pPr>
              <w:pStyle w:val="NormalWeb"/>
              <w:spacing w:before="0" w:beforeAutospacing="0" w:after="0" w:afterAutospacing="0"/>
              <w:jc w:val="both"/>
              <w:rPr>
                <w:rFonts w:ascii="Arial" w:hAnsi="Arial" w:cs="Arial"/>
                <w:color w:val="1F1F1F"/>
                <w:lang w:val="en-US"/>
              </w:rPr>
            </w:pPr>
            <w:r>
              <w:rPr>
                <w:rFonts w:ascii="Arial" w:hAnsi="Arial" w:cs="Arial"/>
                <w:color w:val="1F1F1F"/>
                <w:lang w:val="en-US"/>
              </w:rPr>
              <w:t>Integration Service Module</w:t>
            </w:r>
          </w:p>
        </w:tc>
      </w:tr>
    </w:tbl>
    <w:p w:rsidRPr="006F16F7" w:rsidR="00327393" w:rsidP="00B21012" w:rsidRDefault="00327393" w14:paraId="0CB35C83" w14:textId="77777777">
      <w:pPr>
        <w:pStyle w:val="NormalWeb"/>
        <w:shd w:val="clear" w:color="auto" w:fill="FFFFFF"/>
        <w:spacing w:before="0" w:beforeAutospacing="0" w:after="0" w:afterAutospacing="0"/>
        <w:ind w:left="-142"/>
        <w:rPr>
          <w:rFonts w:ascii="Arial" w:hAnsi="Arial" w:cs="Arial"/>
          <w:color w:val="1F1F1F"/>
          <w:lang w:val="en-US"/>
        </w:rPr>
      </w:pPr>
    </w:p>
    <w:p w:rsidR="000136EB" w:rsidP="000136EB" w:rsidRDefault="000136EB" w14:paraId="2DA8C821" w14:textId="77777777">
      <w:pPr>
        <w:pStyle w:val="NormalWeb"/>
        <w:shd w:val="clear" w:color="auto" w:fill="FFFFFF"/>
        <w:spacing w:before="0" w:beforeAutospacing="0" w:after="0" w:afterAutospacing="0"/>
        <w:ind w:left="709"/>
        <w:rPr>
          <w:rFonts w:ascii="Arial" w:hAnsi="Arial" w:cs="Arial"/>
          <w:color w:val="1F1F1F"/>
          <w:lang w:val="en-US"/>
        </w:rPr>
      </w:pPr>
    </w:p>
    <w:p w:rsidRPr="00B21012" w:rsidR="002F3679" w:rsidP="0079706E" w:rsidRDefault="000136EB" w14:paraId="395A9FDA" w14:textId="77777777">
      <w:pPr>
        <w:pStyle w:val="NormalWeb"/>
        <w:numPr>
          <w:ilvl w:val="4"/>
          <w:numId w:val="7"/>
        </w:numPr>
        <w:shd w:val="clear" w:color="auto" w:fill="FFFFFF"/>
        <w:spacing w:before="0" w:beforeAutospacing="0" w:after="240" w:afterAutospacing="0"/>
        <w:ind w:left="993" w:hanging="1135"/>
        <w:rPr>
          <w:rFonts w:ascii="Arial" w:hAnsi="Arial" w:cs="Arial"/>
          <w:color w:val="1F1F1F"/>
          <w:lang w:val="en-US"/>
        </w:rPr>
      </w:pPr>
      <w:r w:rsidRPr="00B21012">
        <w:rPr>
          <w:rFonts w:ascii="Arial" w:hAnsi="Arial" w:cs="Arial"/>
          <w:color w:val="1F1F1F"/>
          <w:lang w:val="en-US"/>
        </w:rPr>
        <w:t>UML Component Diagram</w:t>
      </w:r>
    </w:p>
    <w:p w:rsidRPr="00B21012" w:rsidR="002F3679" w:rsidP="00E65BC3" w:rsidRDefault="00E65BC3" w14:paraId="4B1C073F" w14:textId="6DE79536">
      <w:pPr>
        <w:pStyle w:val="NormalWeb"/>
        <w:shd w:val="clear" w:color="auto" w:fill="FFFFFF"/>
        <w:spacing w:before="0" w:beforeAutospacing="0" w:after="0" w:afterAutospacing="0" w:line="276" w:lineRule="auto"/>
        <w:ind w:left="-142" w:firstLine="568"/>
        <w:jc w:val="both"/>
        <w:rPr>
          <w:rFonts w:ascii="Arial" w:hAnsi="Arial" w:cs="Arial"/>
          <w:color w:val="1F1F1F"/>
          <w:lang w:val="en-US"/>
        </w:rPr>
      </w:pPr>
      <w:r>
        <w:rPr>
          <w:rFonts w:ascii="Arial" w:hAnsi="Arial" w:cs="Arial"/>
          <w:color w:val="1F1F1F"/>
          <w:lang w:val="en-US"/>
        </w:rPr>
        <w:t xml:space="preserve">The </w:t>
      </w:r>
      <w:r w:rsidRPr="00B21012" w:rsidR="002F3679">
        <w:rPr>
          <w:rFonts w:ascii="Arial" w:hAnsi="Arial" w:cs="Arial"/>
          <w:color w:val="1F1F1F"/>
          <w:lang w:val="en-US"/>
        </w:rPr>
        <w:t xml:space="preserve">UML Component Diagram for </w:t>
      </w:r>
      <w:r>
        <w:rPr>
          <w:rFonts w:ascii="Arial" w:hAnsi="Arial" w:cs="Arial"/>
          <w:color w:val="1F1F1F"/>
          <w:lang w:val="en-US"/>
        </w:rPr>
        <w:t xml:space="preserve">the </w:t>
      </w:r>
      <w:r w:rsidRPr="00B21012" w:rsidR="002F3679">
        <w:rPr>
          <w:rFonts w:ascii="Arial" w:hAnsi="Arial" w:cs="Arial"/>
          <w:color w:val="1F1F1F"/>
          <w:lang w:val="en-US"/>
        </w:rPr>
        <w:t>Teleconsult</w:t>
      </w:r>
      <w:r w:rsidRPr="00B21012" w:rsidR="006A4088">
        <w:rPr>
          <w:rFonts w:ascii="Arial" w:hAnsi="Arial" w:cs="Arial"/>
          <w:color w:val="1F1F1F"/>
          <w:lang w:val="en-US"/>
        </w:rPr>
        <w:t xml:space="preserve">ation service is depicted </w:t>
      </w:r>
      <w:r>
        <w:rPr>
          <w:rFonts w:ascii="Arial" w:hAnsi="Arial" w:cs="Arial"/>
          <w:color w:val="1F1F1F"/>
          <w:lang w:val="en-US"/>
        </w:rPr>
        <w:t>in</w:t>
      </w:r>
      <w:r w:rsidRPr="00B21012" w:rsidR="006A4088">
        <w:rPr>
          <w:rFonts w:ascii="Arial" w:hAnsi="Arial" w:cs="Arial"/>
          <w:color w:val="1F1F1F"/>
          <w:lang w:val="en-US"/>
        </w:rPr>
        <w:t xml:space="preserve"> Picture </w:t>
      </w:r>
      <w:r w:rsidRPr="00B21012" w:rsidR="009977F5">
        <w:rPr>
          <w:rFonts w:ascii="Arial" w:hAnsi="Arial" w:cs="Arial"/>
          <w:color w:val="1F1F1F"/>
          <w:lang w:val="en-US"/>
        </w:rPr>
        <w:t>2</w:t>
      </w:r>
      <w:r w:rsidRPr="00B21012" w:rsidR="006A4088">
        <w:rPr>
          <w:rFonts w:ascii="Arial" w:hAnsi="Arial" w:cs="Arial"/>
          <w:color w:val="1F1F1F"/>
          <w:lang w:val="en-US"/>
        </w:rPr>
        <w:t>.</w:t>
      </w:r>
      <w:r w:rsidR="006079F7">
        <w:rPr>
          <w:rFonts w:ascii="Arial" w:hAnsi="Arial" w:cs="Arial"/>
          <w:color w:val="1F1F1F"/>
          <w:lang w:val="en-US"/>
        </w:rPr>
        <w:t>26</w:t>
      </w:r>
      <w:r w:rsidRPr="00B21012" w:rsidR="006A4088">
        <w:rPr>
          <w:rFonts w:ascii="Arial" w:hAnsi="Arial" w:cs="Arial"/>
          <w:color w:val="1F1F1F"/>
          <w:lang w:val="en-US"/>
        </w:rPr>
        <w:t>.</w:t>
      </w:r>
    </w:p>
    <w:p w:rsidR="00AC4022" w:rsidP="0079706E" w:rsidRDefault="00AC4022" w14:paraId="641899FB" w14:textId="77777777">
      <w:pPr>
        <w:pStyle w:val="NormalWeb"/>
        <w:shd w:val="clear" w:color="auto" w:fill="FFFFFF"/>
        <w:spacing w:before="0" w:beforeAutospacing="0" w:after="0" w:afterAutospacing="0"/>
        <w:ind w:left="-142" w:firstLine="142"/>
        <w:rPr>
          <w:rFonts w:ascii="Arial" w:hAnsi="Arial" w:cs="Arial"/>
          <w:color w:val="1F1F1F"/>
          <w:sz w:val="22"/>
          <w:szCs w:val="22"/>
          <w:lang w:val="en-US"/>
        </w:rPr>
      </w:pPr>
    </w:p>
    <w:p w:rsidR="0079706E" w:rsidP="00B21012" w:rsidRDefault="006F7309" w14:paraId="0D5C4311" w14:textId="76E94CC9">
      <w:pPr>
        <w:pStyle w:val="NormalWeb"/>
        <w:shd w:val="clear" w:color="auto" w:fill="FFFFFF"/>
        <w:spacing w:before="0" w:beforeAutospacing="0" w:after="0" w:afterAutospacing="0"/>
        <w:ind w:left="426"/>
        <w:rPr>
          <w:rFonts w:ascii="Arial" w:hAnsi="Arial" w:cs="Arial"/>
          <w:color w:val="1F1F1F"/>
          <w:sz w:val="22"/>
          <w:szCs w:val="22"/>
          <w:lang w:val="en-US"/>
        </w:rPr>
      </w:pPr>
      <w:r w:rsidRPr="00B21012">
        <w:rPr>
          <w:lang w:val="en-US"/>
        </w:rPr>
        <w:t xml:space="preserve"> </w:t>
      </w:r>
      <w:r>
        <w:rPr>
          <w:noProof/>
        </w:rPr>
        <w:drawing>
          <wp:inline distT="0" distB="0" distL="0" distR="0" wp14:anchorId="5DF439EC" wp14:editId="548E0EC8">
            <wp:extent cx="5727700" cy="3730625"/>
            <wp:effectExtent l="0" t="0" r="6350" b="3175"/>
            <wp:docPr id="549139608" name="Picture 54913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7700" cy="3730625"/>
                    </a:xfrm>
                    <a:prstGeom prst="rect">
                      <a:avLst/>
                    </a:prstGeom>
                    <a:solidFill>
                      <a:schemeClr val="bg1">
                        <a:lumMod val="85000"/>
                      </a:schemeClr>
                    </a:solidFill>
                    <a:ln>
                      <a:noFill/>
                    </a:ln>
                  </pic:spPr>
                </pic:pic>
              </a:graphicData>
            </a:graphic>
          </wp:inline>
        </w:drawing>
      </w:r>
    </w:p>
    <w:p w:rsidR="0079706E" w:rsidP="0079706E" w:rsidRDefault="0079706E" w14:paraId="3B2AFCD0" w14:textId="77777777">
      <w:pPr>
        <w:pStyle w:val="NormalWeb"/>
        <w:shd w:val="clear" w:color="auto" w:fill="FFFFFF"/>
        <w:spacing w:before="0" w:beforeAutospacing="0" w:after="0" w:afterAutospacing="0"/>
        <w:ind w:left="-142" w:firstLine="142"/>
        <w:rPr>
          <w:rFonts w:ascii="Arial" w:hAnsi="Arial" w:cs="Arial"/>
          <w:color w:val="1F1F1F"/>
          <w:sz w:val="22"/>
          <w:szCs w:val="22"/>
          <w:lang w:val="en-US"/>
        </w:rPr>
      </w:pPr>
    </w:p>
    <w:p w:rsidRPr="003A62BC" w:rsidR="000136EB" w:rsidP="002F3679" w:rsidRDefault="000136EB" w14:paraId="3F1260F2" w14:textId="64B33C45">
      <w:pPr>
        <w:pStyle w:val="NormalWeb"/>
        <w:shd w:val="clear" w:color="auto" w:fill="FFFFFF"/>
        <w:spacing w:before="0" w:beforeAutospacing="0" w:after="0" w:afterAutospacing="0"/>
        <w:ind w:left="993"/>
        <w:rPr>
          <w:rFonts w:ascii="Arial" w:hAnsi="Arial" w:cs="Arial"/>
          <w:color w:val="1F1F1F"/>
          <w:sz w:val="22"/>
          <w:szCs w:val="22"/>
          <w:lang w:val="en-US"/>
        </w:rPr>
      </w:pPr>
      <w:r w:rsidRPr="003A62BC">
        <w:rPr>
          <w:rFonts w:ascii="Arial" w:hAnsi="Arial" w:cs="Arial"/>
          <w:color w:val="1F1F1F"/>
          <w:sz w:val="22"/>
          <w:szCs w:val="22"/>
          <w:lang w:val="en-US"/>
        </w:rPr>
        <w:t xml:space="preserve"> </w:t>
      </w:r>
    </w:p>
    <w:p w:rsidR="009977F5" w:rsidP="009977F5" w:rsidRDefault="009977F5" w14:paraId="0419E2D6" w14:textId="51A31D17">
      <w:pPr>
        <w:pStyle w:val="NormalWeb"/>
        <w:shd w:val="clear" w:color="auto" w:fill="FFFFFF"/>
        <w:spacing w:before="0" w:beforeAutospacing="0" w:after="0" w:afterAutospacing="0"/>
        <w:ind w:left="993"/>
        <w:jc w:val="center"/>
        <w:rPr>
          <w:rFonts w:ascii="Arial" w:hAnsi="Arial" w:cs="Arial"/>
          <w:color w:val="000000" w:themeColor="text1"/>
          <w:sz w:val="22"/>
          <w:szCs w:val="22"/>
          <w:lang w:val="en-US"/>
        </w:rPr>
      </w:pPr>
      <w:r w:rsidRPr="00DC635B">
        <w:rPr>
          <w:rFonts w:ascii="Arial" w:hAnsi="Arial" w:cs="Arial"/>
          <w:color w:val="000000" w:themeColor="text1"/>
          <w:sz w:val="22"/>
          <w:szCs w:val="22"/>
          <w:lang w:val="en-US"/>
        </w:rPr>
        <w:t xml:space="preserve">Picture </w:t>
      </w:r>
      <w:r>
        <w:rPr>
          <w:rFonts w:ascii="Arial" w:hAnsi="Arial" w:cs="Arial"/>
          <w:color w:val="000000" w:themeColor="text1"/>
          <w:sz w:val="22"/>
          <w:szCs w:val="22"/>
          <w:lang w:val="en-US"/>
        </w:rPr>
        <w:t>2</w:t>
      </w:r>
      <w:r w:rsidRPr="00DC635B">
        <w:rPr>
          <w:rFonts w:ascii="Arial" w:hAnsi="Arial" w:cs="Arial"/>
          <w:color w:val="000000" w:themeColor="text1"/>
          <w:sz w:val="22"/>
          <w:szCs w:val="22"/>
          <w:lang w:val="en-US"/>
        </w:rPr>
        <w:t>.</w:t>
      </w:r>
      <w:r w:rsidR="006079F7">
        <w:rPr>
          <w:rFonts w:ascii="Arial" w:hAnsi="Arial" w:cs="Arial"/>
          <w:color w:val="000000" w:themeColor="text1"/>
          <w:sz w:val="22"/>
          <w:szCs w:val="22"/>
          <w:lang w:val="en-US"/>
        </w:rPr>
        <w:t>26</w:t>
      </w:r>
      <w:r>
        <w:rPr>
          <w:rFonts w:ascii="Arial" w:hAnsi="Arial" w:cs="Arial"/>
          <w:color w:val="000000" w:themeColor="text1"/>
          <w:sz w:val="22"/>
          <w:szCs w:val="22"/>
          <w:lang w:val="en-US"/>
        </w:rPr>
        <w:t>.</w:t>
      </w:r>
    </w:p>
    <w:p w:rsidRPr="003A62BC" w:rsidR="009977F5" w:rsidP="00B21012" w:rsidRDefault="009977F5" w14:paraId="23C677C8" w14:textId="77777777">
      <w:pPr>
        <w:pStyle w:val="NormalWeb"/>
        <w:shd w:val="clear" w:color="auto" w:fill="FFFFFF"/>
        <w:spacing w:before="0" w:beforeAutospacing="0" w:after="0" w:afterAutospacing="0"/>
        <w:ind w:left="993"/>
        <w:jc w:val="center"/>
        <w:rPr>
          <w:rFonts w:ascii="Arial" w:hAnsi="Arial" w:cs="Arial"/>
          <w:color w:val="1F1F1F"/>
          <w:sz w:val="22"/>
          <w:szCs w:val="22"/>
          <w:lang w:val="en-US"/>
        </w:rPr>
      </w:pPr>
    </w:p>
    <w:p w:rsidRPr="00B21012" w:rsidR="000136EB" w:rsidP="0079706E" w:rsidRDefault="000136EB" w14:paraId="3F1DFE47" w14:textId="1D2B7AA1">
      <w:pPr>
        <w:pStyle w:val="ListParagraph"/>
        <w:numPr>
          <w:ilvl w:val="4"/>
          <w:numId w:val="7"/>
        </w:numPr>
        <w:ind w:left="993" w:hanging="1135"/>
        <w:rPr>
          <w:rFonts w:ascii="Arial" w:hAnsi="Arial" w:cs="Arial"/>
          <w:szCs w:val="24"/>
        </w:rPr>
      </w:pPr>
      <w:r w:rsidRPr="00B21012">
        <w:rPr>
          <w:rFonts w:ascii="Arial" w:hAnsi="Arial" w:cs="Arial"/>
          <w:szCs w:val="24"/>
        </w:rPr>
        <w:t xml:space="preserve">UML </w:t>
      </w:r>
      <w:r w:rsidRPr="00B21012" w:rsidR="004E4763">
        <w:rPr>
          <w:rFonts w:ascii="Arial" w:hAnsi="Arial" w:cs="Arial"/>
          <w:szCs w:val="24"/>
          <w:lang w:val="en-US"/>
        </w:rPr>
        <w:t>S</w:t>
      </w:r>
      <w:r w:rsidRPr="00B21012">
        <w:rPr>
          <w:rFonts w:ascii="Arial" w:hAnsi="Arial" w:cs="Arial"/>
          <w:szCs w:val="24"/>
        </w:rPr>
        <w:t>equence Diagrams</w:t>
      </w:r>
    </w:p>
    <w:p w:rsidR="00313487" w:rsidP="00313487" w:rsidRDefault="00313487" w14:paraId="3334C97A" w14:textId="77777777">
      <w:pPr>
        <w:rPr>
          <w:rFonts w:ascii="Arial" w:hAnsi="Arial" w:cs="Arial"/>
          <w:sz w:val="22"/>
          <w:szCs w:val="22"/>
          <w:lang w:val="en-US"/>
        </w:rPr>
      </w:pPr>
    </w:p>
    <w:p w:rsidRPr="00B21012" w:rsidR="004E4763" w:rsidP="006079F7" w:rsidRDefault="004E4763" w14:paraId="55C0475C" w14:textId="47C4E689">
      <w:pPr>
        <w:spacing w:line="276" w:lineRule="auto"/>
        <w:ind w:firstLine="709"/>
        <w:jc w:val="both"/>
        <w:rPr>
          <w:rFonts w:ascii="Arial" w:hAnsi="Arial" w:cs="Arial"/>
          <w:lang w:val="en-US"/>
        </w:rPr>
      </w:pPr>
      <w:r w:rsidRPr="00B21012">
        <w:rPr>
          <w:rFonts w:ascii="Arial" w:hAnsi="Arial" w:cs="Arial"/>
          <w:lang w:val="en-US"/>
        </w:rPr>
        <w:t xml:space="preserve">The UML Sequence Diagram which </w:t>
      </w:r>
      <w:r w:rsidRPr="00B21012" w:rsidR="00587FE5">
        <w:rPr>
          <w:rFonts w:ascii="Arial" w:hAnsi="Arial" w:cs="Arial"/>
          <w:lang w:val="en-US"/>
        </w:rPr>
        <w:t xml:space="preserve">models the basic workflow of the Teleconsultation </w:t>
      </w:r>
      <w:r w:rsidRPr="00B21012" w:rsidR="0075204E">
        <w:rPr>
          <w:rFonts w:ascii="Arial" w:hAnsi="Arial" w:cs="Arial"/>
          <w:lang w:val="en-US"/>
        </w:rPr>
        <w:t>S</w:t>
      </w:r>
      <w:r w:rsidRPr="00B21012" w:rsidR="00587FE5">
        <w:rPr>
          <w:rFonts w:ascii="Arial" w:hAnsi="Arial" w:cs="Arial"/>
          <w:lang w:val="en-US"/>
        </w:rPr>
        <w:t>ervice</w:t>
      </w:r>
      <w:r w:rsidRPr="00B21012" w:rsidR="0075204E">
        <w:rPr>
          <w:rFonts w:ascii="Arial" w:hAnsi="Arial" w:cs="Arial"/>
          <w:lang w:val="en-US"/>
        </w:rPr>
        <w:t xml:space="preserve"> is depicted on the </w:t>
      </w:r>
      <w:r w:rsidRPr="00B21012" w:rsidR="00E7672F">
        <w:rPr>
          <w:rFonts w:ascii="Arial" w:hAnsi="Arial" w:cs="Arial"/>
          <w:lang w:val="en-US"/>
        </w:rPr>
        <w:t xml:space="preserve">Picture </w:t>
      </w:r>
      <w:r w:rsidRPr="00C56CA0" w:rsidR="009977F5">
        <w:rPr>
          <w:rFonts w:ascii="Arial" w:hAnsi="Arial" w:cs="Arial"/>
          <w:lang w:val="en-US"/>
        </w:rPr>
        <w:t>2</w:t>
      </w:r>
      <w:r w:rsidRPr="00B21012" w:rsidR="00E7672F">
        <w:rPr>
          <w:rFonts w:ascii="Arial" w:hAnsi="Arial" w:cs="Arial"/>
          <w:lang w:val="en-US"/>
        </w:rPr>
        <w:t>.</w:t>
      </w:r>
      <w:r w:rsidR="006079F7">
        <w:rPr>
          <w:rFonts w:ascii="Arial" w:hAnsi="Arial" w:cs="Arial"/>
          <w:lang w:val="en-US"/>
        </w:rPr>
        <w:t>27</w:t>
      </w:r>
      <w:r w:rsidRPr="00B21012" w:rsidR="00E7672F">
        <w:rPr>
          <w:rFonts w:ascii="Arial" w:hAnsi="Arial" w:cs="Arial"/>
          <w:lang w:val="en-US"/>
        </w:rPr>
        <w:t>.</w:t>
      </w:r>
      <w:r w:rsidRPr="00B21012" w:rsidR="00587FE5">
        <w:rPr>
          <w:rFonts w:ascii="Arial" w:hAnsi="Arial" w:cs="Arial"/>
          <w:lang w:val="en-US"/>
        </w:rPr>
        <w:t xml:space="preserve"> </w:t>
      </w:r>
      <w:r w:rsidRPr="00B21012">
        <w:rPr>
          <w:rFonts w:ascii="Arial" w:hAnsi="Arial" w:cs="Arial"/>
          <w:lang w:val="en-US"/>
        </w:rPr>
        <w:t xml:space="preserve"> </w:t>
      </w:r>
    </w:p>
    <w:p w:rsidR="00E7672F" w:rsidP="00E7672F" w:rsidRDefault="00E7672F" w14:paraId="65F182E0" w14:textId="77777777">
      <w:pPr>
        <w:ind w:firstLine="709"/>
        <w:jc w:val="both"/>
        <w:rPr>
          <w:rFonts w:ascii="Arial" w:hAnsi="Arial" w:cs="Arial"/>
          <w:sz w:val="22"/>
          <w:szCs w:val="22"/>
          <w:lang w:val="en-US"/>
        </w:rPr>
      </w:pPr>
    </w:p>
    <w:p w:rsidRPr="00313487" w:rsidR="00E7672F" w:rsidP="00B21012" w:rsidRDefault="592464D9" w14:paraId="353077DC" w14:textId="08157D60">
      <w:pPr>
        <w:ind w:left="426"/>
        <w:jc w:val="both"/>
        <w:rPr>
          <w:rFonts w:ascii="Arial" w:hAnsi="Arial" w:cs="Arial"/>
          <w:sz w:val="22"/>
          <w:szCs w:val="22"/>
          <w:lang w:val="en-US"/>
        </w:rPr>
      </w:pPr>
      <w:r>
        <w:t xml:space="preserve"> </w:t>
      </w:r>
      <w:commentRangeStart w:id="762"/>
      <w:commentRangeStart w:id="763"/>
      <w:commentRangeStart w:id="764"/>
      <w:r>
        <w:rPr>
          <w:noProof/>
        </w:rPr>
        <w:drawing>
          <wp:inline distT="0" distB="0" distL="0" distR="0" wp14:anchorId="79A555C7" wp14:editId="35E91A5C">
            <wp:extent cx="5727700" cy="3983990"/>
            <wp:effectExtent l="0" t="0" r="6350" b="0"/>
            <wp:docPr id="663231783" name="Picture 66323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7700" cy="3983990"/>
                    </a:xfrm>
                    <a:prstGeom prst="rect">
                      <a:avLst/>
                    </a:prstGeom>
                    <a:solidFill>
                      <a:schemeClr val="bg1">
                        <a:lumMod val="85000"/>
                      </a:schemeClr>
                    </a:solidFill>
                    <a:ln>
                      <a:noFill/>
                    </a:ln>
                  </pic:spPr>
                </pic:pic>
              </a:graphicData>
            </a:graphic>
          </wp:inline>
        </w:drawing>
      </w:r>
      <w:commentRangeEnd w:id="762"/>
      <w:r w:rsidRPr="00313487" w:rsidR="00202465">
        <w:rPr>
          <w:rStyle w:val="CommentReference"/>
          <w:rFonts w:ascii="Arial" w:hAnsi="Arial" w:cs="Arial"/>
          <w:sz w:val="22"/>
          <w:szCs w:val="22"/>
          <w:lang w:val="en-US"/>
        </w:rPr>
        <w:commentReference w:id="762"/>
      </w:r>
      <w:commentRangeEnd w:id="763"/>
      <w:r w:rsidRPr="00313487" w:rsidR="00202465">
        <w:rPr>
          <w:rStyle w:val="CommentReference"/>
          <w:rFonts w:ascii="Arial" w:hAnsi="Arial" w:cs="Arial"/>
          <w:sz w:val="22"/>
          <w:szCs w:val="22"/>
          <w:lang w:val="en-US"/>
        </w:rPr>
        <w:commentReference w:id="763"/>
      </w:r>
      <w:commentRangeEnd w:id="764"/>
      <w:r w:rsidRPr="00313487" w:rsidR="00936F2F">
        <w:rPr>
          <w:rStyle w:val="CommentReference"/>
          <w:rFonts w:ascii="Arial" w:hAnsi="Arial" w:cs="Arial"/>
          <w:sz w:val="22"/>
          <w:szCs w:val="22"/>
          <w:lang w:val="en-US"/>
        </w:rPr>
        <w:commentReference w:id="764"/>
      </w:r>
    </w:p>
    <w:p w:rsidR="00C56CA0" w:rsidP="006E5B1D" w:rsidRDefault="00C56CA0" w14:paraId="17D5667E" w14:textId="77777777">
      <w:pPr>
        <w:jc w:val="both"/>
        <w:rPr>
          <w:rFonts w:ascii="Arial" w:hAnsi="Arial" w:cs="Arial"/>
          <w:sz w:val="22"/>
          <w:szCs w:val="22"/>
          <w:lang w:val="en-US"/>
        </w:rPr>
      </w:pPr>
    </w:p>
    <w:p w:rsidR="00C56CA0" w:rsidP="00BD7401" w:rsidRDefault="00C56CA0" w14:paraId="01CDC855" w14:textId="6FB6968C">
      <w:pPr>
        <w:pStyle w:val="NormalWeb"/>
        <w:shd w:val="clear" w:color="auto" w:fill="FFFFFF"/>
        <w:spacing w:before="0" w:beforeAutospacing="0" w:after="0" w:afterAutospacing="0"/>
        <w:ind w:left="993"/>
        <w:jc w:val="center"/>
        <w:rPr>
          <w:rFonts w:ascii="Arial" w:hAnsi="Arial" w:cs="Arial"/>
          <w:color w:val="000000" w:themeColor="text1"/>
          <w:sz w:val="22"/>
          <w:szCs w:val="22"/>
          <w:lang w:val="en-US"/>
        </w:rPr>
      </w:pPr>
      <w:r w:rsidRPr="00DC635B">
        <w:rPr>
          <w:rFonts w:ascii="Arial" w:hAnsi="Arial" w:cs="Arial"/>
          <w:color w:val="000000" w:themeColor="text1"/>
          <w:sz w:val="22"/>
          <w:szCs w:val="22"/>
          <w:lang w:val="en-US"/>
        </w:rPr>
        <w:t xml:space="preserve">Picture </w:t>
      </w:r>
      <w:r>
        <w:rPr>
          <w:rFonts w:ascii="Arial" w:hAnsi="Arial" w:cs="Arial"/>
          <w:color w:val="000000" w:themeColor="text1"/>
          <w:sz w:val="22"/>
          <w:szCs w:val="22"/>
          <w:lang w:val="en-US"/>
        </w:rPr>
        <w:t>2</w:t>
      </w:r>
      <w:r w:rsidRPr="00DC635B">
        <w:rPr>
          <w:rFonts w:ascii="Arial" w:hAnsi="Arial" w:cs="Arial"/>
          <w:color w:val="000000" w:themeColor="text1"/>
          <w:sz w:val="22"/>
          <w:szCs w:val="22"/>
          <w:lang w:val="en-US"/>
        </w:rPr>
        <w:t>.</w:t>
      </w:r>
      <w:r w:rsidR="006079F7">
        <w:rPr>
          <w:rFonts w:ascii="Arial" w:hAnsi="Arial" w:cs="Arial"/>
          <w:color w:val="000000" w:themeColor="text1"/>
          <w:sz w:val="22"/>
          <w:szCs w:val="22"/>
          <w:lang w:val="en-US"/>
        </w:rPr>
        <w:t>27</w:t>
      </w:r>
      <w:r>
        <w:rPr>
          <w:rFonts w:ascii="Arial" w:hAnsi="Arial" w:cs="Arial"/>
          <w:color w:val="000000" w:themeColor="text1"/>
          <w:sz w:val="22"/>
          <w:szCs w:val="22"/>
          <w:lang w:val="en-US"/>
        </w:rPr>
        <w:t>.</w:t>
      </w:r>
    </w:p>
    <w:p w:rsidRPr="00BD7401" w:rsidR="00BD7401" w:rsidP="00BD7401" w:rsidRDefault="00BD7401" w14:paraId="6D58FCDA" w14:textId="77777777">
      <w:pPr>
        <w:pStyle w:val="NormalWeb"/>
        <w:shd w:val="clear" w:color="auto" w:fill="FFFFFF"/>
        <w:spacing w:before="0" w:beforeAutospacing="0" w:after="0" w:afterAutospacing="0"/>
        <w:ind w:left="993"/>
        <w:jc w:val="center"/>
        <w:rPr>
          <w:rFonts w:ascii="Arial" w:hAnsi="Arial" w:cs="Arial"/>
          <w:color w:val="000000" w:themeColor="text1"/>
          <w:sz w:val="22"/>
          <w:szCs w:val="22"/>
          <w:lang w:val="en-US"/>
        </w:rPr>
      </w:pPr>
    </w:p>
    <w:p w:rsidRPr="00BD7401" w:rsidR="009306CB" w:rsidRDefault="4176BE79" w14:paraId="32F76BBA" w14:textId="6692FA03">
      <w:pPr>
        <w:pStyle w:val="Heading3"/>
        <w:pPrChange w:author="Mohmmad Modallal" w:date="2025-07-17T17:18:00Z" w16du:dateUtc="2025-07-17T13:18:00Z" w:id="765">
          <w:pPr>
            <w:pStyle w:val="NormalWeb"/>
            <w:numPr>
              <w:ilvl w:val="2"/>
              <w:numId w:val="7"/>
            </w:numPr>
            <w:shd w:val="clear" w:color="auto" w:fill="FFFFFF" w:themeFill="background1"/>
            <w:spacing w:before="0" w:beforeAutospacing="0" w:after="0" w:afterAutospacing="0"/>
            <w:ind w:left="720" w:hanging="720"/>
            <w:outlineLvl w:val="2"/>
          </w:pPr>
        </w:pPrChange>
      </w:pPr>
      <w:bookmarkStart w:name="OLE_LINK1" w:id="766"/>
      <w:bookmarkStart w:name="OLE_LINK2" w:id="767"/>
      <w:bookmarkStart w:name="OLE_LINK3" w:id="768"/>
      <w:bookmarkStart w:name="_Toc203649709" w:id="769"/>
      <w:bookmarkStart w:name="_Toc741475439" w:id="770"/>
      <w:bookmarkStart w:name="OLE_LINK6" w:id="771"/>
      <w:bookmarkStart w:name="OLE_LINK7" w:id="772"/>
      <w:r>
        <w:t xml:space="preserve">Wearables </w:t>
      </w:r>
      <w:bookmarkEnd w:id="766"/>
      <w:bookmarkEnd w:id="767"/>
      <w:bookmarkEnd w:id="768"/>
      <w:r>
        <w:rPr>
          <w:b w:val="0"/>
          <w:bCs w:val="0"/>
        </w:rPr>
        <w:t>Service System Architecture</w:t>
      </w:r>
      <w:bookmarkEnd w:id="769"/>
      <w:bookmarkEnd w:id="770"/>
      <w:r>
        <w:rPr>
          <w:b w:val="0"/>
          <w:bCs w:val="0"/>
        </w:rPr>
        <w:t xml:space="preserve"> </w:t>
      </w:r>
    </w:p>
    <w:bookmarkEnd w:id="771"/>
    <w:bookmarkEnd w:id="772"/>
    <w:p w:rsidR="00BD7401" w:rsidP="00BD7401" w:rsidRDefault="00BD7401" w14:paraId="3F87DE5D" w14:textId="77777777">
      <w:pPr>
        <w:spacing w:line="276" w:lineRule="auto"/>
        <w:ind w:firstLine="709"/>
        <w:jc w:val="both"/>
        <w:rPr>
          <w:rFonts w:ascii="Arial" w:hAnsi="Arial" w:eastAsia="Times New Roman" w:cs="Arial"/>
          <w:lang w:eastAsia="ru-RU"/>
        </w:rPr>
      </w:pPr>
    </w:p>
    <w:p w:rsidR="00BD7401" w:rsidP="00BD7401" w:rsidRDefault="00BD7401" w14:paraId="3523C478" w14:textId="77777777">
      <w:pPr>
        <w:spacing w:line="276" w:lineRule="auto"/>
        <w:ind w:firstLine="709"/>
        <w:jc w:val="both"/>
        <w:rPr>
          <w:rFonts w:ascii="Arial" w:hAnsi="Arial" w:eastAsia="Times New Roman" w:cs="Arial"/>
          <w:lang w:eastAsia="ru-RU"/>
        </w:rPr>
      </w:pPr>
      <w:r>
        <w:rPr>
          <w:rFonts w:ascii="Arial" w:hAnsi="Arial" w:cs="Arial"/>
          <w:color w:val="1F1F1F"/>
          <w:lang w:val="en-US"/>
        </w:rPr>
        <w:t xml:space="preserve">The Wearables </w:t>
      </w:r>
      <w:r>
        <w:rPr>
          <w:rFonts w:ascii="Arial" w:hAnsi="Arial" w:eastAsia="Times New Roman" w:cs="Arial"/>
          <w:lang w:eastAsia="ru-RU"/>
        </w:rPr>
        <w:t xml:space="preserve">Service Module is the application component of the Sahatna Super App solution, which is developed in Java and deployed in a docker container within a Kubernetes cluster. </w:t>
      </w:r>
    </w:p>
    <w:p w:rsidR="1D02B3C1" w:rsidP="1D02B3C1" w:rsidRDefault="1D02B3C1" w14:paraId="3D85E6C9" w14:textId="02F111CD">
      <w:pPr>
        <w:spacing w:line="276" w:lineRule="auto"/>
        <w:jc w:val="both"/>
        <w:rPr>
          <w:rFonts w:ascii="Arial" w:hAnsi="Arial" w:cs="Arial"/>
          <w:color w:val="1F1F1F"/>
          <w:lang w:val="en-US"/>
        </w:rPr>
      </w:pPr>
    </w:p>
    <w:p w:rsidRPr="00BD7401" w:rsidR="00BD7401" w:rsidP="00BD7401" w:rsidRDefault="00BD7401" w14:paraId="37E6D009" w14:textId="1B701008">
      <w:pPr>
        <w:spacing w:line="276" w:lineRule="auto"/>
        <w:jc w:val="both"/>
        <w:rPr>
          <w:rFonts w:ascii="Arial" w:hAnsi="Arial" w:eastAsia="Times New Roman" w:cs="Arial"/>
          <w:lang w:eastAsia="ru-RU"/>
        </w:rPr>
      </w:pPr>
      <w:r w:rsidRPr="00BD7401">
        <w:rPr>
          <w:rFonts w:ascii="Arial" w:hAnsi="Arial" w:cs="Arial"/>
          <w:color w:val="1F1F1F"/>
          <w:lang w:val="en-US"/>
        </w:rPr>
        <w:t xml:space="preserve">The main features of the </w:t>
      </w:r>
      <w:r>
        <w:rPr>
          <w:rFonts w:ascii="Arial" w:hAnsi="Arial" w:cs="Arial"/>
          <w:color w:val="1F1F1F"/>
          <w:lang w:val="en-US"/>
        </w:rPr>
        <w:t xml:space="preserve">Wearables </w:t>
      </w:r>
      <w:r w:rsidRPr="00BD7401">
        <w:rPr>
          <w:rFonts w:ascii="Arial" w:hAnsi="Arial" w:cs="Arial"/>
          <w:color w:val="1F1F1F"/>
          <w:lang w:val="en-US"/>
        </w:rPr>
        <w:t>Service Module are the following:</w:t>
      </w:r>
    </w:p>
    <w:p w:rsidRPr="00BD7401" w:rsidR="00BD7401" w:rsidP="00BD7401" w:rsidRDefault="0E73817B" w14:paraId="02CC266E" w14:textId="28232FEF">
      <w:pPr>
        <w:pStyle w:val="ListParagraph"/>
        <w:numPr>
          <w:ilvl w:val="0"/>
          <w:numId w:val="29"/>
        </w:numPr>
        <w:spacing w:line="276" w:lineRule="auto"/>
        <w:jc w:val="both"/>
        <w:rPr>
          <w:rFonts w:ascii="Arial" w:hAnsi="Arial" w:cs="Arial"/>
          <w:color w:val="1F1F1F"/>
          <w:lang w:val="en-US"/>
        </w:rPr>
      </w:pPr>
      <w:r w:rsidRPr="2B57EF22">
        <w:rPr>
          <w:rFonts w:ascii="Arial" w:hAnsi="Arial" w:cs="Arial"/>
          <w:color w:val="1F1F1F"/>
          <w:lang w:val="en-US"/>
        </w:rPr>
        <w:t xml:space="preserve">Integrate with native aggregators: App HealthKit and Google Fit (Health Connect) to track wellness </w:t>
      </w:r>
      <w:r w:rsidRPr="2B57EF22" w:rsidR="2A072741">
        <w:rPr>
          <w:rFonts w:ascii="Arial" w:hAnsi="Arial" w:cs="Arial"/>
          <w:color w:val="1F1F1F"/>
          <w:lang w:val="en-US"/>
        </w:rPr>
        <w:t>data like steps, n</w:t>
      </w:r>
      <w:r w:rsidRPr="2B57EF22" w:rsidR="4E8C031A">
        <w:rPr>
          <w:rFonts w:ascii="Arial" w:hAnsi="Arial" w:cs="Arial"/>
          <w:color w:val="1F1F1F"/>
          <w:lang w:val="en-US"/>
        </w:rPr>
        <w:t>utrition</w:t>
      </w:r>
      <w:r w:rsidRPr="2B57EF22" w:rsidR="2A072741">
        <w:rPr>
          <w:rFonts w:ascii="Arial" w:hAnsi="Arial" w:cs="Arial"/>
          <w:color w:val="1F1F1F"/>
          <w:lang w:val="en-US"/>
        </w:rPr>
        <w:t>, sleep</w:t>
      </w:r>
      <w:r w:rsidRPr="2B57EF22" w:rsidR="31D46079">
        <w:rPr>
          <w:rFonts w:ascii="Arial" w:hAnsi="Arial" w:cs="Arial"/>
          <w:color w:val="1F1F1F"/>
          <w:lang w:val="en-US"/>
        </w:rPr>
        <w:t xml:space="preserve"> and heart rate</w:t>
      </w:r>
      <w:r w:rsidRPr="2B57EF22" w:rsidR="15E22436">
        <w:rPr>
          <w:rFonts w:ascii="Arial" w:hAnsi="Arial" w:cs="Arial"/>
          <w:color w:val="1F1F1F"/>
          <w:lang w:val="en-US"/>
        </w:rPr>
        <w:t>.</w:t>
      </w:r>
    </w:p>
    <w:p w:rsidR="00BD7401" w:rsidP="4717DDC8" w:rsidRDefault="26689499" w14:paraId="2EC6A2A7" w14:textId="1CBEB662">
      <w:pPr>
        <w:pStyle w:val="ListParagraph"/>
        <w:numPr>
          <w:ilvl w:val="0"/>
          <w:numId w:val="29"/>
        </w:numPr>
        <w:spacing w:line="276" w:lineRule="auto"/>
        <w:jc w:val="both"/>
        <w:rPr>
          <w:rFonts w:ascii="Arial" w:hAnsi="Arial" w:cs="Arial"/>
          <w:color w:val="1F1F1F"/>
          <w:lang w:val="en-US"/>
        </w:rPr>
      </w:pPr>
      <w:r w:rsidRPr="2ED754BB">
        <w:rPr>
          <w:rFonts w:ascii="Arial" w:hAnsi="Arial" w:cs="Arial"/>
          <w:color w:val="1F1F1F"/>
          <w:lang w:val="en-US"/>
        </w:rPr>
        <w:t>Incorporate Smart Goals into wellness tracking process</w:t>
      </w:r>
      <w:r w:rsidRPr="2ED754BB" w:rsidR="45271E77">
        <w:rPr>
          <w:rFonts w:ascii="Arial" w:hAnsi="Arial" w:cs="Arial"/>
          <w:color w:val="1F1F1F"/>
          <w:lang w:val="en-US"/>
        </w:rPr>
        <w:t xml:space="preserve"> that are generated by a 3</w:t>
      </w:r>
      <w:r w:rsidRPr="2ED754BB" w:rsidR="45271E77">
        <w:rPr>
          <w:rFonts w:ascii="Arial" w:hAnsi="Arial" w:cs="Arial"/>
          <w:color w:val="1F1F1F"/>
          <w:vertAlign w:val="superscript"/>
          <w:lang w:val="en-US"/>
        </w:rPr>
        <w:t>rd</w:t>
      </w:r>
      <w:r w:rsidRPr="2ED754BB" w:rsidR="45271E77">
        <w:rPr>
          <w:rFonts w:ascii="Arial" w:hAnsi="Arial" w:cs="Arial"/>
          <w:color w:val="1F1F1F"/>
          <w:lang w:val="en-US"/>
        </w:rPr>
        <w:t xml:space="preserve"> party integration (Fractal AI).</w:t>
      </w:r>
    </w:p>
    <w:p w:rsidR="499F60BD" w:rsidP="2ED754BB" w:rsidRDefault="499F60BD" w14:paraId="0C16AC56" w14:textId="2974DA5B">
      <w:pPr>
        <w:pStyle w:val="ListParagraph"/>
        <w:numPr>
          <w:ilvl w:val="1"/>
          <w:numId w:val="29"/>
        </w:numPr>
        <w:spacing w:line="276" w:lineRule="auto"/>
        <w:jc w:val="both"/>
        <w:rPr>
          <w:rFonts w:ascii="Arial" w:hAnsi="Arial" w:cs="Arial"/>
          <w:color w:val="1F1F1F"/>
          <w:lang w:val="en-US"/>
        </w:rPr>
      </w:pPr>
      <w:r w:rsidRPr="2ED754BB">
        <w:rPr>
          <w:rFonts w:ascii="Arial" w:hAnsi="Arial" w:cs="Arial"/>
          <w:color w:val="1F1F1F"/>
          <w:lang w:val="en-US"/>
        </w:rPr>
        <w:t>Fractal</w:t>
      </w:r>
      <w:r w:rsidRPr="2ED754BB" w:rsidR="3445825D">
        <w:rPr>
          <w:rFonts w:ascii="Arial" w:hAnsi="Arial" w:cs="Arial"/>
          <w:color w:val="1F1F1F"/>
          <w:lang w:val="en-US"/>
        </w:rPr>
        <w:t>’s</w:t>
      </w:r>
      <w:r w:rsidRPr="2ED754BB">
        <w:rPr>
          <w:rFonts w:ascii="Arial" w:hAnsi="Arial" w:cs="Arial"/>
          <w:color w:val="1F1F1F"/>
          <w:lang w:val="en-US"/>
        </w:rPr>
        <w:t xml:space="preserve"> main target is to analyze</w:t>
      </w:r>
      <w:r w:rsidRPr="2ED754BB" w:rsidR="34ABB01A">
        <w:rPr>
          <w:rFonts w:ascii="Arial" w:hAnsi="Arial" w:cs="Arial"/>
          <w:color w:val="1F1F1F"/>
          <w:lang w:val="en-US"/>
        </w:rPr>
        <w:t xml:space="preserve"> - </w:t>
      </w:r>
      <w:r w:rsidRPr="2ED754BB">
        <w:rPr>
          <w:rFonts w:ascii="Arial" w:hAnsi="Arial" w:cs="Arial"/>
          <w:color w:val="1F1F1F"/>
          <w:lang w:val="en-US"/>
        </w:rPr>
        <w:t xml:space="preserve">using </w:t>
      </w:r>
      <w:r w:rsidRPr="2ED754BB" w:rsidR="41C555F1">
        <w:rPr>
          <w:rFonts w:ascii="Arial" w:hAnsi="Arial" w:cs="Arial"/>
          <w:color w:val="1F1F1F"/>
          <w:lang w:val="en-US"/>
        </w:rPr>
        <w:t>fractal algorithms or mathematical models</w:t>
      </w:r>
      <w:r w:rsidRPr="2ED754BB" w:rsidR="178103E5">
        <w:rPr>
          <w:rFonts w:ascii="Arial" w:hAnsi="Arial" w:cs="Arial"/>
          <w:color w:val="1F1F1F"/>
          <w:lang w:val="en-US"/>
        </w:rPr>
        <w:t xml:space="preserve"> – patients' health insights (vital signs) and set/</w:t>
      </w:r>
      <w:r w:rsidRPr="2ED754BB" w:rsidR="67992EF4">
        <w:rPr>
          <w:rFonts w:ascii="Arial" w:hAnsi="Arial" w:cs="Arial"/>
          <w:color w:val="1F1F1F"/>
          <w:lang w:val="en-US"/>
        </w:rPr>
        <w:t>predicate</w:t>
      </w:r>
      <w:r w:rsidRPr="2ED754BB" w:rsidR="178103E5">
        <w:rPr>
          <w:rFonts w:ascii="Arial" w:hAnsi="Arial" w:cs="Arial"/>
          <w:color w:val="1F1F1F"/>
          <w:lang w:val="en-US"/>
        </w:rPr>
        <w:t xml:space="preserve"> “steps” smart goal based on the provided historical data.</w:t>
      </w:r>
    </w:p>
    <w:p w:rsidR="00BD7401" w:rsidP="009306CB" w:rsidRDefault="00BD7401" w14:paraId="5416A5E2" w14:textId="77777777">
      <w:pPr>
        <w:pStyle w:val="NormalWeb"/>
        <w:shd w:val="clear" w:color="auto" w:fill="FFFFFF"/>
        <w:spacing w:before="0" w:beforeAutospacing="0" w:after="0" w:afterAutospacing="0"/>
        <w:rPr>
          <w:rFonts w:ascii="Arial" w:hAnsi="Arial" w:cs="Arial"/>
          <w:color w:val="1F1F1F"/>
          <w:lang w:val="en-US"/>
        </w:rPr>
      </w:pPr>
    </w:p>
    <w:p w:rsidR="00BD7401" w:rsidP="1D02B3C1" w:rsidRDefault="35B14778" w14:paraId="5BF9B5C7" w14:textId="57D43841">
      <w:pPr>
        <w:pStyle w:val="NormalWeb"/>
        <w:numPr>
          <w:ilvl w:val="3"/>
          <w:numId w:val="7"/>
        </w:numPr>
        <w:shd w:val="clear" w:color="auto" w:fill="FFFFFF" w:themeFill="background1"/>
        <w:spacing w:before="0" w:beforeAutospacing="0" w:after="0" w:afterAutospacing="0"/>
        <w:ind w:left="709" w:hanging="851"/>
        <w:rPr>
          <w:rFonts w:ascii="Arial" w:hAnsi="Arial" w:cs="Arial"/>
          <w:color w:val="1F1F1F"/>
          <w:lang w:val="en-US"/>
        </w:rPr>
      </w:pPr>
      <w:r w:rsidRPr="1D02B3C1">
        <w:rPr>
          <w:rFonts w:ascii="Arial" w:hAnsi="Arial" w:cs="Arial"/>
          <w:color w:val="1F1F1F"/>
          <w:lang w:val="en-US"/>
        </w:rPr>
        <w:t>W</w:t>
      </w:r>
      <w:r w:rsidRPr="1D02B3C1" w:rsidR="00BD7401">
        <w:rPr>
          <w:rFonts w:ascii="Arial" w:hAnsi="Arial" w:cs="Arial"/>
          <w:color w:val="1F1F1F"/>
          <w:lang w:val="en-US"/>
        </w:rPr>
        <w:t>earables</w:t>
      </w:r>
      <w:r w:rsidR="00BD7401">
        <w:rPr>
          <w:rFonts w:ascii="Arial" w:hAnsi="Arial" w:cs="Arial"/>
          <w:color w:val="1F1F1F"/>
          <w:lang w:val="en-US"/>
        </w:rPr>
        <w:t xml:space="preserve"> Service Description: </w:t>
      </w:r>
    </w:p>
    <w:p w:rsidR="00BD7401" w:rsidP="00BD7401" w:rsidRDefault="00BD7401" w14:paraId="1896CE26" w14:textId="77777777">
      <w:pPr>
        <w:pStyle w:val="NormalWeb"/>
        <w:shd w:val="clear" w:color="auto" w:fill="FFFFFF"/>
        <w:spacing w:before="0" w:beforeAutospacing="0" w:after="0" w:afterAutospacing="0"/>
        <w:rPr>
          <w:rFonts w:ascii="Arial" w:hAnsi="Arial" w:cs="Arial"/>
          <w:color w:val="1F1F1F"/>
          <w:lang w:val="en-US"/>
        </w:rPr>
      </w:pPr>
    </w:p>
    <w:p w:rsidRPr="00BD7401" w:rsidR="00BD7401" w:rsidP="1D02B3C1" w:rsidRDefault="0846088C" w14:paraId="03617DE6" w14:textId="4239F961">
      <w:pPr>
        <w:pStyle w:val="NormalWeb"/>
        <w:shd w:val="clear" w:color="auto" w:fill="FFFFFF" w:themeFill="background1"/>
        <w:spacing w:before="0" w:beforeAutospacing="0" w:after="0" w:afterAutospacing="0"/>
        <w:rPr>
          <w:rFonts w:ascii="Arial" w:hAnsi="Arial" w:cs="Arial"/>
          <w:color w:val="1F1F1F"/>
          <w:lang w:val="en-US"/>
        </w:rPr>
      </w:pPr>
      <w:r w:rsidRPr="1D02B3C1">
        <w:rPr>
          <w:rFonts w:ascii="Arial" w:hAnsi="Arial" w:cs="Arial"/>
          <w:color w:val="1F1F1F"/>
          <w:lang w:val="en-US"/>
        </w:rPr>
        <w:t>Below is the service card for wearable service.</w:t>
      </w:r>
    </w:p>
    <w:p w:rsidR="1D02B3C1" w:rsidP="1D02B3C1" w:rsidRDefault="1D02B3C1" w14:paraId="1EE1F4F7" w14:textId="74A98244">
      <w:pPr>
        <w:pStyle w:val="NormalWeb"/>
        <w:shd w:val="clear" w:color="auto" w:fill="FFFFFF" w:themeFill="background1"/>
        <w:spacing w:before="0" w:beforeAutospacing="0" w:after="0" w:afterAutospacing="0"/>
        <w:rPr>
          <w:rFonts w:ascii="Arial" w:hAnsi="Arial" w:cs="Arial"/>
          <w:color w:val="1F1F1F"/>
          <w:lang w:val="en-US"/>
        </w:rPr>
      </w:pPr>
    </w:p>
    <w:tbl>
      <w:tblPr>
        <w:tblW w:w="9498" w:type="dxa"/>
        <w:tblInd w:w="-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64"/>
        <w:gridCol w:w="6234"/>
      </w:tblGrid>
      <w:tr w:rsidRPr="00FC66A0" w:rsidR="000125A2" w:rsidTr="2ED754BB" w14:paraId="16C8B6DA" w14:textId="77777777">
        <w:trPr>
          <w:tblHeader/>
        </w:trPr>
        <w:tc>
          <w:tcPr>
            <w:tcW w:w="3264" w:type="dxa"/>
            <w:shd w:val="clear" w:color="auto" w:fill="D9D9D9" w:themeFill="background1" w:themeFillShade="D9"/>
            <w:tcMar>
              <w:top w:w="105" w:type="dxa"/>
              <w:left w:w="150" w:type="dxa"/>
              <w:bottom w:w="105" w:type="dxa"/>
              <w:right w:w="150" w:type="dxa"/>
            </w:tcMar>
            <w:hideMark/>
          </w:tcPr>
          <w:p w:rsidRPr="00FC66A0" w:rsidR="00BD7401" w:rsidRDefault="00BD7401" w14:paraId="6E45F2F3" w14:textId="77777777">
            <w:pPr>
              <w:rPr>
                <w:rFonts w:ascii="Arial" w:hAnsi="Arial" w:eastAsia="Times New Roman" w:cs="Arial"/>
                <w:lang w:val="en-US" w:eastAsia="ru-RU"/>
              </w:rPr>
            </w:pPr>
            <w:r w:rsidRPr="00FC66A0">
              <w:rPr>
                <w:rFonts w:ascii="Arial" w:hAnsi="Arial" w:eastAsia="Times New Roman" w:cs="Arial"/>
                <w:b/>
                <w:bCs/>
                <w:lang w:val="en-US" w:eastAsia="ru-RU"/>
              </w:rPr>
              <w:t>Parameter</w:t>
            </w:r>
          </w:p>
        </w:tc>
        <w:tc>
          <w:tcPr>
            <w:tcW w:w="6234" w:type="dxa"/>
            <w:shd w:val="clear" w:color="auto" w:fill="D9D9D9" w:themeFill="background1" w:themeFillShade="D9"/>
            <w:tcMar>
              <w:top w:w="105" w:type="dxa"/>
              <w:left w:w="150" w:type="dxa"/>
              <w:bottom w:w="105" w:type="dxa"/>
              <w:right w:w="150" w:type="dxa"/>
            </w:tcMar>
            <w:hideMark/>
          </w:tcPr>
          <w:p w:rsidRPr="00FC66A0" w:rsidR="00BD7401" w:rsidRDefault="00BD7401" w14:paraId="0C8649C5" w14:textId="77777777">
            <w:pPr>
              <w:rPr>
                <w:rFonts w:ascii="Arial" w:hAnsi="Arial" w:eastAsia="Times New Roman" w:cs="Arial"/>
                <w:lang w:val="en-US" w:eastAsia="ru-RU"/>
              </w:rPr>
            </w:pPr>
            <w:r w:rsidRPr="00FC66A0">
              <w:rPr>
                <w:rFonts w:ascii="Arial" w:hAnsi="Arial" w:eastAsia="Times New Roman" w:cs="Arial"/>
                <w:b/>
                <w:bCs/>
                <w:lang w:val="en-US" w:eastAsia="ru-RU"/>
              </w:rPr>
              <w:t>Description</w:t>
            </w:r>
          </w:p>
        </w:tc>
      </w:tr>
      <w:tr w:rsidRPr="00FC66A0" w:rsidR="000125A2" w:rsidTr="2ED754BB" w14:paraId="0704765A" w14:textId="77777777">
        <w:tc>
          <w:tcPr>
            <w:tcW w:w="3264" w:type="dxa"/>
            <w:shd w:val="clear" w:color="auto" w:fill="FFFFFF" w:themeFill="background1"/>
            <w:tcMar>
              <w:top w:w="105" w:type="dxa"/>
              <w:left w:w="150" w:type="dxa"/>
              <w:bottom w:w="105" w:type="dxa"/>
              <w:right w:w="150" w:type="dxa"/>
            </w:tcMar>
            <w:hideMark/>
          </w:tcPr>
          <w:p w:rsidRPr="00B21012" w:rsidR="00BD7401" w:rsidRDefault="00BD7401" w14:paraId="2D1B8A16"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Deployment Format</w:t>
            </w:r>
          </w:p>
        </w:tc>
        <w:tc>
          <w:tcPr>
            <w:tcW w:w="6234" w:type="dxa"/>
            <w:shd w:val="clear" w:color="auto" w:fill="FFFFFF" w:themeFill="background1"/>
            <w:tcMar>
              <w:top w:w="105" w:type="dxa"/>
              <w:left w:w="150" w:type="dxa"/>
              <w:bottom w:w="105" w:type="dxa"/>
              <w:right w:w="150" w:type="dxa"/>
            </w:tcMar>
            <w:hideMark/>
          </w:tcPr>
          <w:p w:rsidRPr="00B21012" w:rsidR="00BD7401" w:rsidRDefault="00BD7401" w14:paraId="148D2D03" w14:textId="77777777">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Container Image / Jar</w:t>
            </w:r>
          </w:p>
        </w:tc>
      </w:tr>
      <w:tr w:rsidRPr="00FC66A0" w:rsidR="000125A2" w:rsidTr="2ED754BB" w14:paraId="57C5787E" w14:textId="77777777">
        <w:tc>
          <w:tcPr>
            <w:tcW w:w="3264" w:type="dxa"/>
            <w:shd w:val="clear" w:color="auto" w:fill="FFFFFF" w:themeFill="background1"/>
            <w:tcMar>
              <w:top w:w="105" w:type="dxa"/>
              <w:left w:w="150" w:type="dxa"/>
              <w:bottom w:w="105" w:type="dxa"/>
              <w:right w:w="150" w:type="dxa"/>
            </w:tcMar>
            <w:hideMark/>
          </w:tcPr>
          <w:p w:rsidRPr="00B21012" w:rsidR="00BD7401" w:rsidRDefault="00BD7401" w14:paraId="513D1F41"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Language</w:t>
            </w:r>
          </w:p>
        </w:tc>
        <w:tc>
          <w:tcPr>
            <w:tcW w:w="6234" w:type="dxa"/>
            <w:shd w:val="clear" w:color="auto" w:fill="FFFFFF" w:themeFill="background1"/>
            <w:tcMar>
              <w:top w:w="105" w:type="dxa"/>
              <w:left w:w="150" w:type="dxa"/>
              <w:bottom w:w="105" w:type="dxa"/>
              <w:right w:w="150" w:type="dxa"/>
            </w:tcMar>
            <w:hideMark/>
          </w:tcPr>
          <w:p w:rsidRPr="00B21012" w:rsidR="00BD7401" w:rsidRDefault="00BD7401" w14:paraId="30E4E22C"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en-US" w:eastAsia="ru-RU"/>
              </w:rPr>
              <w:t>J</w:t>
            </w:r>
            <w:r w:rsidRPr="00B21012">
              <w:rPr>
                <w:rFonts w:ascii="Arial" w:hAnsi="Arial" w:eastAsia="Times New Roman" w:cs="Arial"/>
                <w:color w:val="000000" w:themeColor="text1"/>
                <w:sz w:val="22"/>
                <w:szCs w:val="22"/>
                <w:lang w:val="ru-RU" w:eastAsia="ru-RU"/>
              </w:rPr>
              <w:t>ava</w:t>
            </w:r>
          </w:p>
        </w:tc>
      </w:tr>
      <w:tr w:rsidRPr="00FC66A0" w:rsidR="000125A2" w:rsidTr="2ED754BB" w14:paraId="7D6E77FF" w14:textId="77777777">
        <w:tc>
          <w:tcPr>
            <w:tcW w:w="3264" w:type="dxa"/>
            <w:shd w:val="clear" w:color="auto" w:fill="FFFFFF" w:themeFill="background1"/>
            <w:tcMar>
              <w:top w:w="105" w:type="dxa"/>
              <w:left w:w="150" w:type="dxa"/>
              <w:bottom w:w="105" w:type="dxa"/>
              <w:right w:w="150" w:type="dxa"/>
            </w:tcMar>
            <w:hideMark/>
          </w:tcPr>
          <w:p w:rsidRPr="00B21012" w:rsidR="00BD7401" w:rsidRDefault="26689499" w14:paraId="4DAC50B1" w14:textId="77777777">
            <w:pPr>
              <w:rPr>
                <w:rFonts w:ascii="Arial" w:hAnsi="Arial" w:eastAsia="Times New Roman" w:cs="Arial"/>
                <w:color w:val="000000" w:themeColor="text1"/>
                <w:sz w:val="22"/>
                <w:szCs w:val="22"/>
                <w:lang w:val="ru-RU" w:eastAsia="ru-RU"/>
              </w:rPr>
            </w:pPr>
            <w:commentRangeStart w:id="773"/>
            <w:commentRangeStart w:id="774"/>
            <w:commentRangeStart w:id="775"/>
            <w:r w:rsidRPr="2ED754BB">
              <w:rPr>
                <w:rFonts w:ascii="Arial" w:hAnsi="Arial" w:eastAsia="Times New Roman" w:cs="Arial"/>
                <w:color w:val="000000" w:themeColor="text1"/>
                <w:sz w:val="22"/>
                <w:szCs w:val="22"/>
                <w:lang w:val="ru-RU" w:eastAsia="ru-RU"/>
              </w:rPr>
              <w:t xml:space="preserve">Dependencies </w:t>
            </w:r>
            <w:commentRangeEnd w:id="773"/>
            <w:r w:rsidRPr="00B21012" w:rsidR="00BD7401">
              <w:rPr>
                <w:rStyle w:val="CommentReference"/>
                <w:rFonts w:ascii="Arial" w:hAnsi="Arial" w:eastAsia="Times New Roman" w:cs="Arial"/>
                <w:color w:val="000000" w:themeColor="text1"/>
                <w:sz w:val="22"/>
                <w:szCs w:val="22"/>
                <w:lang w:val="ru-RU" w:eastAsia="ru-RU"/>
              </w:rPr>
              <w:commentReference w:id="773"/>
            </w:r>
            <w:commentRangeEnd w:id="774"/>
            <w:r w:rsidRPr="00B21012" w:rsidR="00BD7401">
              <w:rPr>
                <w:rStyle w:val="CommentReference"/>
                <w:rFonts w:ascii="Arial" w:hAnsi="Arial" w:eastAsia="Times New Roman" w:cs="Arial"/>
                <w:color w:val="000000" w:themeColor="text1"/>
                <w:sz w:val="22"/>
                <w:szCs w:val="22"/>
                <w:lang w:val="ru-RU" w:eastAsia="ru-RU"/>
              </w:rPr>
              <w:commentReference w:id="774"/>
            </w:r>
            <w:commentRangeEnd w:id="775"/>
            <w:r w:rsidRPr="00B21012" w:rsidR="00100819">
              <w:rPr>
                <w:rStyle w:val="CommentReference"/>
                <w:rFonts w:ascii="Arial" w:hAnsi="Arial" w:eastAsia="Times New Roman" w:cs="Arial"/>
                <w:color w:val="000000" w:themeColor="text1"/>
                <w:sz w:val="22"/>
                <w:szCs w:val="22"/>
                <w:lang w:val="ru-RU" w:eastAsia="ru-RU"/>
              </w:rPr>
              <w:commentReference w:id="775"/>
            </w:r>
          </w:p>
        </w:tc>
        <w:tc>
          <w:tcPr>
            <w:tcW w:w="6234" w:type="dxa"/>
            <w:shd w:val="clear" w:color="auto" w:fill="FFFFFF" w:themeFill="background1"/>
            <w:tcMar>
              <w:top w:w="105" w:type="dxa"/>
              <w:left w:w="150" w:type="dxa"/>
              <w:bottom w:w="105" w:type="dxa"/>
              <w:right w:w="150" w:type="dxa"/>
            </w:tcMar>
          </w:tcPr>
          <w:p w:rsidRPr="00927F21" w:rsidR="00BD7401" w:rsidP="2ED754BB" w:rsidRDefault="04CC86E1" w14:paraId="1F21A62A" w14:textId="650781D2">
            <w:pPr>
              <w:rPr>
                <w:rFonts w:ascii="Arial" w:hAnsi="Arial" w:eastAsia="Times New Roman" w:cs="Arial"/>
                <w:color w:val="000000" w:themeColor="text1"/>
                <w:sz w:val="22"/>
                <w:szCs w:val="22"/>
                <w:lang w:val="en-US" w:eastAsia="ru-RU"/>
              </w:rPr>
            </w:pPr>
            <w:r w:rsidRPr="2ED754BB">
              <w:rPr>
                <w:rFonts w:ascii="Arial" w:hAnsi="Arial" w:eastAsia="Times New Roman" w:cs="Arial"/>
                <w:color w:val="000000" w:themeColor="text1"/>
                <w:sz w:val="22"/>
                <w:szCs w:val="22"/>
                <w:lang w:val="en-US" w:eastAsia="ru-RU"/>
              </w:rPr>
              <w:t>Patient</w:t>
            </w:r>
            <w:r w:rsidRPr="2ED754BB" w:rsidR="26689499">
              <w:rPr>
                <w:rFonts w:ascii="Arial" w:hAnsi="Arial" w:eastAsia="Times New Roman" w:cs="Arial"/>
                <w:color w:val="000000" w:themeColor="text1"/>
                <w:sz w:val="22"/>
                <w:szCs w:val="22"/>
                <w:lang w:val="en-US" w:eastAsia="ru-RU"/>
              </w:rPr>
              <w:t xml:space="preserve"> Service Module</w:t>
            </w:r>
          </w:p>
          <w:p w:rsidRPr="00927F21" w:rsidR="00BD7401" w:rsidP="00927F21" w:rsidRDefault="55CEFE61" w14:paraId="5747ED7B" w14:textId="0BE83F20">
            <w:pPr>
              <w:rPr>
                <w:rFonts w:ascii="Arial" w:hAnsi="Arial" w:eastAsia="Times New Roman" w:cs="Arial"/>
                <w:color w:val="000000" w:themeColor="text1"/>
                <w:sz w:val="22"/>
                <w:szCs w:val="22"/>
                <w:lang w:val="en-US" w:eastAsia="ru-RU"/>
              </w:rPr>
            </w:pPr>
            <w:r w:rsidRPr="2ED754BB">
              <w:rPr>
                <w:rFonts w:ascii="Arial" w:hAnsi="Arial" w:eastAsia="Times New Roman" w:cs="Arial"/>
                <w:color w:val="000000" w:themeColor="text1"/>
                <w:sz w:val="22"/>
                <w:szCs w:val="22"/>
                <w:lang w:val="en-US" w:eastAsia="ru-RU"/>
              </w:rPr>
              <w:t>Fractal AI (external system)</w:t>
            </w:r>
          </w:p>
        </w:tc>
      </w:tr>
      <w:tr w:rsidRPr="00FC66A0" w:rsidR="000125A2" w:rsidTr="2ED754BB" w14:paraId="0C65D00D" w14:textId="77777777">
        <w:tc>
          <w:tcPr>
            <w:tcW w:w="3264" w:type="dxa"/>
            <w:shd w:val="clear" w:color="auto" w:fill="FFFFFF" w:themeFill="background1"/>
            <w:tcMar>
              <w:top w:w="105" w:type="dxa"/>
              <w:left w:w="150" w:type="dxa"/>
              <w:bottom w:w="105" w:type="dxa"/>
              <w:right w:w="150" w:type="dxa"/>
            </w:tcMar>
            <w:hideMark/>
          </w:tcPr>
          <w:p w:rsidRPr="00B21012" w:rsidR="00BD7401" w:rsidRDefault="00BD7401" w14:paraId="11FE7C8F"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color w:val="000000" w:themeColor="text1"/>
                <w:sz w:val="22"/>
                <w:szCs w:val="22"/>
                <w:lang w:val="ru-RU" w:eastAsia="ru-RU"/>
              </w:rPr>
              <w:t>Communication protocol</w:t>
            </w:r>
          </w:p>
        </w:tc>
        <w:tc>
          <w:tcPr>
            <w:tcW w:w="6234" w:type="dxa"/>
            <w:shd w:val="clear" w:color="auto" w:fill="FFFFFF" w:themeFill="background1"/>
            <w:tcMar>
              <w:top w:w="105" w:type="dxa"/>
              <w:left w:w="150" w:type="dxa"/>
              <w:bottom w:w="105" w:type="dxa"/>
              <w:right w:w="150" w:type="dxa"/>
            </w:tcMar>
            <w:hideMark/>
          </w:tcPr>
          <w:p w:rsidRPr="00B21012" w:rsidR="00BD7401" w:rsidRDefault="00BD7401" w14:paraId="6AFD2448" w14:textId="77777777">
            <w:pPr>
              <w:rPr>
                <w:rFonts w:ascii="Arial" w:hAnsi="Arial" w:eastAsia="Times New Roman" w:cs="Arial"/>
                <w:color w:val="000000" w:themeColor="text1"/>
                <w:sz w:val="22"/>
                <w:szCs w:val="22"/>
                <w:lang w:val="ru-RU" w:eastAsia="ru-RU"/>
              </w:rPr>
            </w:pPr>
            <w:r w:rsidRPr="00B21012">
              <w:rPr>
                <w:rFonts w:ascii="Arial" w:hAnsi="Arial" w:eastAsia="Times New Roman" w:cs="Arial"/>
                <w:sz w:val="22"/>
                <w:szCs w:val="22"/>
                <w:lang w:val="en-US" w:eastAsia="ru-RU"/>
              </w:rPr>
              <w:t>REST/HTTP, gRPC</w:t>
            </w:r>
          </w:p>
        </w:tc>
      </w:tr>
      <w:tr w:rsidRPr="00FC66A0" w:rsidR="000125A2" w:rsidTr="2ED754BB" w14:paraId="63752C54" w14:textId="77777777">
        <w:tc>
          <w:tcPr>
            <w:tcW w:w="3264" w:type="dxa"/>
            <w:shd w:val="clear" w:color="auto" w:fill="FFFFFF" w:themeFill="background1"/>
            <w:tcMar>
              <w:top w:w="105" w:type="dxa"/>
              <w:left w:w="150" w:type="dxa"/>
              <w:bottom w:w="105" w:type="dxa"/>
              <w:right w:w="150" w:type="dxa"/>
            </w:tcMar>
            <w:hideMark/>
          </w:tcPr>
          <w:p w:rsidRPr="00B21012" w:rsidR="00BD7401" w:rsidRDefault="00BD7401" w14:paraId="38EB39CC"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Connection endpoint </w:t>
            </w:r>
          </w:p>
        </w:tc>
        <w:tc>
          <w:tcPr>
            <w:tcW w:w="6234" w:type="dxa"/>
            <w:shd w:val="clear" w:color="auto" w:fill="FFFFFF" w:themeFill="background1"/>
            <w:tcMar>
              <w:top w:w="105" w:type="dxa"/>
              <w:left w:w="150" w:type="dxa"/>
              <w:bottom w:w="105" w:type="dxa"/>
              <w:right w:w="150" w:type="dxa"/>
            </w:tcMar>
          </w:tcPr>
          <w:p w:rsidRPr="00B21012" w:rsidR="00BD7401" w:rsidRDefault="00BD7401" w14:paraId="33150DFE" w14:textId="781A11E7">
            <w:pPr>
              <w:rPr>
                <w:rFonts w:ascii="Arial" w:hAnsi="Arial" w:eastAsia="Times New Roman" w:cs="Arial"/>
                <w:color w:val="000000" w:themeColor="text1"/>
                <w:sz w:val="22"/>
                <w:szCs w:val="22"/>
                <w:lang w:val="en-US" w:eastAsia="ru-RU"/>
              </w:rPr>
            </w:pPr>
            <w:r>
              <w:rPr>
                <w:rFonts w:ascii="Arial" w:hAnsi="Arial" w:eastAsia="Arial" w:cs="Arial"/>
                <w:color w:val="000000" w:themeColor="text1"/>
                <w:sz w:val="22"/>
                <w:szCs w:val="22"/>
                <w:lang w:val="en-US"/>
              </w:rPr>
              <w:t>/</w:t>
            </w:r>
            <w:r w:rsidR="00927F21">
              <w:rPr>
                <w:rFonts w:ascii="Arial" w:hAnsi="Arial" w:eastAsia="Arial" w:cs="Arial"/>
                <w:color w:val="000000" w:themeColor="text1"/>
                <w:sz w:val="22"/>
                <w:szCs w:val="22"/>
                <w:lang w:val="en-US"/>
              </w:rPr>
              <w:t>wearables</w:t>
            </w:r>
            <w:r w:rsidRPr="00B21012">
              <w:rPr>
                <w:rFonts w:ascii="Arial" w:hAnsi="Arial" w:eastAsia="Arial" w:cs="Arial"/>
                <w:color w:val="000000" w:themeColor="text1"/>
                <w:sz w:val="22"/>
                <w:szCs w:val="22"/>
                <w:lang w:val="en-US"/>
              </w:rPr>
              <w:t xml:space="preserve">/actuator/health </w:t>
            </w:r>
          </w:p>
          <w:p w:rsidRPr="00927F21" w:rsidR="00BD7401" w:rsidP="00927F21" w:rsidRDefault="00BD7401" w14:paraId="49C69CAB" w14:textId="576C83EB">
            <w:pPr>
              <w:rPr>
                <w:rFonts w:ascii="Arial" w:hAnsi="Arial" w:eastAsia="Arial" w:cs="Arial"/>
                <w:color w:val="000000" w:themeColor="text1"/>
                <w:sz w:val="22"/>
                <w:szCs w:val="22"/>
              </w:rPr>
            </w:pPr>
            <w:r w:rsidRPr="00B21012">
              <w:rPr>
                <w:rFonts w:ascii="Arial" w:hAnsi="Arial" w:eastAsia="Arial" w:cs="Arial"/>
                <w:color w:val="000000" w:themeColor="text1"/>
                <w:sz w:val="22"/>
                <w:szCs w:val="22"/>
                <w:lang w:val="en-US"/>
              </w:rPr>
              <w:t xml:space="preserve">Port: </w:t>
            </w:r>
            <w:r w:rsidRPr="00927F21" w:rsidR="00927F21">
              <w:rPr>
                <w:rFonts w:ascii="Arial" w:hAnsi="Arial" w:eastAsia="Arial" w:cs="Arial"/>
                <w:color w:val="000000" w:themeColor="text1"/>
                <w:sz w:val="22"/>
                <w:szCs w:val="22"/>
              </w:rPr>
              <w:t>8111</w:t>
            </w:r>
          </w:p>
        </w:tc>
      </w:tr>
      <w:tr w:rsidRPr="00FC66A0" w:rsidR="000125A2" w:rsidTr="2ED754BB" w14:paraId="7265C8E5" w14:textId="77777777">
        <w:tc>
          <w:tcPr>
            <w:tcW w:w="3264" w:type="dxa"/>
            <w:shd w:val="clear" w:color="auto" w:fill="FFFFFF" w:themeFill="background1"/>
            <w:tcMar>
              <w:top w:w="105" w:type="dxa"/>
              <w:left w:w="150" w:type="dxa"/>
              <w:bottom w:w="105" w:type="dxa"/>
              <w:right w:w="150" w:type="dxa"/>
            </w:tcMar>
            <w:hideMark/>
          </w:tcPr>
          <w:p w:rsidRPr="00B21012" w:rsidR="00BD7401" w:rsidRDefault="00BD7401" w14:paraId="2132750C" w14:textId="77777777">
            <w:pPr>
              <w:rPr>
                <w:rFonts w:ascii="Arial" w:hAnsi="Arial" w:eastAsia="Times New Roman" w:cs="Arial"/>
                <w:color w:val="000000" w:themeColor="text1"/>
                <w:sz w:val="22"/>
                <w:szCs w:val="22"/>
                <w:lang w:val="en-US" w:eastAsia="ru-RU"/>
              </w:rPr>
            </w:pPr>
            <w:r w:rsidRPr="00B21012">
              <w:rPr>
                <w:rFonts w:ascii="Arial" w:hAnsi="Arial" w:eastAsia="Times New Roman" w:cs="Arial"/>
                <w:color w:val="000000" w:themeColor="text1"/>
                <w:sz w:val="22"/>
                <w:szCs w:val="22"/>
                <w:lang w:val="en-US" w:eastAsia="ru-RU"/>
              </w:rPr>
              <w:t xml:space="preserve">Data persistence </w:t>
            </w:r>
          </w:p>
        </w:tc>
        <w:tc>
          <w:tcPr>
            <w:tcW w:w="6234" w:type="dxa"/>
            <w:shd w:val="clear" w:color="auto" w:fill="FFFFFF" w:themeFill="background1"/>
            <w:tcMar>
              <w:top w:w="105" w:type="dxa"/>
              <w:left w:w="150" w:type="dxa"/>
              <w:bottom w:w="105" w:type="dxa"/>
              <w:right w:w="150" w:type="dxa"/>
            </w:tcMar>
            <w:hideMark/>
          </w:tcPr>
          <w:p w:rsidR="00BD7401" w:rsidRDefault="00BD7401" w14:paraId="27C121BB" w14:textId="15334DAB">
            <w:pPr>
              <w:rPr>
                <w:rFonts w:ascii="Arial" w:hAnsi="Arial" w:eastAsia="Times New Roman" w:cs="Arial"/>
                <w:color w:val="000000" w:themeColor="text1"/>
                <w:sz w:val="22"/>
                <w:szCs w:val="22"/>
                <w:lang w:val="pl-PL" w:eastAsia="ru-RU"/>
              </w:rPr>
            </w:pPr>
            <w:r>
              <w:rPr>
                <w:rFonts w:ascii="Arial" w:hAnsi="Arial" w:eastAsia="Times New Roman" w:cs="Arial"/>
                <w:color w:val="000000" w:themeColor="text1"/>
                <w:sz w:val="22"/>
                <w:szCs w:val="22"/>
                <w:lang w:val="en-US" w:eastAsia="ru-RU"/>
              </w:rPr>
              <w:t xml:space="preserve">Azure </w:t>
            </w:r>
            <w:r w:rsidR="00927F21">
              <w:rPr>
                <w:rFonts w:ascii="Arial" w:hAnsi="Arial" w:eastAsia="Times New Roman" w:cs="Arial"/>
                <w:color w:val="000000" w:themeColor="text1"/>
                <w:sz w:val="22"/>
                <w:szCs w:val="22"/>
                <w:lang w:val="en-US" w:eastAsia="ru-RU"/>
              </w:rPr>
              <w:t xml:space="preserve">Cosmos DB </w:t>
            </w:r>
            <w:r>
              <w:rPr>
                <w:rFonts w:ascii="Arial" w:hAnsi="Arial" w:eastAsia="Times New Roman" w:cs="Arial"/>
                <w:color w:val="000000" w:themeColor="text1"/>
                <w:sz w:val="22"/>
                <w:szCs w:val="22"/>
                <w:lang w:val="en-US" w:eastAsia="ru-RU"/>
              </w:rPr>
              <w:t>Instance</w:t>
            </w:r>
            <w:r>
              <w:rPr>
                <w:rFonts w:ascii="Arial" w:hAnsi="Arial" w:eastAsia="Times New Roman" w:cs="Arial"/>
                <w:color w:val="000000" w:themeColor="text1"/>
                <w:sz w:val="22"/>
                <w:szCs w:val="22"/>
                <w:lang w:val="pl-PL" w:eastAsia="ru-RU"/>
              </w:rPr>
              <w:t>:</w:t>
            </w:r>
          </w:p>
          <w:p w:rsidRPr="00B21012" w:rsidR="00BD7401" w:rsidRDefault="00BD7401" w14:paraId="3737CAA4" w14:textId="77777777">
            <w:pPr>
              <w:rPr>
                <w:rFonts w:ascii="Arial" w:hAnsi="Arial" w:eastAsia="Times New Roman" w:cs="Arial"/>
                <w:color w:val="000000" w:themeColor="text1"/>
                <w:sz w:val="22"/>
                <w:szCs w:val="22"/>
                <w:lang w:val="en-US" w:eastAsia="ru-RU"/>
              </w:rPr>
            </w:pPr>
            <w:r>
              <w:rPr>
                <w:rFonts w:ascii="Arial" w:hAnsi="Arial" w:eastAsia="Times New Roman" w:cs="Arial"/>
                <w:color w:val="000000" w:themeColor="text1"/>
                <w:sz w:val="22"/>
                <w:szCs w:val="22"/>
                <w:lang w:val="en-US" w:eastAsia="ru-RU"/>
              </w:rPr>
              <w:t>Azure Redis (Pub/Sub Instance)</w:t>
            </w:r>
          </w:p>
        </w:tc>
      </w:tr>
    </w:tbl>
    <w:p w:rsidR="00BD7401" w:rsidP="1D02B3C1" w:rsidRDefault="00BD7401" w14:paraId="441BFA69" w14:textId="6EB31AE5">
      <w:pPr>
        <w:pStyle w:val="NormalWeb"/>
        <w:shd w:val="clear" w:color="auto" w:fill="FFFFFF" w:themeFill="background1"/>
        <w:spacing w:before="0" w:beforeAutospacing="0" w:after="0" w:afterAutospacing="0"/>
        <w:rPr>
          <w:rFonts w:ascii="Arial" w:hAnsi="Arial" w:cs="Arial"/>
          <w:color w:val="1F1F1F"/>
          <w:lang w:val="en-US"/>
        </w:rPr>
      </w:pPr>
    </w:p>
    <w:p w:rsidR="00BD7401" w:rsidP="009306CB" w:rsidRDefault="00BD7401" w14:paraId="57A11E39" w14:textId="77777777">
      <w:pPr>
        <w:pStyle w:val="NormalWeb"/>
        <w:shd w:val="clear" w:color="auto" w:fill="FFFFFF"/>
        <w:spacing w:before="0" w:beforeAutospacing="0" w:after="0" w:afterAutospacing="0"/>
        <w:rPr>
          <w:rFonts w:ascii="Arial" w:hAnsi="Arial" w:cs="Arial"/>
          <w:color w:val="1F1F1F"/>
          <w:lang w:val="en-US"/>
        </w:rPr>
      </w:pPr>
    </w:p>
    <w:p w:rsidR="42EF621D" w:rsidP="5DEFAF3D" w:rsidRDefault="42EF621D" w14:paraId="507A292E" w14:textId="3B15ACD3">
      <w:pPr>
        <w:pStyle w:val="NormalWeb"/>
        <w:numPr>
          <w:ilvl w:val="3"/>
          <w:numId w:val="7"/>
        </w:numPr>
        <w:shd w:val="clear" w:color="auto" w:fill="FFFFFF" w:themeFill="background1"/>
        <w:spacing w:before="0" w:beforeAutospacing="0" w:after="0" w:afterAutospacing="0"/>
        <w:ind w:left="993" w:hanging="1135"/>
        <w:rPr>
          <w:rFonts w:ascii="Arial" w:hAnsi="Arial" w:cs="Arial"/>
          <w:color w:val="1F1F1F"/>
          <w:lang w:val="en-US"/>
        </w:rPr>
      </w:pPr>
      <w:r w:rsidRPr="2CEE5404">
        <w:rPr>
          <w:rFonts w:ascii="Arial" w:hAnsi="Arial" w:cs="Arial"/>
          <w:color w:val="1F1F1F"/>
          <w:lang w:val="en-US"/>
        </w:rPr>
        <w:t>UML Component Di</w:t>
      </w:r>
      <w:r w:rsidRPr="2CEE5404" w:rsidR="0164A65F">
        <w:rPr>
          <w:rFonts w:ascii="Arial" w:hAnsi="Arial" w:cs="Arial"/>
          <w:color w:val="1F1F1F"/>
          <w:lang w:val="en-US"/>
        </w:rPr>
        <w:t>agram</w:t>
      </w:r>
    </w:p>
    <w:p w:rsidR="2F826761" w:rsidP="2F826761" w:rsidRDefault="2F826761" w14:paraId="62B277E9" w14:textId="44B62198">
      <w:pPr>
        <w:pStyle w:val="NormalWeb"/>
        <w:shd w:val="clear" w:color="auto" w:fill="FFFFFF" w:themeFill="background1"/>
        <w:spacing w:before="0" w:beforeAutospacing="0" w:after="0" w:afterAutospacing="0"/>
        <w:rPr>
          <w:rFonts w:ascii="Arial" w:hAnsi="Arial" w:cs="Arial"/>
          <w:color w:val="1F1F1F"/>
          <w:lang w:val="en-US"/>
        </w:rPr>
      </w:pPr>
    </w:p>
    <w:p w:rsidR="42EF621D" w:rsidP="2F826761" w:rsidRDefault="42EF621D" w14:paraId="6C897FED" w14:textId="34D38547">
      <w:pPr>
        <w:shd w:val="clear" w:color="auto" w:fill="FFFFFF" w:themeFill="background1"/>
      </w:pPr>
      <w:r>
        <w:rPr>
          <w:noProof/>
        </w:rPr>
        <w:drawing>
          <wp:inline distT="0" distB="0" distL="0" distR="0" wp14:anchorId="06989FF5" wp14:editId="5F5D598C">
            <wp:extent cx="5724524" cy="3381375"/>
            <wp:effectExtent l="0" t="0" r="0" b="0"/>
            <wp:docPr id="1657566407" name="Picture 165756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4" cy="3381375"/>
                    </a:xfrm>
                    <a:prstGeom prst="rect">
                      <a:avLst/>
                    </a:prstGeom>
                  </pic:spPr>
                </pic:pic>
              </a:graphicData>
            </a:graphic>
          </wp:inline>
        </w:drawing>
      </w:r>
    </w:p>
    <w:p w:rsidR="00D50216" w:rsidP="2F826761" w:rsidRDefault="00D50216" w14:paraId="2311CD75" w14:textId="77777777">
      <w:pPr>
        <w:shd w:val="clear" w:color="auto" w:fill="FFFFFF" w:themeFill="background1"/>
      </w:pPr>
    </w:p>
    <w:p w:rsidR="2F826761" w:rsidP="2F826761" w:rsidRDefault="2F826761" w14:paraId="6952DBAD" w14:textId="29FF9E03">
      <w:pPr>
        <w:pStyle w:val="NormalWeb"/>
        <w:shd w:val="clear" w:color="auto" w:fill="FFFFFF" w:themeFill="background1"/>
        <w:spacing w:before="0" w:beforeAutospacing="0" w:after="0" w:afterAutospacing="0"/>
      </w:pPr>
    </w:p>
    <w:p w:rsidR="56FA6D0F" w:rsidP="2CEE5404" w:rsidRDefault="56FA6D0F" w14:paraId="0569DAC9" w14:textId="7C72F5BF">
      <w:pPr>
        <w:pStyle w:val="NormalWeb"/>
        <w:numPr>
          <w:ilvl w:val="3"/>
          <w:numId w:val="7"/>
        </w:numPr>
        <w:shd w:val="clear" w:color="auto" w:fill="FFFFFF" w:themeFill="background1"/>
        <w:spacing w:before="0" w:beforeAutospacing="0" w:after="0" w:afterAutospacing="0"/>
        <w:ind w:left="993" w:hanging="1135"/>
        <w:rPr>
          <w:rFonts w:ascii="Arial" w:hAnsi="Arial" w:cs="Arial"/>
          <w:color w:val="1F1F1F"/>
          <w:lang w:val="en-US"/>
        </w:rPr>
      </w:pPr>
      <w:r w:rsidRPr="5F695854">
        <w:rPr>
          <w:rFonts w:ascii="Arial" w:hAnsi="Arial" w:cs="Arial"/>
          <w:color w:val="1F1F1F"/>
          <w:lang w:val="en-US"/>
        </w:rPr>
        <w:t>UML Sequence Diagram</w:t>
      </w:r>
    </w:p>
    <w:p w:rsidR="00D50216" w:rsidP="00D50216" w:rsidRDefault="00D50216" w14:paraId="7DD167A2" w14:textId="77777777">
      <w:pPr>
        <w:pStyle w:val="NormalWeb"/>
        <w:shd w:val="clear" w:color="auto" w:fill="FFFFFF" w:themeFill="background1"/>
        <w:spacing w:before="0" w:beforeAutospacing="0" w:after="0" w:afterAutospacing="0"/>
        <w:ind w:left="993"/>
        <w:rPr>
          <w:rFonts w:ascii="Arial" w:hAnsi="Arial" w:cs="Arial"/>
          <w:color w:val="1F1F1F"/>
          <w:lang w:val="en-US"/>
        </w:rPr>
      </w:pPr>
    </w:p>
    <w:p w:rsidRPr="00D50216" w:rsidR="00D50216" w:rsidP="00D50216" w:rsidRDefault="00D50216" w14:paraId="096E47C1" w14:textId="5EBC0DE7">
      <w:pPr>
        <w:pStyle w:val="ListParagraph"/>
        <w:spacing w:line="276" w:lineRule="auto"/>
        <w:jc w:val="both"/>
        <w:rPr>
          <w:rFonts w:ascii="Arial" w:hAnsi="Arial" w:cs="Arial"/>
          <w:lang w:val="en-US"/>
        </w:rPr>
      </w:pPr>
      <w:r w:rsidRPr="476E29AB">
        <w:rPr>
          <w:rFonts w:ascii="Arial" w:hAnsi="Arial" w:cs="Arial"/>
          <w:lang w:val="en-US"/>
        </w:rPr>
        <w:t>The UML Sequence Diagram which models the basic workflow of the wearables Service to get</w:t>
      </w:r>
      <w:r w:rsidRPr="476E29AB" w:rsidR="0068545D">
        <w:rPr>
          <w:rFonts w:ascii="Arial" w:hAnsi="Arial" w:cs="Arial"/>
          <w:lang w:val="en-US"/>
        </w:rPr>
        <w:t xml:space="preserve"> goals </w:t>
      </w:r>
      <w:r w:rsidRPr="476E29AB">
        <w:rPr>
          <w:rFonts w:ascii="Arial" w:hAnsi="Arial" w:cs="Arial"/>
          <w:lang w:val="en-US"/>
        </w:rPr>
        <w:t xml:space="preserve">is depicted on the </w:t>
      </w:r>
      <w:r w:rsidRPr="476E29AB" w:rsidR="083FB4F1">
        <w:rPr>
          <w:rFonts w:ascii="Arial" w:hAnsi="Arial" w:cs="Arial"/>
          <w:lang w:val="en-US"/>
        </w:rPr>
        <w:t>diagram below</w:t>
      </w:r>
      <w:r w:rsidRPr="476E29AB">
        <w:rPr>
          <w:rFonts w:ascii="Arial" w:hAnsi="Arial" w:cs="Arial"/>
          <w:lang w:val="en-US"/>
        </w:rPr>
        <w:t xml:space="preserve">.  </w:t>
      </w:r>
    </w:p>
    <w:p w:rsidR="5F695854" w:rsidP="03690E16" w:rsidRDefault="5F695854" w14:paraId="0C2026F2" w14:textId="1F243181">
      <w:pPr>
        <w:pStyle w:val="NormalWeb"/>
        <w:shd w:val="clear" w:color="auto" w:fill="FFFFFF" w:themeFill="background1"/>
        <w:spacing w:before="0" w:beforeAutospacing="0" w:after="0" w:afterAutospacing="0"/>
        <w:rPr>
          <w:rFonts w:ascii="Arial" w:hAnsi="Arial" w:cs="Arial"/>
          <w:color w:val="1F1F1F"/>
          <w:lang w:val="en-US"/>
        </w:rPr>
      </w:pPr>
    </w:p>
    <w:p w:rsidR="2CEE5404" w:rsidP="476E29AB" w:rsidRDefault="00A24D50" w14:paraId="18990354" w14:textId="1CDF7F42">
      <w:pPr>
        <w:pStyle w:val="NormalWeb"/>
        <w:shd w:val="clear" w:color="auto" w:fill="FFFFFF" w:themeFill="background1"/>
        <w:spacing w:before="0" w:beforeAutospacing="0" w:after="0" w:afterAutospacing="0"/>
        <w:rPr>
          <w:rFonts w:ascii="Arial" w:hAnsi="Arial" w:cs="Arial"/>
          <w:color w:val="1F1F1F"/>
          <w:lang w:val="en-US"/>
        </w:rPr>
      </w:pPr>
      <w:r>
        <w:rPr>
          <w:noProof/>
        </w:rPr>
        <w:drawing>
          <wp:inline distT="0" distB="0" distL="0" distR="0" wp14:anchorId="6AA1A12A" wp14:editId="1BD6E3F5">
            <wp:extent cx="5727700" cy="2921635"/>
            <wp:effectExtent l="0" t="0" r="0" b="0"/>
            <wp:docPr id="9237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7700" cy="2921635"/>
                    </a:xfrm>
                    <a:prstGeom prst="rect">
                      <a:avLst/>
                    </a:prstGeom>
                  </pic:spPr>
                </pic:pic>
              </a:graphicData>
            </a:graphic>
          </wp:inline>
        </w:drawing>
      </w:r>
    </w:p>
    <w:p w:rsidR="2CEE5404" w:rsidP="2CEE5404" w:rsidRDefault="2CEE5404" w14:paraId="41A6750E" w14:textId="23BFB829">
      <w:pPr>
        <w:pStyle w:val="NormalWeb"/>
        <w:shd w:val="clear" w:color="auto" w:fill="FFFFFF" w:themeFill="background1"/>
        <w:spacing w:before="0" w:beforeAutospacing="0" w:after="0" w:afterAutospacing="0"/>
        <w:rPr>
          <w:rFonts w:ascii="Arial" w:hAnsi="Arial" w:cs="Arial"/>
          <w:color w:val="1F1F1F"/>
          <w:lang w:val="en-US"/>
        </w:rPr>
      </w:pPr>
    </w:p>
    <w:p w:rsidR="00414F53" w:rsidP="00414F53" w:rsidRDefault="00414F53" w14:paraId="0BC5843E" w14:textId="77777777">
      <w:pPr>
        <w:pStyle w:val="NormalWeb"/>
        <w:numPr>
          <w:ilvl w:val="3"/>
          <w:numId w:val="7"/>
        </w:numPr>
        <w:shd w:val="clear" w:color="auto" w:fill="FFFFFF"/>
        <w:spacing w:before="0" w:beforeAutospacing="0" w:after="0" w:afterAutospacing="0"/>
        <w:ind w:left="993" w:hanging="1135"/>
        <w:rPr>
          <w:rFonts w:ascii="Arial" w:hAnsi="Arial" w:cs="Arial"/>
          <w:color w:val="1F1F1F"/>
          <w:lang w:val="en-US"/>
        </w:rPr>
      </w:pPr>
      <w:r w:rsidRPr="476E29AB">
        <w:rPr>
          <w:rFonts w:ascii="Arial" w:hAnsi="Arial" w:cs="Arial"/>
          <w:color w:val="1F1F1F"/>
          <w:lang w:val="en-US"/>
        </w:rPr>
        <w:t>Data Model Description</w:t>
      </w:r>
    </w:p>
    <w:p w:rsidR="476E29AB" w:rsidP="476E29AB" w:rsidRDefault="476E29AB" w14:paraId="1F65E23D" w14:textId="2DC23051">
      <w:pPr>
        <w:pStyle w:val="NormalWeb"/>
        <w:shd w:val="clear" w:color="auto" w:fill="FFFFFF" w:themeFill="background1"/>
        <w:spacing w:before="0" w:beforeAutospacing="0" w:after="0" w:afterAutospacing="0"/>
        <w:rPr>
          <w:rFonts w:ascii="Arial" w:hAnsi="Arial" w:cs="Arial"/>
          <w:color w:val="1F1F1F"/>
          <w:lang w:val="en-US"/>
        </w:rPr>
      </w:pPr>
    </w:p>
    <w:p w:rsidR="606CA537" w:rsidP="476E29AB" w:rsidRDefault="606CA537" w14:paraId="6C6463D0" w14:textId="7D55E709">
      <w:pPr>
        <w:pStyle w:val="NormalWeb"/>
        <w:shd w:val="clear" w:color="auto" w:fill="FFFFFF" w:themeFill="background1"/>
        <w:spacing w:before="0" w:beforeAutospacing="0" w:after="0" w:afterAutospacing="0" w:line="276" w:lineRule="auto"/>
        <w:jc w:val="both"/>
        <w:rPr>
          <w:rFonts w:ascii="Arial" w:hAnsi="Arial" w:cs="Arial"/>
          <w:color w:val="FF0000"/>
          <w:lang w:val="en-US"/>
        </w:rPr>
      </w:pPr>
      <w:r w:rsidRPr="476E29AB">
        <w:rPr>
          <w:rFonts w:ascii="Arial" w:hAnsi="Arial" w:cs="Arial"/>
          <w:lang w:val="en-US"/>
        </w:rPr>
        <w:t>The wearables Service Module</w:t>
      </w:r>
      <w:r w:rsidRPr="476E29AB">
        <w:rPr>
          <w:rFonts w:ascii="Arial" w:hAnsi="Arial" w:cs="Arial"/>
          <w:color w:val="1F1F1F"/>
          <w:lang w:val="en-US"/>
        </w:rPr>
        <w:t xml:space="preserve"> is backed by Cosmos Db instance for data persistence. </w:t>
      </w:r>
      <w:r w:rsidRPr="476E29AB">
        <w:rPr>
          <w:rFonts w:ascii="Arial" w:hAnsi="Arial" w:cs="Arial"/>
          <w:lang w:val="en-US"/>
        </w:rPr>
        <w:t>The wearables Service</w:t>
      </w:r>
      <w:r w:rsidRPr="476E29AB">
        <w:rPr>
          <w:rFonts w:ascii="Arial" w:hAnsi="Arial" w:cs="Arial"/>
          <w:color w:val="1F1F1F"/>
          <w:lang w:val="en-US"/>
        </w:rPr>
        <w:t xml:space="preserve"> uses Azure Redis Cache Instance to temporarily store dependents info data (ID, EID, list of dependents).</w:t>
      </w:r>
    </w:p>
    <w:p w:rsidR="606CA537" w:rsidP="476E29AB" w:rsidRDefault="606CA537" w14:paraId="52C9FC78" w14:textId="451AF049">
      <w:pPr>
        <w:pStyle w:val="NormalWeb"/>
        <w:shd w:val="clear" w:color="auto" w:fill="FFFFFF" w:themeFill="background1"/>
        <w:spacing w:before="0" w:beforeAutospacing="0" w:after="0" w:afterAutospacing="0"/>
        <w:rPr>
          <w:rStyle w:val="Hyperlink"/>
          <w:lang w:val="en-US"/>
        </w:rPr>
      </w:pPr>
      <w:r w:rsidRPr="476E29AB">
        <w:rPr>
          <w:rFonts w:ascii="Arial" w:hAnsi="Arial" w:cs="Arial"/>
          <w:lang w:val="en-US"/>
        </w:rPr>
        <w:t>ERD diagrams for documents encompassed by the mentioned database schemas are:</w:t>
      </w:r>
    </w:p>
    <w:p w:rsidR="606CA537" w:rsidP="476E29AB" w:rsidRDefault="606CA537" w14:paraId="542EEEC3" w14:textId="0DBBF4A3">
      <w:pPr>
        <w:pStyle w:val="NormalWeb"/>
        <w:shd w:val="clear" w:color="auto" w:fill="FFFFFF" w:themeFill="background1"/>
        <w:spacing w:before="0" w:beforeAutospacing="0" w:after="0" w:afterAutospacing="0"/>
        <w:rPr>
          <w:rFonts w:ascii="Arial" w:hAnsi="Arial" w:cs="Arial"/>
          <w:color w:val="1F1F1F"/>
          <w:lang w:val="en-US"/>
        </w:rPr>
      </w:pPr>
      <w:r>
        <w:rPr>
          <w:noProof/>
        </w:rPr>
        <w:drawing>
          <wp:inline distT="0" distB="0" distL="0" distR="0" wp14:anchorId="7668209D" wp14:editId="47BF957E">
            <wp:extent cx="3665855" cy="3100705"/>
            <wp:effectExtent l="0" t="0" r="4445" b="6350"/>
            <wp:docPr id="19628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65855" cy="3100705"/>
                    </a:xfrm>
                    <a:prstGeom prst="rect">
                      <a:avLst/>
                    </a:prstGeom>
                  </pic:spPr>
                </pic:pic>
              </a:graphicData>
            </a:graphic>
          </wp:inline>
        </w:drawing>
      </w:r>
    </w:p>
    <w:p w:rsidR="476E29AB" w:rsidP="476E29AB" w:rsidRDefault="476E29AB" w14:paraId="59DCCEF2" w14:textId="3B0D27CE">
      <w:pPr>
        <w:pStyle w:val="NormalWeb"/>
        <w:shd w:val="clear" w:color="auto" w:fill="FFFFFF" w:themeFill="background1"/>
        <w:spacing w:before="0" w:beforeAutospacing="0" w:after="0" w:afterAutospacing="0"/>
        <w:rPr>
          <w:rFonts w:ascii="Arial" w:hAnsi="Arial" w:cs="Arial"/>
          <w:color w:val="1F1F1F"/>
          <w:lang w:val="en-US"/>
        </w:rPr>
      </w:pPr>
    </w:p>
    <w:p w:rsidR="3D8B6C12" w:rsidP="476E29AB" w:rsidRDefault="3D8B6C12" w14:paraId="444C9572" w14:textId="3CA5185E">
      <w:pPr>
        <w:pStyle w:val="NormalWeb"/>
        <w:numPr>
          <w:ilvl w:val="3"/>
          <w:numId w:val="7"/>
        </w:numPr>
        <w:shd w:val="clear" w:color="auto" w:fill="FFFFFF" w:themeFill="background1"/>
        <w:spacing w:before="0" w:beforeAutospacing="0" w:after="0" w:afterAutospacing="0" w:line="259" w:lineRule="auto"/>
        <w:ind w:left="993" w:hanging="1135"/>
        <w:rPr>
          <w:rFonts w:ascii="Arial" w:hAnsi="Arial" w:cs="Arial"/>
          <w:color w:val="1F1F1F"/>
          <w:lang w:val="en-US"/>
        </w:rPr>
      </w:pPr>
      <w:r w:rsidRPr="476E29AB">
        <w:rPr>
          <w:rFonts w:ascii="Arial" w:hAnsi="Arial" w:cs="Arial"/>
          <w:color w:val="1F1F1F"/>
          <w:lang w:val="en-US"/>
        </w:rPr>
        <w:t xml:space="preserve">Design </w:t>
      </w:r>
      <w:r w:rsidRPr="476E29AB" w:rsidR="34C4469D">
        <w:rPr>
          <w:rFonts w:ascii="Arial" w:hAnsi="Arial" w:cs="Arial"/>
          <w:color w:val="1F1F1F"/>
          <w:lang w:val="en-US"/>
        </w:rPr>
        <w:t>C</w:t>
      </w:r>
      <w:r w:rsidRPr="476E29AB">
        <w:rPr>
          <w:rFonts w:ascii="Arial" w:hAnsi="Arial" w:cs="Arial"/>
          <w:color w:val="1F1F1F"/>
          <w:lang w:val="en-US"/>
        </w:rPr>
        <w:t>onsiderations</w:t>
      </w:r>
    </w:p>
    <w:tbl>
      <w:tblPr>
        <w:tblStyle w:val="TableGrid"/>
        <w:tblW w:w="0" w:type="auto"/>
        <w:tblInd w:w="-142" w:type="dxa"/>
        <w:tblLayout w:type="fixed"/>
        <w:tblLook w:val="06A0" w:firstRow="1" w:lastRow="0" w:firstColumn="1" w:lastColumn="0" w:noHBand="1" w:noVBand="1"/>
      </w:tblPr>
      <w:tblGrid>
        <w:gridCol w:w="540"/>
        <w:gridCol w:w="4800"/>
        <w:gridCol w:w="3825"/>
      </w:tblGrid>
      <w:tr w:rsidR="476E29AB" w:rsidTr="476E29AB" w14:paraId="27F6D401" w14:textId="77777777">
        <w:trPr>
          <w:trHeight w:val="300"/>
        </w:trPr>
        <w:tc>
          <w:tcPr>
            <w:tcW w:w="540" w:type="dxa"/>
          </w:tcPr>
          <w:p w:rsidR="3D8B6C12" w:rsidP="476E29AB" w:rsidRDefault="3D8B6C12" w14:paraId="2DBB5B5C" w14:textId="741CA3D1">
            <w:pPr>
              <w:pStyle w:val="NormalWeb"/>
              <w:rPr>
                <w:rFonts w:ascii="Arial" w:hAnsi="Arial" w:cs="Arial"/>
                <w:b/>
                <w:bCs/>
                <w:color w:val="1F1F1F"/>
                <w:sz w:val="24"/>
                <w:szCs w:val="24"/>
                <w:lang w:val="en-US"/>
              </w:rPr>
            </w:pPr>
            <w:r w:rsidRPr="476E29AB">
              <w:rPr>
                <w:rFonts w:ascii="Arial" w:hAnsi="Arial" w:cs="Arial"/>
                <w:b/>
                <w:bCs/>
                <w:color w:val="1F1F1F"/>
                <w:sz w:val="24"/>
                <w:szCs w:val="24"/>
                <w:lang w:val="en-US"/>
              </w:rPr>
              <w:t>#</w:t>
            </w:r>
          </w:p>
        </w:tc>
        <w:tc>
          <w:tcPr>
            <w:tcW w:w="4800" w:type="dxa"/>
          </w:tcPr>
          <w:p w:rsidR="3D8B6C12" w:rsidP="476E29AB" w:rsidRDefault="3D8B6C12" w14:paraId="0C36C164" w14:textId="6DFEDE00">
            <w:pPr>
              <w:pStyle w:val="NormalWeb"/>
              <w:rPr>
                <w:rFonts w:ascii="Arial" w:hAnsi="Arial" w:cs="Arial"/>
                <w:b/>
                <w:bCs/>
                <w:color w:val="1F1F1F"/>
                <w:sz w:val="24"/>
                <w:szCs w:val="24"/>
                <w:lang w:val="en-US"/>
              </w:rPr>
            </w:pPr>
            <w:r w:rsidRPr="476E29AB">
              <w:rPr>
                <w:rFonts w:ascii="Arial" w:hAnsi="Arial" w:cs="Arial"/>
                <w:b/>
                <w:bCs/>
                <w:color w:val="1F1F1F"/>
                <w:sz w:val="24"/>
                <w:szCs w:val="24"/>
                <w:lang w:val="en-US"/>
              </w:rPr>
              <w:t>Design Decision</w:t>
            </w:r>
          </w:p>
        </w:tc>
        <w:tc>
          <w:tcPr>
            <w:tcW w:w="3825" w:type="dxa"/>
          </w:tcPr>
          <w:p w:rsidR="3D8B6C12" w:rsidP="476E29AB" w:rsidRDefault="3D8B6C12" w14:paraId="71B298B5" w14:textId="3F602CC4">
            <w:pPr>
              <w:pStyle w:val="NormalWeb"/>
              <w:rPr>
                <w:rFonts w:ascii="Arial" w:hAnsi="Arial" w:cs="Arial"/>
                <w:b/>
                <w:bCs/>
                <w:color w:val="1F1F1F"/>
                <w:sz w:val="24"/>
                <w:szCs w:val="24"/>
                <w:lang w:val="en-US"/>
              </w:rPr>
            </w:pPr>
            <w:r w:rsidRPr="476E29AB">
              <w:rPr>
                <w:rFonts w:ascii="Arial" w:hAnsi="Arial" w:cs="Arial"/>
                <w:b/>
                <w:bCs/>
                <w:color w:val="1F1F1F"/>
                <w:sz w:val="24"/>
                <w:szCs w:val="24"/>
                <w:lang w:val="en-US"/>
              </w:rPr>
              <w:t>Details</w:t>
            </w:r>
          </w:p>
        </w:tc>
      </w:tr>
      <w:tr w:rsidR="476E29AB" w:rsidTr="476E29AB" w14:paraId="655E670E" w14:textId="77777777">
        <w:trPr>
          <w:trHeight w:val="300"/>
        </w:trPr>
        <w:tc>
          <w:tcPr>
            <w:tcW w:w="540" w:type="dxa"/>
          </w:tcPr>
          <w:p w:rsidR="3D8B6C12" w:rsidP="476E29AB" w:rsidRDefault="3D8B6C12" w14:paraId="03FA716C" w14:textId="1233DFAE">
            <w:pPr>
              <w:pStyle w:val="NormalWeb"/>
              <w:rPr>
                <w:rFonts w:ascii="Arial" w:hAnsi="Arial" w:cs="Arial"/>
                <w:color w:val="1F1F1F"/>
                <w:sz w:val="24"/>
                <w:szCs w:val="24"/>
                <w:lang w:val="en-US"/>
              </w:rPr>
            </w:pPr>
            <w:r w:rsidRPr="476E29AB">
              <w:rPr>
                <w:rFonts w:ascii="Arial" w:hAnsi="Arial" w:cs="Arial"/>
                <w:color w:val="1F1F1F"/>
                <w:sz w:val="24"/>
                <w:szCs w:val="24"/>
                <w:lang w:val="en-US"/>
              </w:rPr>
              <w:t>1</w:t>
            </w:r>
          </w:p>
        </w:tc>
        <w:tc>
          <w:tcPr>
            <w:tcW w:w="4800" w:type="dxa"/>
          </w:tcPr>
          <w:p w:rsidR="3D8B6C12" w:rsidP="476E29AB" w:rsidRDefault="3D8B6C12" w14:paraId="2F5CC9BA" w14:textId="735DFBD6">
            <w:pPr>
              <w:pStyle w:val="NormalWeb"/>
              <w:rPr>
                <w:rFonts w:ascii="Arial" w:hAnsi="Arial" w:cs="Arial"/>
                <w:color w:val="1F1F1F"/>
                <w:sz w:val="24"/>
                <w:szCs w:val="24"/>
                <w:lang w:val="en-US"/>
              </w:rPr>
            </w:pPr>
            <w:r w:rsidRPr="476E29AB">
              <w:rPr>
                <w:rFonts w:ascii="Arial" w:hAnsi="Arial" w:cs="Arial"/>
                <w:color w:val="1F1F1F"/>
                <w:sz w:val="24"/>
                <w:szCs w:val="24"/>
                <w:lang w:val="en-US"/>
              </w:rPr>
              <w:t>Limit data sync intervals to 24 points write per day</w:t>
            </w:r>
          </w:p>
        </w:tc>
        <w:tc>
          <w:tcPr>
            <w:tcW w:w="3825" w:type="dxa"/>
          </w:tcPr>
          <w:p w:rsidR="2573B70B" w:rsidP="476E29AB" w:rsidRDefault="2573B70B" w14:paraId="3E339125" w14:textId="45A4AB20">
            <w:pPr>
              <w:pStyle w:val="NormalWeb"/>
              <w:spacing w:line="259" w:lineRule="auto"/>
              <w:rPr>
                <w:rFonts w:ascii="Arial" w:hAnsi="Arial" w:cs="Arial"/>
                <w:color w:val="1F1F1F"/>
                <w:sz w:val="24"/>
                <w:szCs w:val="24"/>
                <w:lang w:val="en-US"/>
              </w:rPr>
            </w:pPr>
            <w:r w:rsidRPr="476E29AB">
              <w:rPr>
                <w:rFonts w:ascii="Arial" w:hAnsi="Arial" w:cs="Arial"/>
                <w:color w:val="1F1F1F"/>
                <w:sz w:val="24"/>
                <w:szCs w:val="24"/>
                <w:lang w:val="en-US"/>
              </w:rPr>
              <w:t xml:space="preserve">Limiting data points is necessary as </w:t>
            </w:r>
            <w:r w:rsidRPr="476E29AB" w:rsidR="5AE6CD45">
              <w:rPr>
                <w:rFonts w:ascii="Arial" w:hAnsi="Arial" w:cs="Arial"/>
                <w:color w:val="1F1F1F"/>
                <w:sz w:val="24"/>
                <w:szCs w:val="24"/>
                <w:lang w:val="en-US"/>
              </w:rPr>
              <w:t xml:space="preserve">higher </w:t>
            </w:r>
            <w:r w:rsidRPr="476E29AB" w:rsidR="5CB9332A">
              <w:rPr>
                <w:rFonts w:ascii="Arial" w:hAnsi="Arial" w:cs="Arial"/>
                <w:color w:val="1F1F1F"/>
                <w:sz w:val="24"/>
                <w:szCs w:val="24"/>
                <w:lang w:val="en-US"/>
              </w:rPr>
              <w:t>granularity</w:t>
            </w:r>
            <w:r w:rsidRPr="476E29AB" w:rsidR="5AE6CD45">
              <w:rPr>
                <w:rFonts w:ascii="Arial" w:hAnsi="Arial" w:cs="Arial"/>
                <w:color w:val="1F1F1F"/>
                <w:sz w:val="24"/>
                <w:szCs w:val="24"/>
                <w:lang w:val="en-US"/>
              </w:rPr>
              <w:t xml:space="preserve"> </w:t>
            </w:r>
            <w:r w:rsidRPr="476E29AB">
              <w:rPr>
                <w:rFonts w:ascii="Arial" w:hAnsi="Arial" w:cs="Arial"/>
                <w:color w:val="1F1F1F"/>
                <w:sz w:val="24"/>
                <w:szCs w:val="24"/>
                <w:lang w:val="en-US"/>
              </w:rPr>
              <w:t>a</w:t>
            </w:r>
            <w:r w:rsidRPr="476E29AB" w:rsidR="3D8B6C12">
              <w:rPr>
                <w:rFonts w:ascii="Arial" w:hAnsi="Arial" w:cs="Arial"/>
                <w:color w:val="1F1F1F"/>
                <w:sz w:val="24"/>
                <w:szCs w:val="24"/>
                <w:lang w:val="en-US"/>
              </w:rPr>
              <w:t>dditional data points</w:t>
            </w:r>
            <w:r w:rsidRPr="476E29AB" w:rsidR="4B653296">
              <w:rPr>
                <w:rFonts w:ascii="Arial" w:hAnsi="Arial" w:cs="Arial"/>
                <w:color w:val="1F1F1F"/>
                <w:sz w:val="24"/>
                <w:szCs w:val="24"/>
                <w:lang w:val="en-US"/>
              </w:rPr>
              <w:t xml:space="preserve"> require </w:t>
            </w:r>
            <w:r w:rsidRPr="476E29AB" w:rsidR="11548619">
              <w:rPr>
                <w:rFonts w:ascii="Arial" w:hAnsi="Arial" w:cs="Arial"/>
                <w:color w:val="1F1F1F"/>
                <w:sz w:val="24"/>
                <w:szCs w:val="24"/>
                <w:lang w:val="en-US"/>
              </w:rPr>
              <w:t>a</w:t>
            </w:r>
            <w:r w:rsidRPr="476E29AB" w:rsidR="2A5E9D16">
              <w:rPr>
                <w:rFonts w:ascii="Arial" w:hAnsi="Arial" w:cs="Arial"/>
                <w:color w:val="1F1F1F"/>
                <w:sz w:val="24"/>
                <w:szCs w:val="24"/>
                <w:lang w:val="en-US"/>
              </w:rPr>
              <w:t xml:space="preserve"> </w:t>
            </w:r>
            <w:r w:rsidRPr="476E29AB" w:rsidR="0385763F">
              <w:rPr>
                <w:rFonts w:ascii="Arial" w:hAnsi="Arial" w:cs="Arial"/>
                <w:color w:val="1F1F1F"/>
                <w:sz w:val="24"/>
                <w:szCs w:val="24"/>
                <w:lang w:val="en-US"/>
              </w:rPr>
              <w:t xml:space="preserve">drastic </w:t>
            </w:r>
            <w:r w:rsidRPr="476E29AB" w:rsidR="4B653296">
              <w:rPr>
                <w:rFonts w:ascii="Arial" w:hAnsi="Arial" w:cs="Arial"/>
                <w:color w:val="1F1F1F"/>
                <w:sz w:val="24"/>
                <w:szCs w:val="24"/>
                <w:lang w:val="en-US"/>
              </w:rPr>
              <w:t>of service bandwidth</w:t>
            </w:r>
            <w:r w:rsidRPr="476E29AB" w:rsidR="7D110DC0">
              <w:rPr>
                <w:rFonts w:ascii="Arial" w:hAnsi="Arial" w:cs="Arial"/>
                <w:color w:val="1F1F1F"/>
                <w:sz w:val="24"/>
                <w:szCs w:val="24"/>
                <w:lang w:val="en-US"/>
              </w:rPr>
              <w:t xml:space="preserve"> (</w:t>
            </w:r>
            <w:r w:rsidRPr="476E29AB" w:rsidR="32A43F50">
              <w:rPr>
                <w:rFonts w:ascii="Arial" w:hAnsi="Arial" w:cs="Arial"/>
                <w:color w:val="1F1F1F"/>
                <w:sz w:val="24"/>
                <w:szCs w:val="24"/>
                <w:lang w:val="en-US"/>
              </w:rPr>
              <w:t xml:space="preserve">e.g. for 300K users, </w:t>
            </w:r>
            <w:r w:rsidRPr="476E29AB" w:rsidR="409B6DF3">
              <w:rPr>
                <w:rFonts w:ascii="Arial" w:hAnsi="Arial" w:cs="Arial"/>
                <w:color w:val="1F1F1F"/>
                <w:sz w:val="24"/>
                <w:szCs w:val="24"/>
                <w:lang w:val="en-US"/>
              </w:rPr>
              <w:t>5</w:t>
            </w:r>
            <w:r w:rsidRPr="476E29AB" w:rsidR="32A43F50">
              <w:rPr>
                <w:rFonts w:ascii="Arial" w:hAnsi="Arial" w:cs="Arial"/>
                <w:color w:val="1F1F1F"/>
                <w:sz w:val="24"/>
                <w:szCs w:val="24"/>
                <w:lang w:val="en-US"/>
              </w:rPr>
              <w:t xml:space="preserve">% </w:t>
            </w:r>
            <w:r w:rsidRPr="476E29AB" w:rsidR="6D78D138">
              <w:rPr>
                <w:rFonts w:ascii="Arial" w:hAnsi="Arial" w:cs="Arial"/>
                <w:color w:val="1F1F1F"/>
                <w:sz w:val="24"/>
                <w:szCs w:val="24"/>
                <w:lang w:val="en-US"/>
              </w:rPr>
              <w:t xml:space="preserve">users log daily = </w:t>
            </w:r>
            <w:r w:rsidRPr="476E29AB" w:rsidR="3EC71D72">
              <w:rPr>
                <w:rFonts w:ascii="Arial" w:hAnsi="Arial" w:cs="Arial"/>
                <w:color w:val="1F1F1F"/>
                <w:sz w:val="24"/>
                <w:szCs w:val="24"/>
                <w:lang w:val="en-US"/>
              </w:rPr>
              <w:t>15K DAU</w:t>
            </w:r>
            <w:r w:rsidRPr="476E29AB" w:rsidR="3823FADF">
              <w:rPr>
                <w:rFonts w:ascii="Arial" w:hAnsi="Arial" w:cs="Arial"/>
                <w:color w:val="1F1F1F"/>
                <w:sz w:val="24"/>
                <w:szCs w:val="24"/>
                <w:lang w:val="en-US"/>
              </w:rPr>
              <w:t xml:space="preserve"> x 24</w:t>
            </w:r>
            <w:r w:rsidRPr="476E29AB" w:rsidR="15EB0BA3">
              <w:rPr>
                <w:rFonts w:ascii="Arial" w:hAnsi="Arial" w:cs="Arial"/>
                <w:color w:val="1F1F1F"/>
                <w:sz w:val="24"/>
                <w:szCs w:val="24"/>
                <w:lang w:val="en-US"/>
              </w:rPr>
              <w:t xml:space="preserve"> = 4.167 QPS</w:t>
            </w:r>
            <w:r w:rsidRPr="476E29AB" w:rsidR="2F5A57CE">
              <w:rPr>
                <w:rFonts w:ascii="Arial" w:hAnsi="Arial" w:cs="Arial"/>
                <w:color w:val="1F1F1F"/>
                <w:sz w:val="24"/>
                <w:szCs w:val="24"/>
                <w:lang w:val="en-US"/>
              </w:rPr>
              <w:t xml:space="preserve"> if sync is every hour</w:t>
            </w:r>
            <w:r w:rsidRPr="476E29AB" w:rsidR="15EB0BA3">
              <w:rPr>
                <w:rFonts w:ascii="Arial" w:hAnsi="Arial" w:cs="Arial"/>
                <w:color w:val="1F1F1F"/>
                <w:sz w:val="24"/>
                <w:szCs w:val="24"/>
                <w:lang w:val="en-US"/>
              </w:rPr>
              <w:t xml:space="preserve"> vs if sync is every minute is 250 QPS</w:t>
            </w:r>
            <w:r w:rsidRPr="476E29AB" w:rsidR="41B6CE1F">
              <w:rPr>
                <w:rFonts w:ascii="Arial" w:hAnsi="Arial" w:cs="Arial"/>
                <w:color w:val="1F1F1F"/>
                <w:sz w:val="24"/>
                <w:szCs w:val="24"/>
                <w:lang w:val="en-US"/>
              </w:rPr>
              <w:t>)</w:t>
            </w:r>
            <w:r w:rsidRPr="476E29AB" w:rsidR="48920AA4">
              <w:rPr>
                <w:rFonts w:ascii="Arial" w:hAnsi="Arial" w:cs="Arial"/>
                <w:color w:val="1F1F1F"/>
                <w:sz w:val="24"/>
                <w:szCs w:val="24"/>
                <w:lang w:val="en-US"/>
              </w:rPr>
              <w:t xml:space="preserve">. The increase in throughput (QPS) will require scaling of the </w:t>
            </w:r>
            <w:r w:rsidRPr="476E29AB" w:rsidR="3983A6BF">
              <w:rPr>
                <w:rFonts w:ascii="Arial" w:hAnsi="Arial" w:cs="Arial"/>
                <w:color w:val="1F1F1F"/>
                <w:sz w:val="24"/>
                <w:szCs w:val="24"/>
                <w:lang w:val="en-US"/>
              </w:rPr>
              <w:t>services,</w:t>
            </w:r>
            <w:r w:rsidRPr="476E29AB" w:rsidR="48920AA4">
              <w:rPr>
                <w:rFonts w:ascii="Arial" w:hAnsi="Arial" w:cs="Arial"/>
                <w:color w:val="1F1F1F"/>
                <w:sz w:val="24"/>
                <w:szCs w:val="24"/>
                <w:lang w:val="en-US"/>
              </w:rPr>
              <w:t xml:space="preserve"> </w:t>
            </w:r>
            <w:r w:rsidRPr="476E29AB" w:rsidR="64F4C9EF">
              <w:rPr>
                <w:rFonts w:ascii="Arial" w:hAnsi="Arial" w:cs="Arial"/>
                <w:color w:val="1F1F1F"/>
                <w:sz w:val="24"/>
                <w:szCs w:val="24"/>
                <w:lang w:val="en-US"/>
              </w:rPr>
              <w:t xml:space="preserve">which is not justified by the </w:t>
            </w:r>
            <w:r w:rsidRPr="476E29AB" w:rsidR="48920AA4">
              <w:rPr>
                <w:rFonts w:ascii="Arial" w:hAnsi="Arial" w:cs="Arial"/>
                <w:color w:val="1F1F1F"/>
                <w:sz w:val="24"/>
                <w:szCs w:val="24"/>
                <w:lang w:val="en-US"/>
              </w:rPr>
              <w:t xml:space="preserve">business </w:t>
            </w:r>
            <w:r w:rsidRPr="476E29AB" w:rsidR="7687EDA5">
              <w:rPr>
                <w:rFonts w:ascii="Arial" w:hAnsi="Arial" w:cs="Arial"/>
                <w:color w:val="1F1F1F"/>
                <w:sz w:val="24"/>
                <w:szCs w:val="24"/>
                <w:lang w:val="en-US"/>
              </w:rPr>
              <w:t>value</w:t>
            </w:r>
            <w:r w:rsidRPr="476E29AB" w:rsidR="48920AA4">
              <w:rPr>
                <w:rFonts w:ascii="Arial" w:hAnsi="Arial" w:cs="Arial"/>
                <w:color w:val="1F1F1F"/>
                <w:sz w:val="24"/>
                <w:szCs w:val="24"/>
                <w:lang w:val="en-US"/>
              </w:rPr>
              <w:t xml:space="preserve">. </w:t>
            </w:r>
          </w:p>
        </w:tc>
      </w:tr>
      <w:tr w:rsidR="476E29AB" w:rsidTr="476E29AB" w14:paraId="0C6E2B9E" w14:textId="77777777">
        <w:trPr>
          <w:trHeight w:val="300"/>
        </w:trPr>
        <w:tc>
          <w:tcPr>
            <w:tcW w:w="540" w:type="dxa"/>
          </w:tcPr>
          <w:p w:rsidR="3D8B6C12" w:rsidP="476E29AB" w:rsidRDefault="3D8B6C12" w14:paraId="025D0D27" w14:textId="661627B5">
            <w:pPr>
              <w:pStyle w:val="NormalWeb"/>
              <w:rPr>
                <w:rFonts w:ascii="Arial" w:hAnsi="Arial" w:cs="Arial"/>
                <w:color w:val="1F1F1F"/>
                <w:sz w:val="24"/>
                <w:szCs w:val="24"/>
                <w:lang w:val="en-US"/>
              </w:rPr>
            </w:pPr>
            <w:r w:rsidRPr="476E29AB">
              <w:rPr>
                <w:rFonts w:ascii="Arial" w:hAnsi="Arial" w:cs="Arial"/>
                <w:color w:val="1F1F1F"/>
                <w:sz w:val="24"/>
                <w:szCs w:val="24"/>
                <w:lang w:val="en-US"/>
              </w:rPr>
              <w:t>2</w:t>
            </w:r>
          </w:p>
        </w:tc>
        <w:tc>
          <w:tcPr>
            <w:tcW w:w="4800" w:type="dxa"/>
          </w:tcPr>
          <w:p w:rsidR="69659E91" w:rsidP="476E29AB" w:rsidRDefault="69659E91" w14:paraId="31978C1C" w14:textId="2D2AFD08">
            <w:pPr>
              <w:pStyle w:val="NormalWeb"/>
              <w:spacing w:line="259" w:lineRule="auto"/>
            </w:pPr>
            <w:r w:rsidRPr="476E29AB">
              <w:rPr>
                <w:rFonts w:ascii="Arial" w:hAnsi="Arial" w:cs="Arial"/>
                <w:color w:val="1F1F1F"/>
                <w:sz w:val="24"/>
                <w:szCs w:val="24"/>
                <w:lang w:val="en-US"/>
              </w:rPr>
              <w:t>Data sync in the foreground</w:t>
            </w:r>
          </w:p>
        </w:tc>
        <w:tc>
          <w:tcPr>
            <w:tcW w:w="3825" w:type="dxa"/>
          </w:tcPr>
          <w:p w:rsidR="69659E91" w:rsidP="476E29AB" w:rsidRDefault="69659E91" w14:paraId="33886546" w14:textId="526E3F32">
            <w:pPr>
              <w:pStyle w:val="NormalWeb"/>
              <w:rPr>
                <w:rFonts w:asciiTheme="minorHAnsi" w:hAnsiTheme="minorHAnsi" w:eastAsiaTheme="minorEastAsia" w:cstheme="minorBidi"/>
                <w:color w:val="1F1F1F"/>
                <w:lang w:val="en-US"/>
              </w:rPr>
            </w:pPr>
            <w:r w:rsidRPr="476E29AB">
              <w:rPr>
                <w:rFonts w:asciiTheme="minorHAnsi" w:hAnsiTheme="minorHAnsi" w:eastAsiaTheme="minorEastAsia" w:cstheme="minorBidi"/>
                <w:color w:val="1F1F1F"/>
                <w:lang w:val="en-US"/>
              </w:rPr>
              <w:t>Support for</w:t>
            </w:r>
            <w:r w:rsidRPr="476E29AB" w:rsidR="04B1BC25">
              <w:rPr>
                <w:rFonts w:asciiTheme="minorHAnsi" w:hAnsiTheme="minorHAnsi" w:eastAsiaTheme="minorEastAsia" w:cstheme="minorBidi"/>
                <w:color w:val="1F1F1F"/>
                <w:lang w:val="en-US"/>
              </w:rPr>
              <w:t xml:space="preserve"> background sync require</w:t>
            </w:r>
            <w:r w:rsidRPr="476E29AB" w:rsidR="2BBBF0CA">
              <w:rPr>
                <w:rFonts w:asciiTheme="minorHAnsi" w:hAnsiTheme="minorHAnsi" w:eastAsiaTheme="minorEastAsia" w:cstheme="minorBidi"/>
                <w:color w:val="1F1F1F"/>
                <w:lang w:val="en-US"/>
              </w:rPr>
              <w:t>s</w:t>
            </w:r>
            <w:r w:rsidRPr="476E29AB" w:rsidR="04B1BC25">
              <w:rPr>
                <w:rFonts w:asciiTheme="minorHAnsi" w:hAnsiTheme="minorHAnsi" w:eastAsiaTheme="minorEastAsia" w:cstheme="minorBidi"/>
                <w:color w:val="1F1F1F"/>
                <w:lang w:val="en-US"/>
              </w:rPr>
              <w:t xml:space="preserve"> elevated permissions from</w:t>
            </w:r>
            <w:r w:rsidRPr="476E29AB" w:rsidR="7FF35DF0">
              <w:rPr>
                <w:rFonts w:asciiTheme="minorHAnsi" w:hAnsiTheme="minorHAnsi" w:eastAsiaTheme="minorEastAsia" w:cstheme="minorBidi"/>
                <w:color w:val="1F1F1F"/>
                <w:lang w:val="en-US"/>
              </w:rPr>
              <w:t xml:space="preserve"> the user</w:t>
            </w:r>
            <w:r w:rsidRPr="476E29AB" w:rsidR="0BCBA141">
              <w:rPr>
                <w:rFonts w:asciiTheme="minorHAnsi" w:hAnsiTheme="minorHAnsi" w:eastAsiaTheme="minorEastAsia" w:cstheme="minorBidi"/>
                <w:color w:val="1F1F1F"/>
                <w:lang w:val="en-US"/>
              </w:rPr>
              <w:t>.</w:t>
            </w:r>
          </w:p>
          <w:p w:rsidR="476E29AB" w:rsidP="476E29AB" w:rsidRDefault="476E29AB" w14:paraId="65EAAAE5" w14:textId="125B6917">
            <w:pPr>
              <w:rPr>
                <w:color w:val="000000" w:themeColor="text1"/>
              </w:rPr>
            </w:pPr>
            <w:r w:rsidRPr="476E29AB">
              <w:rPr>
                <w:color w:val="000000" w:themeColor="text1"/>
              </w:rPr>
              <w:t xml:space="preserve">Mechanisms exist to receive health data in the background, but there are limitations. </w:t>
            </w:r>
          </w:p>
          <w:p w:rsidR="476E29AB" w:rsidP="476E29AB" w:rsidRDefault="476E29AB" w14:paraId="1F1A8299" w14:textId="28B13DA2">
            <w:pPr>
              <w:rPr>
                <w:color w:val="000000" w:themeColor="text1"/>
              </w:rPr>
            </w:pPr>
            <w:r w:rsidRPr="476E29AB">
              <w:rPr>
                <w:color w:val="000000" w:themeColor="text1"/>
              </w:rPr>
              <w:t xml:space="preserve">Data may not arrive on time or at all, due to system </w:t>
            </w:r>
            <w:r w:rsidRPr="476E29AB" w:rsidR="2356C9FB">
              <w:rPr>
                <w:color w:val="000000" w:themeColor="text1"/>
              </w:rPr>
              <w:t>policies and</w:t>
            </w:r>
            <w:r w:rsidRPr="476E29AB">
              <w:rPr>
                <w:color w:val="000000" w:themeColor="text1"/>
              </w:rPr>
              <w:t xml:space="preserve"> user settings like disabled Background App Refresh </w:t>
            </w:r>
            <w:r w:rsidRPr="476E29AB" w:rsidR="61D84CE1">
              <w:rPr>
                <w:color w:val="000000" w:themeColor="text1"/>
              </w:rPr>
              <w:t xml:space="preserve">or focus mode </w:t>
            </w:r>
            <w:r w:rsidRPr="476E29AB">
              <w:rPr>
                <w:color w:val="000000" w:themeColor="text1"/>
              </w:rPr>
              <w:t>or power-intensive app restrictions. Low battery or power-saving mode can also block updates from HealthKit.</w:t>
            </w:r>
          </w:p>
          <w:p w:rsidR="476E29AB" w:rsidP="476E29AB" w:rsidRDefault="476E29AB" w14:paraId="18DB8F56" w14:textId="0ECAF527">
            <w:pPr>
              <w:rPr>
                <w:color w:val="000000" w:themeColor="text1"/>
              </w:rPr>
            </w:pPr>
            <w:r w:rsidRPr="476E29AB">
              <w:rPr>
                <w:color w:val="000000" w:themeColor="text1"/>
              </w:rPr>
              <w:t xml:space="preserve">Running the app in the background increases power consumption, affecting user experience. </w:t>
            </w:r>
          </w:p>
        </w:tc>
      </w:tr>
    </w:tbl>
    <w:p w:rsidR="00414F53" w:rsidP="00414F53" w:rsidRDefault="00414F53" w14:paraId="336EF599" w14:textId="29B3CDF9">
      <w:pPr>
        <w:pStyle w:val="NormalWeb"/>
        <w:shd w:val="clear" w:color="auto" w:fill="FFFFFF"/>
        <w:spacing w:before="0" w:beforeAutospacing="0" w:after="0" w:afterAutospacing="0"/>
        <w:ind w:left="709"/>
        <w:rPr>
          <w:rFonts w:ascii="Arial" w:hAnsi="Arial" w:cs="Arial"/>
          <w:color w:val="1F1F1F"/>
        </w:rPr>
      </w:pPr>
    </w:p>
    <w:p w:rsidR="00E37841" w:rsidP="13E38BD1" w:rsidRDefault="00E37841" w14:paraId="52F3302B" w14:textId="200DBA4D">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627DD544" w14:textId="55414CB7">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069EA76D" w14:textId="77777777">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326BFBF4" w14:textId="43BD6937">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6322B52B" w14:textId="73A80245">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5185411F" w14:textId="77777777">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6C1F14E4" w14:textId="77777777">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38FA9CB9" w14:textId="2F87CD78">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25E1B1C6" w14:textId="1FA8C823">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3247DA43" w14:textId="490B33EF">
      <w:pPr>
        <w:pStyle w:val="NormalWeb"/>
        <w:shd w:val="clear" w:color="auto" w:fill="FFFFFF" w:themeFill="background1"/>
        <w:spacing w:before="0" w:beforeAutospacing="0" w:after="0" w:afterAutospacing="0"/>
        <w:rPr>
          <w:rFonts w:ascii="Arial" w:hAnsi="Arial" w:cs="Arial"/>
          <w:color w:val="1F1F1F"/>
          <w:lang w:val="en-US"/>
        </w:rPr>
      </w:pPr>
    </w:p>
    <w:p w:rsidR="00E37841" w:rsidP="03690E16" w:rsidRDefault="00E37841" w14:paraId="05A6E83B" w14:textId="472F3CA2">
      <w:pPr>
        <w:pStyle w:val="NormalWeb"/>
        <w:shd w:val="clear" w:color="auto" w:fill="FFFFFF" w:themeFill="background1"/>
        <w:spacing w:before="0" w:beforeAutospacing="0" w:after="0" w:afterAutospacing="0"/>
        <w:rPr>
          <w:rFonts w:ascii="Arial" w:hAnsi="Arial" w:cs="Arial"/>
          <w:color w:val="1F1F1F"/>
          <w:lang w:val="en-US"/>
        </w:rPr>
      </w:pPr>
    </w:p>
    <w:p w:rsidR="000514CA" w:rsidP="03690E16" w:rsidRDefault="000514CA" w14:paraId="310D6F25" w14:textId="166070A5">
      <w:pPr>
        <w:pStyle w:val="NormalWeb"/>
        <w:shd w:val="clear" w:color="auto" w:fill="FFFFFF" w:themeFill="background1"/>
        <w:spacing w:before="0" w:beforeAutospacing="0" w:after="0" w:afterAutospacing="0"/>
        <w:rPr>
          <w:rFonts w:ascii="Arial" w:hAnsi="Arial" w:cs="Arial"/>
          <w:color w:val="1F1F1F"/>
          <w:lang w:val="en-US"/>
        </w:rPr>
      </w:pPr>
    </w:p>
    <w:p w:rsidRPr="005A1C8B" w:rsidR="005039D1" w:rsidP="5F695854" w:rsidRDefault="005039D1" w14:paraId="1A8C739A" w14:textId="377F0C75">
      <w:pPr>
        <w:shd w:val="clear" w:color="auto" w:fill="FFFFFF" w:themeFill="background1"/>
        <w:rPr>
          <w:rFonts w:ascii="Arial" w:hAnsi="Arial" w:cs="Arial"/>
          <w:color w:val="1F1F1F"/>
          <w:lang w:val="en-US"/>
        </w:rPr>
      </w:pPr>
    </w:p>
    <w:p w:rsidR="003B09DC" w:rsidP="00360A7F" w:rsidRDefault="7083240E" w14:paraId="7D0D5506" w14:textId="18F0BFC1">
      <w:pPr>
        <w:pStyle w:val="Heading1"/>
      </w:pPr>
      <w:bookmarkStart w:name="_Toc203649710" w:id="776"/>
      <w:bookmarkStart w:name="_Toc802347937" w:id="777"/>
      <w:r>
        <w:t>Reference</w:t>
      </w:r>
      <w:r w:rsidR="11A8135C">
        <w:t>s</w:t>
      </w:r>
      <w:bookmarkEnd w:id="776"/>
      <w:bookmarkEnd w:id="777"/>
    </w:p>
    <w:p w:rsidR="00DF2EC2" w:rsidP="0048240B" w:rsidRDefault="0048240B" w14:paraId="6A8A48EF" w14:textId="4AB2C34E">
      <w:pPr>
        <w:pStyle w:val="ListParagraph"/>
        <w:numPr>
          <w:ilvl w:val="0"/>
          <w:numId w:val="28"/>
        </w:numPr>
        <w:rPr>
          <w:lang w:val="en-US"/>
        </w:rPr>
      </w:pPr>
      <w:hyperlink w:history="1" r:id="rId54">
        <w:r w:rsidRPr="00721203">
          <w:rPr>
            <w:rStyle w:val="Hyperlink"/>
            <w:lang w:val="en-US"/>
          </w:rPr>
          <w:t>https://github.com/OWASP/ASVS/blob/v4.0.3/4.0/OWASP%20Application%20Security%20Verification%20Standard%204.0.3-en.pdf</w:t>
        </w:r>
      </w:hyperlink>
    </w:p>
    <w:p w:rsidR="0048240B" w:rsidP="0048240B" w:rsidRDefault="00A008A9" w14:paraId="5B98CECF" w14:textId="256F8B55">
      <w:pPr>
        <w:pStyle w:val="ListParagraph"/>
        <w:numPr>
          <w:ilvl w:val="0"/>
          <w:numId w:val="28"/>
        </w:numPr>
        <w:rPr>
          <w:lang w:val="en-US"/>
        </w:rPr>
      </w:pPr>
      <w:hyperlink w:history="1" r:id="rId55">
        <w:r w:rsidRPr="00D755BA">
          <w:rPr>
            <w:rStyle w:val="Hyperlink"/>
            <w:lang w:val="en-US"/>
          </w:rPr>
          <w:t>https://docs.dapr.io/concepts/resiliency-concept/</w:t>
        </w:r>
      </w:hyperlink>
    </w:p>
    <w:p w:rsidR="00A008A9" w:rsidP="0048240B" w:rsidRDefault="004D64E0" w14:paraId="07E6BC86" w14:textId="698EAA2A">
      <w:pPr>
        <w:pStyle w:val="ListParagraph"/>
        <w:numPr>
          <w:ilvl w:val="0"/>
          <w:numId w:val="28"/>
        </w:numPr>
        <w:rPr>
          <w:lang w:val="en-US"/>
        </w:rPr>
      </w:pPr>
      <w:hyperlink w:history="1" r:id="rId56">
        <w:r w:rsidRPr="00D755BA">
          <w:rPr>
            <w:rStyle w:val="Hyperlink"/>
            <w:lang w:val="en-US"/>
          </w:rPr>
          <w:t>https://docs.dapr.io/concepts/building-blocks-concept/</w:t>
        </w:r>
      </w:hyperlink>
    </w:p>
    <w:p w:rsidR="004D64E0" w:rsidP="0048240B" w:rsidRDefault="004D64E0" w14:paraId="5105CE99" w14:textId="16295074">
      <w:pPr>
        <w:pStyle w:val="ListParagraph"/>
        <w:numPr>
          <w:ilvl w:val="0"/>
          <w:numId w:val="28"/>
        </w:numPr>
        <w:rPr>
          <w:lang w:val="en-US"/>
        </w:rPr>
      </w:pPr>
      <w:hyperlink w:history="1" r:id="rId57">
        <w:r w:rsidRPr="00D755BA">
          <w:rPr>
            <w:rStyle w:val="Hyperlink"/>
            <w:lang w:val="en-US"/>
          </w:rPr>
          <w:t>https://learn.microsoft.com/en-us/azure/architecture/patterns/sidecar</w:t>
        </w:r>
      </w:hyperlink>
    </w:p>
    <w:p w:rsidRPr="00721203" w:rsidR="009306CB" w:rsidP="00721203" w:rsidRDefault="009306CB" w14:paraId="64494479" w14:textId="5E8BCD4B">
      <w:pPr>
        <w:pStyle w:val="ListParagraph"/>
        <w:rPr>
          <w:rFonts w:ascii="Arial" w:hAnsi="Arial" w:cs="Arial"/>
          <w:lang w:val="en-US"/>
        </w:rPr>
      </w:pPr>
    </w:p>
    <w:p w:rsidRPr="005A1C8B" w:rsidR="003F20D8" w:rsidP="00DF2EC2" w:rsidRDefault="003F20D8" w14:paraId="4363C172" w14:textId="30149A67">
      <w:pPr>
        <w:spacing w:before="100" w:beforeAutospacing="1" w:after="100" w:afterAutospacing="1"/>
        <w:ind w:left="720"/>
        <w:rPr>
          <w:rFonts w:ascii="Arial" w:hAnsi="Arial" w:cs="Arial"/>
          <w:color w:val="1F1F1F"/>
          <w:lang w:val="en-US"/>
        </w:rPr>
      </w:pPr>
    </w:p>
    <w:p w:rsidRPr="005A1C8B" w:rsidR="0095058D" w:rsidP="00E74928" w:rsidRDefault="0095058D" w14:paraId="414A3A64" w14:textId="77777777">
      <w:pPr>
        <w:rPr>
          <w:rFonts w:ascii="Arial" w:hAnsi="Arial" w:cs="Arial"/>
          <w:lang w:val="en-US"/>
        </w:rPr>
      </w:pPr>
    </w:p>
    <w:sectPr w:rsidRPr="005A1C8B" w:rsidR="0095058D" w:rsidSect="00402480">
      <w:headerReference w:type="even" r:id="rId58"/>
      <w:headerReference w:type="default" r:id="rId59"/>
      <w:footerReference w:type="even" r:id="rId60"/>
      <w:footerReference w:type="default" r:id="rId61"/>
      <w:headerReference w:type="first" r:id="rId62"/>
      <w:footerReference w:type="first" r:id="rId63"/>
      <w:pgSz w:w="11900" w:h="16840" w:orient="portrait"/>
      <w:pgMar w:top="1440" w:right="1440" w:bottom="1440" w:left="1440" w:header="567"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S" w:author="Alexey Shevchik" w:date="2023-12-27T16:10:00Z" w:id="20">
    <w:p w:rsidR="154DB8CE" w:rsidRDefault="154DB8CE" w14:paraId="1E49CE1E" w14:textId="78F4F9F7">
      <w:pPr>
        <w:pStyle w:val="CommentText"/>
      </w:pPr>
      <w:r>
        <w:fldChar w:fldCharType="begin"/>
      </w:r>
      <w:r>
        <w:instrText xml:space="preserve"> HYPERLINK "mailto:siarhei.ihnatsenka@injazat.com"</w:instrText>
      </w:r>
      <w:bookmarkStart w:name="_@_AFFFDB83B81D45E79683496B011A1C8DZ" w:id="21"/>
      <w:r>
        <w:fldChar w:fldCharType="separate"/>
      </w:r>
      <w:bookmarkEnd w:id="21"/>
      <w:r w:rsidRPr="154DB8CE">
        <w:rPr>
          <w:rStyle w:val="Mention"/>
          <w:noProof/>
        </w:rPr>
        <w:t>@Siarhei Ihnatsenka</w:t>
      </w:r>
      <w:r>
        <w:fldChar w:fldCharType="end"/>
      </w:r>
      <w:r>
        <w:t xml:space="preserve"> </w:t>
      </w:r>
      <w:r>
        <w:rPr>
          <w:rStyle w:val="CommentReference"/>
        </w:rPr>
        <w:annotationRef/>
      </w:r>
    </w:p>
  </w:comment>
  <w:comment w:initials="MS" w:author="Muhammad Sarwar" w:date="2025-07-20T12:31:00Z" w:id="34">
    <w:p w:rsidR="00BC25D7" w:rsidP="00BC25D7" w:rsidRDefault="007A5467" w14:paraId="793C6728" w14:textId="77777777">
      <w:pPr>
        <w:pStyle w:val="CommentText"/>
      </w:pPr>
      <w:r>
        <w:rPr>
          <w:rStyle w:val="CommentReference"/>
        </w:rPr>
        <w:annotationRef/>
      </w:r>
      <w:r w:rsidR="00BC25D7">
        <w:t>Front End Design /Architecture documentation missing:</w:t>
      </w:r>
    </w:p>
    <w:p w:rsidR="00BC25D7" w:rsidP="00BC25D7" w:rsidRDefault="00BC25D7" w14:paraId="1D4E555B" w14:textId="77777777">
      <w:pPr>
        <w:pStyle w:val="CommentText"/>
        <w:ind w:left="300"/>
      </w:pPr>
      <w:r>
        <w:t>Mobile APP - Front End Design and Architecture documentation</w:t>
      </w:r>
    </w:p>
    <w:p w:rsidR="00BC25D7" w:rsidP="00BC25D7" w:rsidRDefault="00BC25D7" w14:paraId="6954285B" w14:textId="77777777">
      <w:pPr>
        <w:pStyle w:val="CommentText"/>
        <w:ind w:left="300"/>
      </w:pPr>
      <w:r>
        <w:t>Web APP - Design and Architecture documentation</w:t>
      </w:r>
    </w:p>
  </w:comment>
  <w:comment w:initials="sa" w:author="samir.ahmed" w:date="2025-07-21T13:50:00Z" w:id="35">
    <w:p w:rsidR="00A8018E" w:rsidRDefault="00A8018E" w14:paraId="23D2FE40" w14:textId="79C29222">
      <w:pPr>
        <w:pStyle w:val="CommentText"/>
      </w:pPr>
      <w:r>
        <w:rPr>
          <w:rStyle w:val="CommentReference"/>
        </w:rPr>
        <w:annotationRef/>
      </w:r>
      <w:r w:rsidRPr="204904C2">
        <w:t xml:space="preserve">If this point for UX design / user journeys, all are available in </w:t>
      </w:r>
      <w:hyperlink r:id="rId1">
        <w:r w:rsidRPr="40AD2733">
          <w:rPr>
            <w:rStyle w:val="Hyperlink"/>
          </w:rPr>
          <w:t>UI-UX</w:t>
        </w:r>
      </w:hyperlink>
    </w:p>
    <w:p w:rsidR="00A8018E" w:rsidRDefault="00A8018E" w14:paraId="3FF7598F" w14:textId="505CF0EC">
      <w:pPr>
        <w:pStyle w:val="CommentText"/>
      </w:pPr>
      <w:r w:rsidRPr="3CDE0AD7">
        <w:t>If the required docs relates to: Frontend framework (React Native), build tools and bundlers (Webpack)</w:t>
      </w:r>
    </w:p>
    <w:p w:rsidR="00A8018E" w:rsidRDefault="00A8018E" w14:paraId="6BA05598" w14:textId="1C31F9A3">
      <w:pPr>
        <w:pStyle w:val="CommentText"/>
      </w:pPr>
      <w:r w:rsidRPr="661C8CCC">
        <w:t xml:space="preserve">Components/Folders structure -&gt; all are mentioned in </w:t>
      </w:r>
      <w:hyperlink r:id="rId2">
        <w:r w:rsidRPr="0A607CAF">
          <w:rPr>
            <w:rStyle w:val="Hyperlink"/>
          </w:rPr>
          <w:t>Sahatna Mobile App Setup - v1.0.docx</w:t>
        </w:r>
      </w:hyperlink>
      <w:r w:rsidRPr="6743DC94">
        <w:t xml:space="preserve"> and </w:t>
      </w:r>
      <w:hyperlink r:id="rId3">
        <w:r w:rsidRPr="43302559">
          <w:rPr>
            <w:rStyle w:val="Hyperlink"/>
          </w:rPr>
          <w:t>Sahatna Web App Setup - v1.1.docx</w:t>
        </w:r>
      </w:hyperlink>
    </w:p>
  </w:comment>
  <w:comment w:initials="MS" w:author="Muhammad Sarwar" w:date="2025-07-21T17:23:00Z" w:id="36">
    <w:p w:rsidR="008A2659" w:rsidP="008A2659" w:rsidRDefault="008A2659" w14:paraId="096143A1" w14:textId="77777777">
      <w:pPr>
        <w:pStyle w:val="CommentText"/>
      </w:pPr>
      <w:r>
        <w:rPr>
          <w:rStyle w:val="CommentReference"/>
        </w:rPr>
        <w:annotationRef/>
      </w:r>
      <w:r>
        <w:t>No, it is not related to UI/UX design. It is related to technical design for front end components</w:t>
      </w:r>
    </w:p>
  </w:comment>
  <w:comment w:initials="MS" w:author="Muhammad Sarwar" w:date="2025-07-19T11:17:00Z" w:id="37">
    <w:p w:rsidR="00F6244E" w:rsidP="00F6244E" w:rsidRDefault="00632B60" w14:paraId="6DFE99FB" w14:textId="77777777">
      <w:pPr>
        <w:pStyle w:val="CommentText"/>
      </w:pPr>
      <w:r>
        <w:rPr>
          <w:rStyle w:val="CommentReference"/>
        </w:rPr>
        <w:annotationRef/>
      </w:r>
      <w:r w:rsidR="00F6244E">
        <w:t>Below modules are missing in the document. Each module should have its design, component diagram. Sequence diagram and database structure (where required) as it is done for other services. If it is covered under any other service then please modify the service and include the details of  below in it:</w:t>
      </w:r>
    </w:p>
    <w:p w:rsidR="00F6244E" w:rsidP="00F6244E" w:rsidRDefault="00F6244E" w14:paraId="5B662F33" w14:textId="77777777">
      <w:pPr>
        <w:pStyle w:val="CommentText"/>
        <w:ind w:left="300"/>
      </w:pPr>
      <w:r>
        <w:t>Primary Health Care</w:t>
      </w:r>
    </w:p>
    <w:p w:rsidR="00F6244E" w:rsidP="00F6244E" w:rsidRDefault="00F6244E" w14:paraId="7A2DA73E" w14:textId="77777777">
      <w:pPr>
        <w:pStyle w:val="CommentText"/>
        <w:ind w:left="300"/>
      </w:pPr>
      <w:r>
        <w:t>Surveys</w:t>
      </w:r>
    </w:p>
    <w:p w:rsidR="00F6244E" w:rsidP="00F6244E" w:rsidRDefault="00F6244E" w14:paraId="4475EF0F" w14:textId="77777777">
      <w:pPr>
        <w:pStyle w:val="CommentText"/>
        <w:ind w:left="300"/>
      </w:pPr>
      <w:r>
        <w:t>Obesity - Integrations</w:t>
      </w:r>
    </w:p>
    <w:p w:rsidR="00F6244E" w:rsidP="00F6244E" w:rsidRDefault="00F6244E" w14:paraId="7B60DDE6" w14:textId="77777777">
      <w:pPr>
        <w:pStyle w:val="CommentText"/>
        <w:ind w:left="300"/>
      </w:pPr>
      <w:r>
        <w:t>IFHAS</w:t>
      </w:r>
    </w:p>
    <w:p w:rsidR="00F6244E" w:rsidP="00F6244E" w:rsidRDefault="00F6244E" w14:paraId="4E2DBD62" w14:textId="77777777">
      <w:pPr>
        <w:pStyle w:val="CommentText"/>
        <w:ind w:left="300"/>
      </w:pPr>
      <w:r>
        <w:t>CMS/ Strapi</w:t>
      </w:r>
    </w:p>
    <w:p w:rsidR="00F6244E" w:rsidP="00F6244E" w:rsidRDefault="00F6244E" w14:paraId="4BC74A1E" w14:textId="77777777">
      <w:pPr>
        <w:pStyle w:val="CommentText"/>
        <w:ind w:left="300"/>
      </w:pPr>
      <w:r>
        <w:t>Customised Assessments</w:t>
      </w:r>
    </w:p>
    <w:p w:rsidR="00F6244E" w:rsidP="00F6244E" w:rsidRDefault="00F6244E" w14:paraId="377341DB" w14:textId="77777777">
      <w:pPr>
        <w:pStyle w:val="CommentText"/>
        <w:ind w:left="300"/>
      </w:pPr>
      <w:r>
        <w:t>Patient LLM</w:t>
      </w:r>
    </w:p>
    <w:p w:rsidR="00F6244E" w:rsidP="00F6244E" w:rsidRDefault="00F6244E" w14:paraId="5BB24A0B" w14:textId="77777777">
      <w:pPr>
        <w:pStyle w:val="CommentText"/>
        <w:ind w:left="300"/>
      </w:pPr>
      <w:r>
        <w:t>Insurance</w:t>
      </w:r>
    </w:p>
    <w:p w:rsidR="00F6244E" w:rsidP="00F6244E" w:rsidRDefault="00F6244E" w14:paraId="61CF7FE1" w14:textId="77777777">
      <w:pPr>
        <w:pStyle w:val="CommentText"/>
        <w:ind w:left="300"/>
      </w:pPr>
      <w:r>
        <w:t>E-Prescription</w:t>
      </w:r>
    </w:p>
    <w:p w:rsidR="00F6244E" w:rsidP="00F6244E" w:rsidRDefault="00F6244E" w14:paraId="7069CC8D" w14:textId="77777777">
      <w:pPr>
        <w:pStyle w:val="CommentText"/>
        <w:ind w:left="300"/>
      </w:pPr>
      <w:r>
        <w:t>Genomics EGP</w:t>
      </w:r>
    </w:p>
    <w:p w:rsidR="00F6244E" w:rsidP="00F6244E" w:rsidRDefault="00F6244E" w14:paraId="25D93A0E" w14:textId="77777777">
      <w:pPr>
        <w:pStyle w:val="CommentText"/>
        <w:ind w:left="300"/>
      </w:pPr>
      <w:r>
        <w:t>Gensense</w:t>
      </w:r>
    </w:p>
    <w:p w:rsidR="00F6244E" w:rsidP="00F6244E" w:rsidRDefault="00F6244E" w14:paraId="1994F63E" w14:textId="77777777">
      <w:pPr>
        <w:pStyle w:val="CommentText"/>
        <w:ind w:left="300"/>
      </w:pPr>
      <w:r>
        <w:t>Fractal</w:t>
      </w:r>
    </w:p>
    <w:p w:rsidR="00F6244E" w:rsidP="00F6244E" w:rsidRDefault="00F6244E" w14:paraId="02B7631F" w14:textId="77777777">
      <w:pPr>
        <w:pStyle w:val="CommentText"/>
        <w:ind w:left="300"/>
      </w:pPr>
      <w:r>
        <w:t>Consent Management</w:t>
      </w:r>
    </w:p>
    <w:p w:rsidR="00F6244E" w:rsidP="00F6244E" w:rsidRDefault="00F6244E" w14:paraId="50625163" w14:textId="77777777">
      <w:pPr>
        <w:pStyle w:val="CommentText"/>
        <w:ind w:left="300"/>
      </w:pPr>
      <w:r>
        <w:t>Batch - Process worker</w:t>
      </w:r>
    </w:p>
    <w:p w:rsidR="00F6244E" w:rsidP="00F6244E" w:rsidRDefault="00F6244E" w14:paraId="30576126" w14:textId="77777777">
      <w:pPr>
        <w:pStyle w:val="CommentText"/>
        <w:ind w:left="300"/>
      </w:pPr>
      <w:r>
        <w:rPr>
          <w:color w:val="000000"/>
          <w:highlight w:val="white"/>
        </w:rPr>
        <w:t>Reference-data-service </w:t>
      </w:r>
      <w:r>
        <w:t xml:space="preserve"> </w:t>
      </w:r>
    </w:p>
  </w:comment>
  <w:comment w:initials="MM" w:author="Mohmmad Modallal" w:date="2025-07-22T14:40:00Z" w:id="38">
    <w:p w:rsidR="002A559F" w:rsidP="002A559F" w:rsidRDefault="002A559F" w14:paraId="65F6256C" w14:textId="77777777">
      <w:pPr>
        <w:pStyle w:val="CommentText"/>
      </w:pPr>
      <w:r>
        <w:rPr>
          <w:rStyle w:val="CommentReference"/>
        </w:rPr>
        <w:annotationRef/>
      </w:r>
      <w:r>
        <w:t>Also (either in functional module or in external components)</w:t>
      </w:r>
    </w:p>
    <w:p w:rsidR="002A559F" w:rsidP="002A559F" w:rsidRDefault="002A559F" w14:paraId="2F069B0B" w14:textId="77777777">
      <w:pPr>
        <w:pStyle w:val="CommentText"/>
      </w:pPr>
    </w:p>
    <w:p w:rsidR="002A559F" w:rsidP="002A559F" w:rsidRDefault="002A559F" w14:paraId="2B76C3AC" w14:textId="77777777">
      <w:pPr>
        <w:pStyle w:val="CommentText"/>
        <w:ind w:left="300"/>
      </w:pPr>
      <w:r>
        <w:t>referral-service (from LLD)</w:t>
      </w:r>
    </w:p>
    <w:p w:rsidR="002A559F" w:rsidP="002A559F" w:rsidRDefault="002A559F" w14:paraId="063D6CB0" w14:textId="77777777">
      <w:pPr>
        <w:pStyle w:val="CommentText"/>
        <w:ind w:left="300"/>
      </w:pPr>
      <w:r>
        <w:t>physician-video-app (from LLD)</w:t>
      </w:r>
    </w:p>
    <w:p w:rsidR="002A559F" w:rsidP="002A559F" w:rsidRDefault="002A559F" w14:paraId="68921140" w14:textId="77777777">
      <w:pPr>
        <w:pStyle w:val="CommentText"/>
        <w:ind w:left="300"/>
      </w:pPr>
      <w:r>
        <w:t xml:space="preserve">vcp-core-app-frontend-web-v3 (from LLD) </w:t>
      </w:r>
    </w:p>
  </w:comment>
  <w:comment w:initials="MM" w:author="Mohmmad Modallal" w:date="2025-07-10T14:34:00Z" w:id="31">
    <w:p w:rsidR="0052461E" w:rsidP="0052461E" w:rsidRDefault="0052461E" w14:paraId="3DB66813" w14:textId="180DC792">
      <w:pPr>
        <w:pStyle w:val="CommentText"/>
      </w:pPr>
      <w:r>
        <w:rPr>
          <w:rStyle w:val="CommentReference"/>
        </w:rPr>
        <w:annotationRef/>
      </w:r>
      <w:r>
        <w:t>Some Modules mentioned inside the document but not in this list</w:t>
      </w:r>
    </w:p>
    <w:p w:rsidR="0052461E" w:rsidP="0052461E" w:rsidRDefault="0052461E" w14:paraId="19C38010" w14:textId="77777777">
      <w:pPr>
        <w:pStyle w:val="CommentText"/>
      </w:pPr>
    </w:p>
    <w:p w:rsidR="0052461E" w:rsidP="0052461E" w:rsidRDefault="0052461E" w14:paraId="7C14B383" w14:textId="77777777">
      <w:pPr>
        <w:pStyle w:val="CommentText"/>
        <w:numPr>
          <w:ilvl w:val="0"/>
          <w:numId w:val="31"/>
        </w:numPr>
      </w:pPr>
      <w:r>
        <w:t>Wearables Service</w:t>
      </w:r>
    </w:p>
    <w:p w:rsidR="0052461E" w:rsidP="0052461E" w:rsidRDefault="0052461E" w14:paraId="4137904A" w14:textId="77777777">
      <w:pPr>
        <w:pStyle w:val="CommentText"/>
        <w:numPr>
          <w:ilvl w:val="0"/>
          <w:numId w:val="31"/>
        </w:numPr>
      </w:pPr>
      <w:r>
        <w:t>Reference Service</w:t>
      </w:r>
    </w:p>
    <w:p w:rsidR="0052461E" w:rsidP="0052461E" w:rsidRDefault="0052461E" w14:paraId="34694ABF" w14:textId="77777777">
      <w:pPr>
        <w:pStyle w:val="CommentText"/>
        <w:numPr>
          <w:ilvl w:val="0"/>
          <w:numId w:val="31"/>
        </w:numPr>
      </w:pPr>
      <w:r>
        <w:t>Batch-worker Service</w:t>
      </w:r>
    </w:p>
  </w:comment>
  <w:comment w:initials="sa" w:author="samir.ahmed" w:date="2025-07-21T13:10:00Z" w:id="32">
    <w:p w:rsidR="00AE01A5" w:rsidRDefault="00AE01A5" w14:paraId="2BCB6D45" w14:textId="1E3D7952">
      <w:pPr>
        <w:pStyle w:val="CommentText"/>
      </w:pPr>
      <w:r>
        <w:rPr>
          <w:rStyle w:val="CommentReference"/>
        </w:rPr>
        <w:annotationRef/>
      </w:r>
      <w:r w:rsidRPr="26E6BCD0">
        <w:t>updated</w:t>
      </w:r>
    </w:p>
  </w:comment>
  <w:comment w:initials="MM" w:author="Mohmmad Modallal" w:date="2025-07-22T14:36:00Z" w:id="33">
    <w:p w:rsidR="00041481" w:rsidP="00041481" w:rsidRDefault="00041481" w14:paraId="0D30DCBA" w14:textId="77777777">
      <w:pPr>
        <w:pStyle w:val="CommentText"/>
      </w:pPr>
      <w:r>
        <w:rPr>
          <w:rStyle w:val="CommentReference"/>
        </w:rPr>
        <w:annotationRef/>
      </w:r>
      <w:r>
        <w:t>Thanks for the update, please add service Module System architecture in section “System Architecture Design”</w:t>
      </w:r>
    </w:p>
  </w:comment>
  <w:comment w:initials="MM" w:author="Mohmmad Modallal" w:date="2025-07-10T14:40:00Z" w:id="27">
    <w:p w:rsidR="00F27F1D" w:rsidP="00F27F1D" w:rsidRDefault="00F27F1D" w14:paraId="452F57D3" w14:textId="4709C6B7">
      <w:pPr>
        <w:pStyle w:val="CommentText"/>
      </w:pPr>
      <w:r>
        <w:rPr>
          <w:rStyle w:val="CommentReference"/>
        </w:rPr>
        <w:annotationRef/>
      </w:r>
      <w:r>
        <w:t>No System Architecture Design for following modules, if they still exist in the solution please provide more details</w:t>
      </w:r>
    </w:p>
    <w:p w:rsidR="00F27F1D" w:rsidP="00F27F1D" w:rsidRDefault="00F27F1D" w14:paraId="44490EB2" w14:textId="77777777">
      <w:pPr>
        <w:pStyle w:val="CommentText"/>
        <w:ind w:left="300"/>
      </w:pPr>
      <w:r>
        <w:t>Payment Service</w:t>
      </w:r>
    </w:p>
    <w:p w:rsidR="00F27F1D" w:rsidP="00F27F1D" w:rsidRDefault="00F27F1D" w14:paraId="41C5A2B9" w14:textId="77777777">
      <w:pPr>
        <w:pStyle w:val="CommentText"/>
        <w:ind w:left="300"/>
      </w:pPr>
      <w:r>
        <w:t>Chatbot Service</w:t>
      </w:r>
    </w:p>
    <w:p w:rsidR="00F27F1D" w:rsidP="00F27F1D" w:rsidRDefault="00F27F1D" w14:paraId="71634803" w14:textId="77777777">
      <w:pPr>
        <w:pStyle w:val="CommentText"/>
        <w:ind w:left="300"/>
      </w:pPr>
      <w:r>
        <w:t>Genomics Service</w:t>
      </w:r>
    </w:p>
  </w:comment>
  <w:comment w:initials="sa" w:author="samir.ahmed" w:date="2025-07-21T13:34:00Z" w:id="28">
    <w:p w:rsidR="00A8018E" w:rsidRDefault="00A8018E" w14:paraId="764998CB" w14:textId="0E9851B3">
      <w:pPr>
        <w:pStyle w:val="CommentText"/>
      </w:pPr>
      <w:r>
        <w:rPr>
          <w:rStyle w:val="CommentReference"/>
        </w:rPr>
        <w:annotationRef/>
      </w:r>
      <w:r w:rsidRPr="69F470C8">
        <w:t xml:space="preserve">updated and uploaded a new diagram including these services </w:t>
      </w:r>
      <w:hyperlink r:id="rId4">
        <w:r w:rsidRPr="578662DA">
          <w:rPr>
            <w:rStyle w:val="Hyperlink"/>
          </w:rPr>
          <w:t>DFD_Diagrams_v1.4.drawio</w:t>
        </w:r>
      </w:hyperlink>
    </w:p>
  </w:comment>
  <w:comment w:initials="MM" w:author="Mohmmad Modallal" w:date="2025-07-22T10:39:00Z" w:id="29">
    <w:p w:rsidR="00062228" w:rsidP="00062228" w:rsidRDefault="00062228" w14:paraId="05724288" w14:textId="66775A1C">
      <w:pPr>
        <w:pStyle w:val="CommentText"/>
      </w:pPr>
      <w:r>
        <w:rPr>
          <w:rStyle w:val="CommentReference"/>
        </w:rPr>
        <w:annotationRef/>
      </w:r>
      <w:r>
        <w:t xml:space="preserve">Still there is a mismatch, in the diagram there are 16 services while here in the table only 15. also, please refer to </w:t>
      </w:r>
      <w:r>
        <w:fldChar w:fldCharType="begin"/>
      </w:r>
      <w:r>
        <w:instrText>HYPERLINK "mailto:msarwar@Malaffi.ae"</w:instrText>
      </w:r>
      <w:bookmarkStart w:name="_@_58DA309D031B4512BF56D9103609724BZ" w:id="39"/>
      <w:r>
        <w:fldChar w:fldCharType="separate"/>
      </w:r>
      <w:bookmarkEnd w:id="39"/>
      <w:r w:rsidRPr="00062228">
        <w:rPr>
          <w:rStyle w:val="Mention"/>
          <w:noProof/>
        </w:rPr>
        <w:t>@Muhammad Sarwar</w:t>
      </w:r>
      <w:r>
        <w:fldChar w:fldCharType="end"/>
      </w:r>
      <w:r>
        <w:t xml:space="preserve"> comment above</w:t>
      </w:r>
    </w:p>
  </w:comment>
  <w:comment w:initials="sa" w:author="samir.ahmed" w:date="2025-07-22T13:12:00Z" w:id="30">
    <w:p w:rsidR="005F7735" w:rsidRDefault="005F7735" w14:paraId="36CB81EB" w14:textId="708AEE16">
      <w:pPr>
        <w:pStyle w:val="CommentText"/>
      </w:pPr>
      <w:r>
        <w:rPr>
          <w:rStyle w:val="CommentReference"/>
        </w:rPr>
        <w:annotationRef/>
      </w:r>
      <w:r w:rsidRPr="55242DB8">
        <w:t>the missed service is "CMS Service" which is out of Sahatna Scope, however, I added it in the table.</w:t>
      </w:r>
    </w:p>
  </w:comment>
  <w:comment w:initials="MM" w:author="Mohmmad Modallal" w:date="2025-07-10T14:38:00Z" w:id="43">
    <w:p w:rsidR="00BD277F" w:rsidP="00666F0B" w:rsidRDefault="00BD277F" w14:paraId="53495291" w14:textId="77777777">
      <w:pPr>
        <w:pStyle w:val="CommentText"/>
      </w:pPr>
      <w:r>
        <w:rPr>
          <w:rStyle w:val="CommentReference"/>
        </w:rPr>
        <w:annotationRef/>
      </w:r>
      <w:r>
        <w:t>SEHA is considered as one of the providers, not an HER aggregator. Please rephrase the statement to reflect the actual role of each entity</w:t>
      </w:r>
    </w:p>
  </w:comment>
  <w:comment w:initials="sa" w:author="samir.ahmed" w:date="2025-07-21T18:05:00Z" w:id="44">
    <w:p w:rsidR="00BD277F" w:rsidRDefault="00BD277F" w14:paraId="314330C0" w14:textId="5CC6D4A4">
      <w:pPr>
        <w:pStyle w:val="CommentText"/>
      </w:pPr>
      <w:r>
        <w:rPr>
          <w:rStyle w:val="CommentReference"/>
        </w:rPr>
        <w:annotationRef/>
      </w:r>
      <w:r w:rsidRPr="51E76EC4">
        <w:t>As per Product Team, practically SEHA is both Provider &amp; Aggregator because SEHA is the main umbrella which hosts 50+ facilities, so not sure about this update would be accurate. Please validate further with Product Team.</w:t>
      </w:r>
    </w:p>
  </w:comment>
  <w:comment w:initials="MM" w:author="Mohmmad Modallal" w:date="2025-07-22T10:49:00Z" w:id="45">
    <w:p w:rsidR="009D011A" w:rsidP="009D011A" w:rsidRDefault="009D011A" w14:paraId="73CD8F0C" w14:textId="77777777">
      <w:pPr>
        <w:pStyle w:val="CommentText"/>
      </w:pPr>
      <w:r>
        <w:rPr>
          <w:rStyle w:val="CommentReference"/>
        </w:rPr>
        <w:annotationRef/>
      </w:r>
      <w:r>
        <w:t>Please Add definitions for Provider &amp; Aggregators in stakeholders or actors, As per my understanding, the role of and integration with SEHA in the Sahatna is similar/closer to providers not to Malaffi. Please confirm my understanding or elaborate more about the role and responsibility of each</w:t>
      </w:r>
    </w:p>
    <w:p w:rsidR="009D011A" w:rsidP="009D011A" w:rsidRDefault="009D011A" w14:paraId="2FF5AEEE" w14:textId="77777777">
      <w:pPr>
        <w:pStyle w:val="CommentText"/>
      </w:pPr>
    </w:p>
    <w:p w:rsidR="009D011A" w:rsidP="009D011A" w:rsidRDefault="009D011A" w14:paraId="50D47222" w14:textId="77777777">
      <w:pPr>
        <w:pStyle w:val="CommentText"/>
      </w:pPr>
      <w:r>
        <w:t>Thanks</w:t>
      </w:r>
    </w:p>
  </w:comment>
  <w:comment w:initials="sa" w:author="samir.ahmed" w:date="2025-07-22T13:31:00Z" w:id="46">
    <w:p w:rsidR="00B03AFA" w:rsidRDefault="00B03AFA" w14:paraId="7C98B2C1" w14:textId="36D8B16A">
      <w:pPr>
        <w:pStyle w:val="CommentText"/>
      </w:pPr>
      <w:r>
        <w:rPr>
          <w:rStyle w:val="CommentReference"/>
        </w:rPr>
        <w:annotationRef/>
      </w:r>
      <w:r w:rsidRPr="1DE051CA">
        <w:t>statement has been re-phrased (also revised with Product Team)</w:t>
      </w:r>
    </w:p>
  </w:comment>
  <w:comment w:initials="MM" w:author="Mohmmad Modallal [2]" w:date="2025-07-03T17:17:00Z" w:id="47">
    <w:p w:rsidR="00BD277F" w:rsidRDefault="00BD277F" w14:paraId="6F3D1604" w14:textId="07985115">
      <w:pPr>
        <w:pStyle w:val="CommentText"/>
      </w:pPr>
      <w:r>
        <w:rPr>
          <w:rStyle w:val="CommentReference"/>
        </w:rPr>
        <w:annotationRef/>
      </w:r>
      <w:r w:rsidRPr="52660339">
        <w:t>What is HER?</w:t>
      </w:r>
    </w:p>
  </w:comment>
  <w:comment w:initials="sa" w:author="samir.ahmed" w:date="2025-07-21T11:10:00Z" w:id="48">
    <w:p w:rsidR="00BD277F" w:rsidRDefault="00BD277F" w14:paraId="00485A04" w14:textId="093E31CF">
      <w:pPr>
        <w:pStyle w:val="CommentText"/>
      </w:pPr>
      <w:r>
        <w:rPr>
          <w:rStyle w:val="CommentReference"/>
        </w:rPr>
        <w:annotationRef/>
      </w:r>
      <w:r w:rsidRPr="19916998">
        <w:t>It's EHR, typo (fixed now)</w:t>
      </w:r>
    </w:p>
  </w:comment>
  <w:comment w:initials="MM" w:author="Mohmmad Modallal [2]" w:date="2025-07-03T17:18:00Z" w:id="50">
    <w:p w:rsidR="00BD277F" w:rsidRDefault="00BD277F" w14:paraId="13EB2FCD" w14:textId="1F9C9211">
      <w:pPr>
        <w:pStyle w:val="CommentText"/>
      </w:pPr>
      <w:r>
        <w:rPr>
          <w:rStyle w:val="CommentReference"/>
        </w:rPr>
        <w:annotationRef/>
      </w:r>
      <w:r w:rsidRPr="3E36D908">
        <w:t>Transformation from FHIR to Sahatna only? or two-way transformation?</w:t>
      </w:r>
    </w:p>
  </w:comment>
  <w:comment w:initials="MS" w:author="Muhammad Sarwar" w:date="2025-07-10T12:52:00Z" w:id="51">
    <w:p w:rsidR="00BD277F" w:rsidP="008539FB" w:rsidRDefault="00BD277F" w14:paraId="21D64C3D" w14:textId="77777777">
      <w:pPr>
        <w:pStyle w:val="CommentText"/>
      </w:pPr>
      <w:r>
        <w:rPr>
          <w:rStyle w:val="CommentReference"/>
        </w:rPr>
        <w:annotationRef/>
      </w:r>
      <w:r>
        <w:t>FHIR/Custom JSON to Sahatna only</w:t>
      </w:r>
    </w:p>
  </w:comment>
  <w:comment w:initials="MM" w:author="Mohmmad Modallal" w:date="2025-07-17T15:23:00Z" w:id="54">
    <w:p w:rsidR="003A5ADD" w:rsidP="003A5ADD" w:rsidRDefault="003A5ADD" w14:paraId="56C74139" w14:textId="77777777">
      <w:pPr>
        <w:pStyle w:val="CommentText"/>
      </w:pPr>
      <w:r>
        <w:rPr>
          <w:rStyle w:val="CommentReference"/>
        </w:rPr>
        <w:annotationRef/>
      </w:r>
      <w:r>
        <w:t>Fill and define all External Components related and integrated with the solution</w:t>
      </w:r>
    </w:p>
  </w:comment>
  <w:comment w:initials="sa" w:author="samir.ahmed" w:date="2025-07-21T13:54:00Z" w:id="55">
    <w:p w:rsidR="00A8018E" w:rsidRDefault="00A8018E" w14:paraId="533D8F46" w14:textId="4CBE0CCE">
      <w:pPr>
        <w:pStyle w:val="CommentText"/>
      </w:pPr>
      <w:r>
        <w:rPr>
          <w:rStyle w:val="CommentReference"/>
        </w:rPr>
        <w:annotationRef/>
      </w:r>
      <w:r w:rsidRPr="50B125F5">
        <w:t>updated section</w:t>
      </w:r>
    </w:p>
  </w:comment>
  <w:comment w:initials="sa" w:author="samir.ahmed" w:date="2025-07-22T14:07:00Z" w:id="56">
    <w:p w:rsidR="00377C7A" w:rsidRDefault="00377C7A" w14:paraId="1F3574DA" w14:textId="68D7C895">
      <w:pPr>
        <w:pStyle w:val="CommentText"/>
      </w:pPr>
      <w:r>
        <w:rPr>
          <w:rStyle w:val="CommentReference"/>
        </w:rPr>
        <w:annotationRef/>
      </w:r>
      <w:r w:rsidRPr="5DB717A8">
        <w:t>external system components are updated</w:t>
      </w:r>
    </w:p>
  </w:comment>
  <w:comment w:initials="MM" w:author="Mohmmad Modallal" w:date="2025-07-17T15:42:00Z" w:id="146">
    <w:p w:rsidR="00C20AAF" w:rsidP="00C20AAF" w:rsidRDefault="001407BD" w14:paraId="3420F987" w14:textId="22B2DC8B">
      <w:pPr>
        <w:pStyle w:val="CommentText"/>
      </w:pPr>
      <w:r>
        <w:rPr>
          <w:rStyle w:val="CommentReference"/>
        </w:rPr>
        <w:annotationRef/>
      </w:r>
      <w:r w:rsidR="00C20AAF">
        <w:rPr>
          <w:b/>
          <w:bCs/>
          <w:color w:val="EE0000"/>
        </w:rPr>
        <w:t>IMPORTANT</w:t>
      </w:r>
    </w:p>
    <w:p w:rsidR="00C20AAF" w:rsidP="00C20AAF" w:rsidRDefault="00C20AAF" w14:paraId="701181B6" w14:textId="77777777">
      <w:pPr>
        <w:pStyle w:val="CommentText"/>
      </w:pPr>
      <w:r>
        <w:t>The Solution consists of three main systems/apps,</w:t>
      </w:r>
    </w:p>
    <w:p w:rsidR="00C20AAF" w:rsidP="00C20AAF" w:rsidRDefault="00C20AAF" w14:paraId="6AAA22DE" w14:textId="77777777">
      <w:pPr>
        <w:pStyle w:val="CommentText"/>
      </w:pPr>
      <w:r>
        <w:t>Client Mobile App</w:t>
      </w:r>
    </w:p>
    <w:p w:rsidR="00C20AAF" w:rsidP="00C20AAF" w:rsidRDefault="00C20AAF" w14:paraId="1C089350" w14:textId="77777777">
      <w:pPr>
        <w:pStyle w:val="CommentText"/>
      </w:pPr>
      <w:r>
        <w:t>Providers Web Portal</w:t>
      </w:r>
    </w:p>
    <w:p w:rsidR="00C20AAF" w:rsidP="00C20AAF" w:rsidRDefault="00C20AAF" w14:paraId="100836C9" w14:textId="77777777">
      <w:pPr>
        <w:pStyle w:val="CommentText"/>
      </w:pPr>
      <w:r>
        <w:t>Backend Services</w:t>
      </w:r>
    </w:p>
    <w:p w:rsidR="00C20AAF" w:rsidP="00C20AAF" w:rsidRDefault="00C20AAF" w14:paraId="262A84E1" w14:textId="77777777">
      <w:pPr>
        <w:pStyle w:val="CommentText"/>
      </w:pPr>
    </w:p>
    <w:p w:rsidR="00C20AAF" w:rsidP="00C20AAF" w:rsidRDefault="00C20AAF" w14:paraId="0E7A0DFC" w14:textId="77777777">
      <w:pPr>
        <w:pStyle w:val="CommentText"/>
      </w:pPr>
      <w:r>
        <w:t>All details below are related to only backend Services and nothing related to other two components. Please add sections in the document to explain the same for these two components</w:t>
      </w:r>
    </w:p>
  </w:comment>
  <w:comment w:initials="sa" w:author="samir.ahmed" w:date="2025-07-21T13:57:00Z" w:id="147">
    <w:p w:rsidR="00A8018E" w:rsidRDefault="00A8018E" w14:paraId="52928AD0" w14:textId="49E211C7">
      <w:pPr>
        <w:pStyle w:val="CommentText"/>
      </w:pPr>
      <w:r>
        <w:rPr>
          <w:rStyle w:val="CommentReference"/>
        </w:rPr>
        <w:annotationRef/>
      </w:r>
      <w:r w:rsidRPr="2B1E62BD">
        <w:t xml:space="preserve">If this point for UX design / user journeys, all are available in </w:t>
      </w:r>
      <w:hyperlink r:id="rId5">
        <w:r w:rsidRPr="0361E795">
          <w:rPr>
            <w:rStyle w:val="Hyperlink"/>
          </w:rPr>
          <w:t>UI-UX</w:t>
        </w:r>
      </w:hyperlink>
    </w:p>
    <w:p w:rsidR="00A8018E" w:rsidRDefault="00A8018E" w14:paraId="2D53F9EA" w14:textId="63A9D03F">
      <w:pPr>
        <w:pStyle w:val="CommentText"/>
      </w:pPr>
      <w:r w:rsidRPr="23F204C2">
        <w:t>If the required docs relates to: Frontend framework (React Native), build tools and bundlers (Webpack)</w:t>
      </w:r>
    </w:p>
    <w:p w:rsidR="00A8018E" w:rsidRDefault="00A8018E" w14:paraId="5AE249A9" w14:textId="266A7512">
      <w:pPr>
        <w:pStyle w:val="CommentText"/>
      </w:pPr>
      <w:r w:rsidRPr="7A0C1777">
        <w:t xml:space="preserve">Components/Folders structure -&gt; all are mentioned in </w:t>
      </w:r>
      <w:hyperlink r:id="rId6">
        <w:r w:rsidRPr="3FBE6B6D">
          <w:rPr>
            <w:rStyle w:val="Hyperlink"/>
          </w:rPr>
          <w:t>Sahatna Mobile App Setup - v1.0.docx</w:t>
        </w:r>
      </w:hyperlink>
      <w:r w:rsidRPr="135665BF">
        <w:t xml:space="preserve"> and </w:t>
      </w:r>
      <w:hyperlink r:id="rId7">
        <w:r w:rsidRPr="1C3C13FB">
          <w:rPr>
            <w:rStyle w:val="Hyperlink"/>
          </w:rPr>
          <w:t>Sahatna Web App Setup - v1.1.docx</w:t>
        </w:r>
      </w:hyperlink>
    </w:p>
  </w:comment>
  <w:comment w:initials="MM" w:author="Mohmmad Modallal" w:date="2025-07-22T12:36:00Z" w:id="148">
    <w:p w:rsidR="00726FC0" w:rsidP="00726FC0" w:rsidRDefault="00726FC0" w14:paraId="6EE7E46E" w14:textId="77777777">
      <w:pPr>
        <w:pStyle w:val="CommentText"/>
      </w:pPr>
      <w:r>
        <w:rPr>
          <w:rStyle w:val="CommentReference"/>
        </w:rPr>
        <w:annotationRef/>
      </w:r>
      <w:r>
        <w:t>It is not only about UX and user journeys, it is about System Design and architecture, what are the modules exists in each system, what are APIs consumed, business capabilities provided by each module, business roles and validations, data models and local DB(if any), ...etc.</w:t>
      </w:r>
    </w:p>
    <w:p w:rsidR="00726FC0" w:rsidP="00726FC0" w:rsidRDefault="00726FC0" w14:paraId="51333D0E" w14:textId="77777777">
      <w:pPr>
        <w:pStyle w:val="CommentText"/>
      </w:pPr>
    </w:p>
    <w:p w:rsidR="00726FC0" w:rsidP="00726FC0" w:rsidRDefault="00726FC0" w14:paraId="4C7F7A4E" w14:textId="77777777">
      <w:pPr>
        <w:pStyle w:val="CommentText"/>
      </w:pPr>
      <w:r>
        <w:t>The documents mentioned are developers guide on how to setup system, compile and run the system only</w:t>
      </w:r>
    </w:p>
  </w:comment>
  <w:comment w:initials="AO" w:author="Ahmed Othman" w:date="2024-01-08T15:26:00Z" w:id="157">
    <w:p w:rsidR="000C4A4C" w:rsidRDefault="000C4A4C" w14:paraId="317571ED" w14:textId="428005BB">
      <w:r>
        <w:rPr>
          <w:rStyle w:val="CommentReference"/>
        </w:rPr>
        <w:annotationRef/>
      </w:r>
      <w:r>
        <w:rPr>
          <w:sz w:val="20"/>
          <w:szCs w:val="20"/>
        </w:rPr>
        <w:fldChar w:fldCharType="begin"/>
      </w:r>
      <w:r>
        <w:rPr>
          <w:sz w:val="20"/>
          <w:szCs w:val="20"/>
        </w:rPr>
        <w:instrText xml:space="preserve"> HYPERLINK "mailto:siarhei.ihnatsenka@injazat.com" </w:instrText>
      </w:r>
      <w:bookmarkStart w:name="_@_D7211B645D6111439B205C36518394D6Z" w:id="158"/>
      <w:r>
        <w:rPr>
          <w:sz w:val="20"/>
          <w:szCs w:val="20"/>
        </w:rPr>
      </w:r>
      <w:r>
        <w:rPr>
          <w:sz w:val="20"/>
          <w:szCs w:val="20"/>
        </w:rPr>
        <w:fldChar w:fldCharType="separate"/>
      </w:r>
      <w:bookmarkEnd w:id="158"/>
      <w:r w:rsidRPr="000C4A4C">
        <w:rPr>
          <w:rStyle w:val="Mention"/>
          <w:noProof/>
          <w:sz w:val="20"/>
          <w:szCs w:val="20"/>
        </w:rPr>
        <w:t>@Siarhei Ihnatsenka</w:t>
      </w:r>
      <w:r>
        <w:rPr>
          <w:sz w:val="20"/>
          <w:szCs w:val="20"/>
        </w:rPr>
        <w:fldChar w:fldCharType="end"/>
      </w:r>
      <w:r>
        <w:rPr>
          <w:sz w:val="20"/>
          <w:szCs w:val="20"/>
        </w:rPr>
        <w:t xml:space="preserve"> add seperate section about dapr and what it solves </w:t>
      </w:r>
    </w:p>
    <w:p w:rsidR="000C4A4C" w:rsidRDefault="000C4A4C" w14:paraId="01A05CA1" w14:textId="77777777"/>
    <w:p w:rsidR="000C4A4C" w:rsidRDefault="000C4A4C" w14:paraId="609D9F45" w14:textId="000E4391">
      <w:pPr>
        <w:pStyle w:val="CommentText"/>
      </w:pPr>
      <w:r>
        <w:t>https://github.com/dotnet-architecture/eBooks/blob/1ed30275281b9060964fcb2a4c363fe7797fe3f3/current/dapr-for-net-developers/Dapr-for-NET-Developers.pdf</w:t>
      </w:r>
    </w:p>
  </w:comment>
  <w:comment w:initials="MM" w:author="Mohmmad Modallal" w:date="2025-07-17T15:26:00Z" w:id="167">
    <w:p w:rsidR="00D35197" w:rsidP="00D35197" w:rsidRDefault="00D35197" w14:paraId="3F8BF932" w14:textId="77777777">
      <w:pPr>
        <w:pStyle w:val="CommentText"/>
      </w:pPr>
      <w:r>
        <w:rPr>
          <w:rStyle w:val="CommentReference"/>
        </w:rPr>
        <w:annotationRef/>
      </w:r>
      <w:r>
        <w:t>For consistency and removing ambiguity, If the integration is through APIs/SDK, then the data source is DBLink, then the source is DB</w:t>
      </w:r>
    </w:p>
  </w:comment>
  <w:comment w:initials="sa" w:author="samir.ahmed" w:date="2025-07-21T14:23:00Z" w:id="168">
    <w:p w:rsidR="001E4F22" w:rsidRDefault="001E4F22" w14:paraId="78C66776" w14:textId="22F34B36">
      <w:pPr>
        <w:pStyle w:val="CommentText"/>
      </w:pPr>
      <w:r>
        <w:rPr>
          <w:rStyle w:val="CommentReference"/>
        </w:rPr>
        <w:annotationRef/>
      </w:r>
      <w:r w:rsidRPr="64D45A23">
        <w:t>Any external DB (e.g. Malaffi, DOH, Malaffi PHR, Isabel DBs) are accessed from Sahatna using APIs.</w:t>
      </w:r>
    </w:p>
    <w:p w:rsidR="001E4F22" w:rsidRDefault="001E4F22" w14:paraId="17DAA0FF" w14:textId="055CA91B">
      <w:pPr>
        <w:pStyle w:val="CommentText"/>
      </w:pPr>
      <w:r w:rsidRPr="6CEC6924">
        <w:t>Any internal DB (e.g. Azure SQL, MongoDB, Redis) are directly accessed via DB connection.</w:t>
      </w:r>
    </w:p>
  </w:comment>
  <w:comment w:initials="MM" w:author="Mohmmad Modallal" w:date="2025-07-10T10:16:00Z" w:id="169">
    <w:p w:rsidR="007E14C3" w:rsidP="007E14C3" w:rsidRDefault="007E14C3" w14:paraId="5AE034D8" w14:textId="26EA7B5B">
      <w:pPr>
        <w:pStyle w:val="CommentText"/>
      </w:pPr>
      <w:r>
        <w:rPr>
          <w:rStyle w:val="CommentReference"/>
        </w:rPr>
        <w:annotationRef/>
      </w:r>
      <w:r>
        <w:t>Is Sehanta is directly integrated with MOI? , if not then it should not be listed in the data sources list.</w:t>
      </w:r>
    </w:p>
    <w:p w:rsidR="007E14C3" w:rsidP="007E14C3" w:rsidRDefault="007E14C3" w14:paraId="66582F7D" w14:textId="77777777">
      <w:pPr>
        <w:pStyle w:val="CommentText"/>
      </w:pPr>
    </w:p>
    <w:p w:rsidR="007E14C3" w:rsidP="007E14C3" w:rsidRDefault="007E14C3" w14:paraId="2C0831ED" w14:textId="77777777">
      <w:pPr>
        <w:pStyle w:val="CommentText"/>
      </w:pPr>
      <w:r>
        <w:t>For indirect integration (like Sehatna --&gt; DoH --&gt; MOI), it is good to mention this in the BRD or as a comment only in this document</w:t>
      </w:r>
    </w:p>
  </w:comment>
  <w:comment w:initials="MS" w:author="Muhammad Sarwar" w:date="2025-07-10T12:59:00Z" w:id="170">
    <w:p w:rsidR="00BF7750" w:rsidP="00BF7750" w:rsidRDefault="00BF7750" w14:paraId="7D95AC29" w14:textId="77777777">
      <w:pPr>
        <w:pStyle w:val="CommentText"/>
      </w:pPr>
      <w:r>
        <w:rPr>
          <w:rStyle w:val="CommentReference"/>
        </w:rPr>
        <w:annotationRef/>
      </w:r>
      <w:r>
        <w:t>Through DOH</w:t>
      </w:r>
    </w:p>
  </w:comment>
  <w:comment w:initials="MM" w:author="Mohmmad Modallal" w:date="2025-07-10T14:42:00Z" w:id="171">
    <w:p w:rsidR="005D447B" w:rsidP="005D447B" w:rsidRDefault="005D447B" w14:paraId="26A81D4D" w14:textId="77777777">
      <w:pPr>
        <w:pStyle w:val="CommentText"/>
      </w:pPr>
      <w:r>
        <w:rPr>
          <w:rStyle w:val="CommentReference"/>
        </w:rPr>
        <w:annotationRef/>
      </w:r>
      <w:r>
        <w:t>Nothing mentioned in the document regarding to Audit and log, what is the schema, ER diagram, communications protocols, types of logs</w:t>
      </w:r>
    </w:p>
  </w:comment>
  <w:comment w:initials="sa" w:author="samir.ahmed" w:date="2025-07-21T14:01:00Z" w:id="172">
    <w:p w:rsidR="00A8018E" w:rsidRDefault="00A8018E" w14:paraId="3F2BDB62" w14:textId="3B6E42FD">
      <w:pPr>
        <w:pStyle w:val="CommentText"/>
      </w:pPr>
      <w:r>
        <w:rPr>
          <w:rStyle w:val="CommentReference"/>
        </w:rPr>
        <w:annotationRef/>
      </w:r>
      <w:r w:rsidRPr="6C1042E6">
        <w:t>Azure Monitor is providing out-of-the-box observability capabilities like APM, log management (with KQL support) - no special customization in Sahatna App except for connecting to Azure Insights configuration file.</w:t>
      </w:r>
    </w:p>
  </w:comment>
  <w:comment w:initials="MM" w:author="Mohmmad Modallal" w:date="2025-07-22T12:45:00Z" w:id="173">
    <w:p w:rsidR="00B1293B" w:rsidP="00B1293B" w:rsidRDefault="00B1293B" w14:paraId="16ED6193" w14:textId="77777777">
      <w:pPr>
        <w:pStyle w:val="CommentText"/>
      </w:pPr>
      <w:r>
        <w:rPr>
          <w:rStyle w:val="CommentReference"/>
        </w:rPr>
        <w:annotationRef/>
      </w:r>
      <w:r>
        <w:t>As per my understanding to KT recording, there was discussions and agreements with DoH team on log entries structure. And as these services are deployed on AKS, there are some mechanisms to generate, transfer the logs across the cluster. We need more elaboration on how it was designed please</w:t>
      </w:r>
    </w:p>
  </w:comment>
  <w:comment w:initials="MM" w:author="Mohmmad Modallal" w:date="2025-07-22T12:49:00Z" w:id="236">
    <w:p w:rsidR="004A4F3C" w:rsidP="004A4F3C" w:rsidRDefault="00FB3FDA" w14:paraId="29AC19CD" w14:textId="77777777">
      <w:pPr>
        <w:pStyle w:val="CommentText"/>
      </w:pPr>
      <w:r>
        <w:rPr>
          <w:rStyle w:val="CommentReference"/>
        </w:rPr>
        <w:annotationRef/>
      </w:r>
      <w:r w:rsidR="004A4F3C">
        <w:t>There are some mismatches in the collections here, please update the list with all existing collections. Ideally, all collections will be mentioned in data models sections later in this document should be mentioned here</w:t>
      </w:r>
    </w:p>
    <w:p w:rsidR="004A4F3C" w:rsidP="004A4F3C" w:rsidRDefault="004A4F3C" w14:paraId="4A66891E" w14:textId="77777777">
      <w:pPr>
        <w:pStyle w:val="CommentText"/>
      </w:pPr>
    </w:p>
    <w:p w:rsidR="004A4F3C" w:rsidP="004A4F3C" w:rsidRDefault="004A4F3C" w14:paraId="777C2B8F" w14:textId="77777777">
      <w:pPr>
        <w:pStyle w:val="CommentText"/>
      </w:pPr>
      <w:r>
        <w:t>Also please add the database name for each collection</w:t>
      </w:r>
    </w:p>
  </w:comment>
  <w:comment w:initials="AS" w:author="Alexey Shevchik" w:date="2023-12-27T16:18:00Z" w:id="245">
    <w:p w:rsidR="1682B30F" w:rsidRDefault="1682B30F" w14:paraId="0A1894BA" w14:textId="55CB48C0">
      <w:pPr>
        <w:pStyle w:val="CommentText"/>
      </w:pPr>
      <w:r>
        <w:fldChar w:fldCharType="begin"/>
      </w:r>
      <w:r>
        <w:instrText xml:space="preserve"> HYPERLINK "mailto:ahmed.othman@injazat.com"</w:instrText>
      </w:r>
      <w:bookmarkStart w:name="_@_1C1E666DC432401F9DDE0D99CFDEE97FZ" w:id="247"/>
      <w:r>
        <w:fldChar w:fldCharType="separate"/>
      </w:r>
      <w:bookmarkEnd w:id="247"/>
      <w:r w:rsidRPr="1682B30F">
        <w:rPr>
          <w:rStyle w:val="Mention"/>
          <w:noProof/>
        </w:rPr>
        <w:t>@Ahmed Othman</w:t>
      </w:r>
      <w:r>
        <w:fldChar w:fldCharType="end"/>
      </w:r>
      <w:r>
        <w:t xml:space="preserve"> , we need DevOps help here, please</w:t>
      </w:r>
      <w:r>
        <w:rPr>
          <w:rStyle w:val="CommentReference"/>
        </w:rPr>
        <w:annotationRef/>
      </w:r>
    </w:p>
  </w:comment>
  <w:comment w:initials="AO" w:author="Ahmed Othman" w:date="2023-12-27T18:45:00Z" w:id="246">
    <w:p w:rsidR="00E25623" w:rsidRDefault="00E25623" w14:paraId="560B06BD" w14:textId="3E6F6B5F">
      <w:pPr>
        <w:pStyle w:val="CommentText"/>
      </w:pPr>
      <w:r>
        <w:rPr>
          <w:rStyle w:val="CommentReference"/>
        </w:rPr>
        <w:annotationRef/>
      </w:r>
      <w:r>
        <w:t>I’m adding stack details</w:t>
      </w:r>
    </w:p>
  </w:comment>
  <w:comment w:initials="MM" w:author="Mohmmad Modallal" w:date="2025-07-10T14:30:00Z" w:id="250">
    <w:p w:rsidR="00D37273" w:rsidP="00D37273" w:rsidRDefault="00D37273" w14:paraId="410FD9F3" w14:textId="77777777">
      <w:pPr>
        <w:pStyle w:val="CommentText"/>
      </w:pPr>
      <w:r>
        <w:rPr>
          <w:rStyle w:val="CommentReference"/>
        </w:rPr>
        <w:annotationRef/>
      </w:r>
      <w:r>
        <w:t>Reflect all Data Storage here including:</w:t>
      </w:r>
    </w:p>
    <w:p w:rsidR="00D37273" w:rsidP="00D37273" w:rsidRDefault="00D37273" w14:paraId="18290B7B" w14:textId="77777777">
      <w:pPr>
        <w:pStyle w:val="CommentText"/>
        <w:ind w:left="300"/>
      </w:pPr>
      <w:r>
        <w:t>Strapi</w:t>
      </w:r>
    </w:p>
    <w:p w:rsidR="00D37273" w:rsidP="00D37273" w:rsidRDefault="00D37273" w14:paraId="70B2DC18" w14:textId="77777777">
      <w:pPr>
        <w:pStyle w:val="CommentText"/>
        <w:ind w:left="300"/>
      </w:pPr>
      <w:r>
        <w:t>Object Storage</w:t>
      </w:r>
    </w:p>
  </w:comment>
  <w:comment w:initials="sa" w:author="samir.ahmed" w:date="2025-07-21T14:04:00Z" w:id="251">
    <w:p w:rsidR="00A8018E" w:rsidRDefault="00A8018E" w14:paraId="6DBAC264" w14:textId="06B4A81E">
      <w:pPr>
        <w:pStyle w:val="CommentText"/>
      </w:pPr>
      <w:r>
        <w:rPr>
          <w:rStyle w:val="CommentReference"/>
        </w:rPr>
        <w:annotationRef/>
      </w:r>
      <w:r w:rsidRPr="7CEE14A5">
        <w:t>updated section</w:t>
      </w:r>
    </w:p>
  </w:comment>
  <w:comment w:initials="AS" w:author="Alexey Shevchik" w:date="2023-12-27T16:18:00Z" w:id="254">
    <w:p w:rsidR="00143220" w:rsidP="00143220" w:rsidRDefault="00143220" w14:paraId="7FEAF02F" w14:textId="12F72355">
      <w:pPr>
        <w:pStyle w:val="CommentText"/>
      </w:pPr>
      <w:hyperlink w:history="1" r:id="rId8">
        <w:r w:rsidRPr="1682B30F">
          <w:rPr>
            <w:rStyle w:val="Mention"/>
            <w:noProof/>
          </w:rPr>
          <w:t>@Ahmed Othman</w:t>
        </w:r>
      </w:hyperlink>
      <w:r>
        <w:t xml:space="preserve"> , we need DevOps help here, please</w:t>
      </w:r>
      <w:r>
        <w:rPr>
          <w:rStyle w:val="CommentReference"/>
        </w:rPr>
        <w:annotationRef/>
      </w:r>
    </w:p>
  </w:comment>
  <w:comment w:initials="AO" w:author="Ahmed Othman" w:date="2023-12-27T18:45:00Z" w:id="255">
    <w:p w:rsidR="00143220" w:rsidP="00143220" w:rsidRDefault="00143220" w14:paraId="730D39C6" w14:textId="77777777">
      <w:pPr>
        <w:pStyle w:val="CommentText"/>
      </w:pPr>
      <w:r>
        <w:rPr>
          <w:rStyle w:val="CommentReference"/>
        </w:rPr>
        <w:annotationRef/>
      </w:r>
      <w:r>
        <w:t>I’m adding stack details</w:t>
      </w:r>
    </w:p>
  </w:comment>
  <w:comment w:initials="MM" w:author="Mohmmad Modallal" w:date="2025-07-10T14:43:00Z" w:id="252">
    <w:p w:rsidR="00BB5B1D" w:rsidP="00BB5B1D" w:rsidRDefault="00BB5B1D" w14:paraId="1E83A1E9" w14:textId="77777777">
      <w:pPr>
        <w:pStyle w:val="CommentText"/>
      </w:pPr>
      <w:r>
        <w:rPr>
          <w:rStyle w:val="CommentReference"/>
        </w:rPr>
        <w:annotationRef/>
      </w:r>
      <w:r>
        <w:t>This is general information explains sidecar pattern, Please provide more details on how it is applied on Sahatna</w:t>
      </w:r>
    </w:p>
    <w:p w:rsidR="00BB5B1D" w:rsidP="00BB5B1D" w:rsidRDefault="00BB5B1D" w14:paraId="16D41D79" w14:textId="77777777">
      <w:pPr>
        <w:pStyle w:val="CommentText"/>
      </w:pPr>
      <w:hyperlink w:history="1" r:id="rId9">
        <w:r w:rsidRPr="004879A9">
          <w:rPr>
            <w:rStyle w:val="Hyperlink"/>
          </w:rPr>
          <w:t>Sidecar pattern - Azure Architecture Center | Microsoft Learn</w:t>
        </w:r>
      </w:hyperlink>
    </w:p>
  </w:comment>
  <w:comment w:initials="sa" w:author="samir.ahmed" w:date="1900-01-01T00:00:00Z" w:id="253">
    <w:p w:rsidR="001E4F22" w:rsidRDefault="001E4F22" w14:paraId="521F21E2" w14:textId="76A4B0F9">
      <w:pPr>
        <w:pStyle w:val="CommentText"/>
      </w:pPr>
      <w:r>
        <w:rPr>
          <w:rStyle w:val="CommentReference"/>
        </w:rPr>
        <w:annotationRef/>
      </w:r>
      <w:r w:rsidRPr="044FA6B1">
        <w:t>In Sahatna, Dapr framework is used to provide out-of-the-box cross-cutting concerns architecture. Sahatna in this context acts a Dapr user/consumer. Sidecare pattern itself is automatically managed by Dapr Control Plane itself (not implemented by Sahatna).</w:t>
      </w:r>
    </w:p>
    <w:p w:rsidR="001E4F22" w:rsidRDefault="001E4F22" w14:paraId="790F952B" w14:textId="38FFAA41">
      <w:pPr>
        <w:pStyle w:val="CommentText"/>
      </w:pPr>
      <w:r w:rsidRPr="3081F642">
        <w:t>Dapr usage/implementation in Sahatna is applied as mentioned in the public documentation https://docs.dapr.io/operations/hosting/kubernetes/cluster/setup-aks/</w:t>
      </w:r>
    </w:p>
  </w:comment>
  <w:comment w:initials="AS" w:author="Alexey Shevchik" w:date="2023-12-27T16:18:00Z" w:id="274">
    <w:p w:rsidR="007A7C35" w:rsidP="007A7C35" w:rsidRDefault="007A7C35" w14:paraId="2A95AC7A" w14:textId="51D405BB">
      <w:pPr>
        <w:pStyle w:val="CommentText"/>
      </w:pPr>
      <w:hyperlink w:history="1" r:id="rId10">
        <w:r w:rsidRPr="1682B30F">
          <w:rPr>
            <w:rStyle w:val="Mention"/>
            <w:noProof/>
          </w:rPr>
          <w:t>@Ahmed Othman</w:t>
        </w:r>
      </w:hyperlink>
      <w:r>
        <w:t xml:space="preserve"> , we need DevOps help here, please</w:t>
      </w:r>
      <w:r>
        <w:rPr>
          <w:rStyle w:val="CommentReference"/>
        </w:rPr>
        <w:annotationRef/>
      </w:r>
    </w:p>
  </w:comment>
  <w:comment w:initials="AO" w:author="Ahmed Othman" w:date="2023-12-27T18:45:00Z" w:id="275">
    <w:p w:rsidR="007A7C35" w:rsidP="007A7C35" w:rsidRDefault="007A7C35" w14:paraId="4B06977E" w14:textId="77777777">
      <w:pPr>
        <w:pStyle w:val="CommentText"/>
      </w:pPr>
      <w:r>
        <w:rPr>
          <w:rStyle w:val="CommentReference"/>
        </w:rPr>
        <w:annotationRef/>
      </w:r>
      <w:r>
        <w:t>I’m adding stack details</w:t>
      </w:r>
    </w:p>
  </w:comment>
  <w:comment w:initials="MM" w:author="Mohmmad Modallal" w:date="2025-07-10T14:46:00Z" w:id="272">
    <w:p w:rsidR="0039586F" w:rsidP="0039586F" w:rsidRDefault="0039586F" w14:paraId="258C164D" w14:textId="77777777">
      <w:pPr>
        <w:pStyle w:val="CommentText"/>
      </w:pPr>
      <w:r>
        <w:rPr>
          <w:rStyle w:val="CommentReference"/>
        </w:rPr>
        <w:annotationRef/>
      </w:r>
      <w:r>
        <w:t xml:space="preserve">This is general information, Please explain where and how it was configured and applied on Sahatna </w:t>
      </w:r>
    </w:p>
    <w:p w:rsidR="0039586F" w:rsidP="0039586F" w:rsidRDefault="0039586F" w14:paraId="519AC252" w14:textId="77777777">
      <w:pPr>
        <w:pStyle w:val="CommentText"/>
      </w:pPr>
      <w:hyperlink w:history="1" r:id="rId11">
        <w:r w:rsidRPr="00A17D24">
          <w:rPr>
            <w:rStyle w:val="Hyperlink"/>
          </w:rPr>
          <w:t>Resiliency | Dapr Docs</w:t>
        </w:r>
      </w:hyperlink>
      <w:r>
        <w:t xml:space="preserve"> </w:t>
      </w:r>
    </w:p>
  </w:comment>
  <w:comment w:initials="sa" w:author="samir.ahmed" w:date="2025-07-21T15:07:00Z" w:id="273">
    <w:p w:rsidR="001E4F22" w:rsidRDefault="001E4F22" w14:paraId="238261E1" w14:textId="75E48CD6">
      <w:pPr>
        <w:pStyle w:val="CommentText"/>
      </w:pPr>
      <w:r>
        <w:rPr>
          <w:rStyle w:val="CommentReference"/>
        </w:rPr>
        <w:annotationRef/>
      </w:r>
      <w:r w:rsidRPr="3F3B301A">
        <w:t xml:space="preserve">by definition any Dapr building block (e.g. timeout, retries...etc) is declaratively configured in yaml files. </w:t>
      </w:r>
    </w:p>
  </w:comment>
  <w:comment w:initials="MM" w:author="Mohmmad Modallal" w:date="2025-07-22T13:09:00Z" w:id="282">
    <w:p w:rsidR="002B41A3" w:rsidP="002B41A3" w:rsidRDefault="002B41A3" w14:paraId="48491F13" w14:textId="77777777">
      <w:pPr>
        <w:pStyle w:val="CommentText"/>
      </w:pPr>
      <w:r>
        <w:rPr>
          <w:rStyle w:val="CommentReference"/>
        </w:rPr>
        <w:annotationRef/>
      </w:r>
      <w:r>
        <w:rPr>
          <w:b/>
          <w:bCs/>
        </w:rPr>
        <w:t xml:space="preserve">I enabled tracking in the document and proposed some content changes (moved it to different section, delete extra details, proposed sections and tables to provide more details) , if you agree on these changes, please accept and fill it or comment on it </w:t>
      </w:r>
    </w:p>
  </w:comment>
  <w:comment w:initials="MM" w:author="Mohmmad Modallal" w:date="2025-07-22T12:55:00Z" w:id="292">
    <w:p w:rsidR="00267272" w:rsidP="00267272" w:rsidRDefault="00F05F75" w14:paraId="480B5621" w14:textId="77777777">
      <w:pPr>
        <w:pStyle w:val="CommentText"/>
      </w:pPr>
      <w:r>
        <w:rPr>
          <w:rStyle w:val="CommentReference"/>
        </w:rPr>
        <w:annotationRef/>
      </w:r>
      <w:r w:rsidR="00267272">
        <w:t>Please fill the tables and sections added to provide required technical details for each module</w:t>
      </w:r>
    </w:p>
    <w:p w:rsidR="00267272" w:rsidP="00267272" w:rsidRDefault="00267272" w14:paraId="75F41A02" w14:textId="77777777">
      <w:pPr>
        <w:pStyle w:val="CommentText"/>
      </w:pPr>
    </w:p>
    <w:p w:rsidR="00267272" w:rsidP="00267272" w:rsidRDefault="00267272" w14:paraId="3096BFC1" w14:textId="77777777">
      <w:pPr>
        <w:pStyle w:val="CommentText"/>
      </w:pPr>
      <w:r>
        <w:rPr>
          <w:b/>
          <w:bCs/>
          <w:color w:val="EE0000"/>
        </w:rPr>
        <w:t>IMPORTANT</w:t>
      </w:r>
    </w:p>
    <w:p w:rsidR="00267272" w:rsidP="00267272" w:rsidRDefault="00267272" w14:paraId="63B2249B" w14:textId="77777777">
      <w:pPr>
        <w:pStyle w:val="CommentText"/>
      </w:pPr>
      <w:r>
        <w:t xml:space="preserve">Note that this to be applied for all modules for this table and other tables and sections added </w:t>
      </w:r>
    </w:p>
  </w:comment>
  <w:comment w:initials="MM" w:author="Mohmmad Modallal" w:date="2025-07-22T13:00:00Z" w:id="330">
    <w:p w:rsidR="00291DF3" w:rsidP="00291DF3" w:rsidRDefault="00291DF3" w14:paraId="02BBFCB9" w14:textId="77777777">
      <w:pPr>
        <w:pStyle w:val="CommentText"/>
      </w:pPr>
      <w:r>
        <w:rPr>
          <w:rStyle w:val="CommentReference"/>
        </w:rPr>
        <w:annotationRef/>
      </w:r>
      <w:r>
        <w:t>Please fill the tables and sections added to provide required technical details for each module</w:t>
      </w:r>
    </w:p>
    <w:p w:rsidR="00291DF3" w:rsidP="00291DF3" w:rsidRDefault="00291DF3" w14:paraId="00DAFC82" w14:textId="77777777">
      <w:pPr>
        <w:pStyle w:val="CommentText"/>
      </w:pPr>
    </w:p>
    <w:p w:rsidR="00291DF3" w:rsidP="00291DF3" w:rsidRDefault="00291DF3" w14:paraId="6C15C826" w14:textId="77777777">
      <w:pPr>
        <w:pStyle w:val="CommentText"/>
      </w:pPr>
      <w:r>
        <w:rPr>
          <w:b/>
          <w:bCs/>
          <w:color w:val="EE0000"/>
        </w:rPr>
        <w:t>IMPORTANT</w:t>
      </w:r>
    </w:p>
    <w:p w:rsidR="00291DF3" w:rsidP="00291DF3" w:rsidRDefault="00291DF3" w14:paraId="7B6D361E" w14:textId="77777777">
      <w:pPr>
        <w:pStyle w:val="CommentText"/>
      </w:pPr>
      <w:r>
        <w:t xml:space="preserve">Note that this to be applied for all modules for this table and other tables and sections added </w:t>
      </w:r>
    </w:p>
  </w:comment>
  <w:comment w:initials="MM" w:author="Mohmmad Modallal" w:date="2025-07-22T13:04:00Z" w:id="340">
    <w:p w:rsidR="00B64DC5" w:rsidP="00B64DC5" w:rsidRDefault="00B64DC5" w14:paraId="07BD8AF5" w14:textId="77777777">
      <w:pPr>
        <w:pStyle w:val="CommentText"/>
      </w:pPr>
      <w:r>
        <w:rPr>
          <w:rStyle w:val="CommentReference"/>
        </w:rPr>
        <w:annotationRef/>
      </w:r>
      <w:r>
        <w:t>Please fill the tables and sections added to provide required technical details for each module</w:t>
      </w:r>
    </w:p>
    <w:p w:rsidR="00B64DC5" w:rsidP="00B64DC5" w:rsidRDefault="00B64DC5" w14:paraId="0D8887EA" w14:textId="77777777">
      <w:pPr>
        <w:pStyle w:val="CommentText"/>
      </w:pPr>
    </w:p>
    <w:p w:rsidR="00B64DC5" w:rsidP="00B64DC5" w:rsidRDefault="00B64DC5" w14:paraId="49D2C43E" w14:textId="77777777">
      <w:pPr>
        <w:pStyle w:val="CommentText"/>
      </w:pPr>
      <w:r>
        <w:rPr>
          <w:b/>
          <w:bCs/>
          <w:color w:val="EE0000"/>
        </w:rPr>
        <w:t>IMPORTANT</w:t>
      </w:r>
    </w:p>
    <w:p w:rsidR="00B64DC5" w:rsidP="00B64DC5" w:rsidRDefault="00B64DC5" w14:paraId="59A8A5C4" w14:textId="77777777">
      <w:pPr>
        <w:pStyle w:val="CommentText"/>
      </w:pPr>
      <w:r>
        <w:t xml:space="preserve">Note that this to be applied for all modules for this table and other tables and sections added </w:t>
      </w:r>
    </w:p>
  </w:comment>
  <w:comment w:initials="MM" w:author="Mohmmad Modallal" w:date="2025-07-22T14:18:00Z" w:id="339">
    <w:p w:rsidR="00940DC8" w:rsidP="00940DC8" w:rsidRDefault="00940DC8" w14:paraId="787FF33E" w14:textId="77777777">
      <w:pPr>
        <w:pStyle w:val="CommentText"/>
      </w:pPr>
      <w:r>
        <w:rPr>
          <w:rStyle w:val="CommentReference"/>
        </w:rPr>
        <w:annotationRef/>
      </w:r>
      <w:r>
        <w:t>Ideally, the data models mentioned here (both owned and required) should be listed in the Data Layer Architecture</w:t>
      </w:r>
    </w:p>
  </w:comment>
  <w:comment w:initials="MM" w:author="Mohmmad Modallal" w:date="2025-07-09T10:50:00Z" w:id="354">
    <w:p w:rsidR="009A0D2E" w:rsidP="009A0D2E" w:rsidRDefault="009A0D2E" w14:paraId="5458ED93" w14:textId="35273F0C">
      <w:pPr>
        <w:pStyle w:val="CommentText"/>
      </w:pPr>
      <w:r>
        <w:rPr>
          <w:rStyle w:val="CommentReference"/>
        </w:rPr>
        <w:annotationRef/>
      </w:r>
      <w:r>
        <w:t>What is the purpose of using these schemas directly by identity service not through their owner’s services ?</w:t>
      </w:r>
    </w:p>
  </w:comment>
  <w:comment w:initials="sa" w:author="samir.ahmed" w:date="2025-07-21T15:24:00Z" w:id="355">
    <w:p w:rsidR="001E4F22" w:rsidRDefault="001E4F22" w14:paraId="21CE4B42" w14:textId="681D5C05">
      <w:pPr>
        <w:pStyle w:val="CommentText"/>
      </w:pPr>
      <w:r>
        <w:rPr>
          <w:rStyle w:val="CommentReference"/>
        </w:rPr>
        <w:annotationRef/>
      </w:r>
      <w:r w:rsidRPr="620E2586">
        <w:t>although it looks anti-pattern, however, this decision was taken for optimization (high api call count for other services ), accessing the database is faster and consumes fewer resources than making API calls.</w:t>
      </w:r>
    </w:p>
  </w:comment>
  <w:comment w:initials="MM" w:author="Mohmmad Modallal" w:date="2025-07-22T13:03:00Z" w:id="356">
    <w:p w:rsidR="00FE206A" w:rsidP="00FE206A" w:rsidRDefault="00FE206A" w14:paraId="00C90B36" w14:textId="77777777">
      <w:pPr>
        <w:pStyle w:val="CommentText"/>
      </w:pPr>
      <w:r>
        <w:rPr>
          <w:rStyle w:val="CommentReference"/>
        </w:rPr>
        <w:annotationRef/>
      </w:r>
      <w:r>
        <w:t>Agreed, and as proposed new sections, it is important it specify which schemas or data models (logical/physical) owned by the module (Read/write) and which are just used (Read only)</w:t>
      </w:r>
    </w:p>
  </w:comment>
  <w:comment w:initials="MM" w:author="Mohmmad Modallal" w:date="2025-07-09T10:37:00Z" w:id="373">
    <w:p w:rsidR="003E51C9" w:rsidP="003E51C9" w:rsidRDefault="003E51C9" w14:paraId="67B44F25" w14:textId="22266691">
      <w:pPr>
        <w:pStyle w:val="CommentText"/>
      </w:pPr>
      <w:r>
        <w:rPr>
          <w:rStyle w:val="CommentReference"/>
        </w:rPr>
        <w:annotationRef/>
      </w:r>
      <w:r>
        <w:t>What is administrator_id, is it varchar or binary value?</w:t>
      </w:r>
    </w:p>
  </w:comment>
  <w:comment w:initials="sa" w:author="samir.ahmed" w:date="2025-07-21T15:17:00Z" w:id="374">
    <w:p w:rsidR="001E4F22" w:rsidRDefault="001E4F22" w14:paraId="73D90D6B" w14:textId="0394041E">
      <w:pPr>
        <w:pStyle w:val="CommentText"/>
      </w:pPr>
      <w:r>
        <w:rPr>
          <w:rStyle w:val="CommentReference"/>
        </w:rPr>
        <w:annotationRef/>
      </w:r>
      <w:r w:rsidRPr="5CE1ED9A">
        <w:t>administrator_id data type is UUID in Java code which is translated into "binary(16) or uniqueidentifier" in MS SQL world. (also, if found as varchar in any other table - implicit conversion is taking place - but can be identified as tech debt to be optimized further)</w:t>
      </w:r>
    </w:p>
  </w:comment>
  <w:comment w:initials="MM" w:author="Mohmmad Modallal" w:date="2025-07-22T13:06:00Z" w:id="375">
    <w:p w:rsidR="002D5629" w:rsidP="002D5629" w:rsidRDefault="002D5629" w14:paraId="56109737" w14:textId="77777777">
      <w:pPr>
        <w:pStyle w:val="CommentText"/>
      </w:pPr>
      <w:r>
        <w:rPr>
          <w:rStyle w:val="CommentReference"/>
        </w:rPr>
        <w:annotationRef/>
      </w:r>
      <w:r>
        <w:t>So it is auto-generated as identifier for the row (something like ROW_ID) or it is something related to business, please clarify this in the tables proposed below</w:t>
      </w:r>
    </w:p>
  </w:comment>
  <w:comment w:initials="MM" w:author="Mohmmad Modallal" w:date="2025-07-22T13:11:00Z" w:id="559">
    <w:p w:rsidR="00F00CB3" w:rsidP="00F00CB3" w:rsidRDefault="00F00CB3" w14:paraId="7391562C" w14:textId="77777777">
      <w:pPr>
        <w:pStyle w:val="CommentText"/>
      </w:pPr>
      <w:r>
        <w:rPr>
          <w:rStyle w:val="CommentReference"/>
        </w:rPr>
        <w:annotationRef/>
      </w:r>
      <w:r>
        <w:t>If you agree on the content changes, please accept it and apply on rest of the document</w:t>
      </w:r>
    </w:p>
  </w:comment>
  <w:comment w:initials="MM" w:author="Mohmmad Modallal" w:date="2025-07-22T13:14:00Z" w:id="564">
    <w:p w:rsidR="00E60EF9" w:rsidP="00E60EF9" w:rsidRDefault="00E60EF9" w14:paraId="48EB946C" w14:textId="77777777">
      <w:pPr>
        <w:pStyle w:val="CommentText"/>
      </w:pPr>
      <w:r>
        <w:rPr>
          <w:rStyle w:val="CommentReference"/>
        </w:rPr>
        <w:annotationRef/>
      </w:r>
      <w:r>
        <w:t xml:space="preserve">Please fill information in this section as it is the crucial and important to understand the scope and boundaries of each service and how they work together to deliver the business capabilities mentioned at the beginning of each section </w:t>
      </w:r>
    </w:p>
  </w:comment>
  <w:comment w:initials="MM" w:author="Mohmmad Modallal" w:date="2025-07-14T14:48:00Z" w:id="651">
    <w:p w:rsidR="00525368" w:rsidP="00525368" w:rsidRDefault="00525368" w14:paraId="6D30A103" w14:textId="77777777">
      <w:pPr>
        <w:pStyle w:val="CommentText"/>
      </w:pPr>
      <w:r>
        <w:rPr>
          <w:rStyle w:val="CommentReference"/>
        </w:rPr>
        <w:annotationRef/>
      </w:r>
      <w:r>
        <w:t>Add details related to Survey</w:t>
      </w:r>
    </w:p>
    <w:p w:rsidR="00525368" w:rsidP="00525368" w:rsidRDefault="00525368" w14:paraId="7D9DE1FA" w14:textId="77777777">
      <w:pPr>
        <w:pStyle w:val="CommentText"/>
        <w:ind w:left="300"/>
      </w:pPr>
      <w:r>
        <w:t>Main features</w:t>
      </w:r>
    </w:p>
    <w:p w:rsidR="00525368" w:rsidP="00525368" w:rsidRDefault="00525368" w14:paraId="2CF3379F" w14:textId="77777777">
      <w:pPr>
        <w:pStyle w:val="CommentText"/>
        <w:ind w:left="300"/>
      </w:pPr>
      <w:r>
        <w:t>ER diagram</w:t>
      </w:r>
    </w:p>
    <w:p w:rsidR="00525368" w:rsidP="00525368" w:rsidRDefault="00525368" w14:paraId="09A995B9" w14:textId="77777777">
      <w:pPr>
        <w:pStyle w:val="CommentText"/>
        <w:ind w:left="300"/>
      </w:pPr>
      <w:r>
        <w:t>Dependencies</w:t>
      </w:r>
    </w:p>
    <w:p w:rsidR="00525368" w:rsidP="00525368" w:rsidRDefault="00525368" w14:paraId="2BC6E0F5" w14:textId="77777777">
      <w:pPr>
        <w:pStyle w:val="CommentText"/>
        <w:ind w:left="300"/>
      </w:pPr>
      <w:r>
        <w:t>Sequence diagram for receiving &amp; publishing surveys</w:t>
      </w:r>
    </w:p>
  </w:comment>
  <w:comment w:initials="sa" w:author="samir.ahmed" w:date="2025-07-21T15:28:00Z" w:id="652">
    <w:p w:rsidR="001E4F22" w:rsidRDefault="001E4F22" w14:paraId="37C7B9B5" w14:textId="28C6B160">
      <w:pPr>
        <w:pStyle w:val="CommentText"/>
      </w:pPr>
      <w:r>
        <w:rPr>
          <w:rStyle w:val="CommentReference"/>
        </w:rPr>
        <w:annotationRef/>
      </w:r>
      <w:r w:rsidRPr="2A0B63BE">
        <w:t xml:space="preserve">updated section to refer to </w:t>
      </w:r>
      <w:hyperlink r:id="rId12">
        <w:r w:rsidRPr="65A0D188">
          <w:rPr>
            <w:rStyle w:val="Hyperlink"/>
          </w:rPr>
          <w:t>SAHATNA Integration Specification Document Surveys - Malaffi v0.1.3.docx</w:t>
        </w:r>
      </w:hyperlink>
      <w:r w:rsidRPr="7906CC2A">
        <w:t xml:space="preserve"> which is deeply detailing "Surveys" use case.</w:t>
      </w:r>
    </w:p>
    <w:p w:rsidR="001E4F22" w:rsidRDefault="001E4F22" w14:paraId="3DACF6FD" w14:textId="5BFC9EAB">
      <w:pPr>
        <w:pStyle w:val="CommentText"/>
      </w:pPr>
      <w:r w:rsidRPr="52EDB442">
        <w:t>Also, shared updated schema.</w:t>
      </w:r>
    </w:p>
  </w:comment>
  <w:comment w:initials="MM" w:author="Mohmmad Modallal" w:date="2025-07-22T13:16:00Z" w:id="653">
    <w:p w:rsidR="002109D0" w:rsidP="002109D0" w:rsidRDefault="002109D0" w14:paraId="388B4BCD" w14:textId="77777777">
      <w:pPr>
        <w:pStyle w:val="CommentText"/>
      </w:pPr>
      <w:r>
        <w:rPr>
          <w:rStyle w:val="CommentReference"/>
        </w:rPr>
        <w:annotationRef/>
      </w:r>
      <w:r>
        <w:t>As this document acts as SAD, HLD, LLD, document, appreciate if you reflect these details here, integration documents can be used for integration technical specifications (Payloads, endpoints per environment, response codes, error codes, authentication/authorization,...etc.</w:t>
      </w:r>
    </w:p>
  </w:comment>
  <w:comment w:initials="MM" w:author="Mohmmad Modallal" w:date="2025-07-14T14:55:00Z" w:id="649">
    <w:p w:rsidR="007B1E6E" w:rsidP="007B1E6E" w:rsidRDefault="007B1E6E" w14:paraId="316CEEC1" w14:textId="77777777">
      <w:pPr>
        <w:pStyle w:val="CommentText"/>
      </w:pPr>
      <w:r>
        <w:rPr>
          <w:rStyle w:val="CommentReference"/>
        </w:rPr>
        <w:annotationRef/>
      </w:r>
      <w:r>
        <w:t xml:space="preserve">Is this module responsible to manage Patient mobile preferences (ex. </w:t>
      </w:r>
      <w:r>
        <w:rPr>
          <w:color w:val="000000"/>
        </w:rPr>
        <w:t>Communication Preferences)</w:t>
      </w:r>
      <w:r>
        <w:t xml:space="preserve"> or it is stored in mobile local DB. If it is in this module, then update the section, otherwise, add a new section for mobile application specification and design</w:t>
      </w:r>
    </w:p>
  </w:comment>
  <w:comment w:initials="sa" w:author="samir.ahmed" w:date="2025-07-21T16:50:00Z" w:id="650">
    <w:p w:rsidR="001E4F22" w:rsidRDefault="001E4F22" w14:paraId="4D63838D" w14:textId="57A53096">
      <w:pPr>
        <w:pStyle w:val="CommentText"/>
      </w:pPr>
      <w:r>
        <w:rPr>
          <w:rStyle w:val="CommentReference"/>
        </w:rPr>
        <w:annotationRef/>
      </w:r>
      <w:r w:rsidRPr="6CB80C2F">
        <w:t>updated section.</w:t>
      </w:r>
    </w:p>
  </w:comment>
  <w:comment w:initials="MM" w:author="Mohmmad Modallal" w:date="2025-07-22T13:23:00Z" w:id="648">
    <w:p w:rsidR="004E7DD0" w:rsidP="004E7DD0" w:rsidRDefault="004E7DD0" w14:paraId="629BE304" w14:textId="77777777">
      <w:pPr>
        <w:pStyle w:val="CommentText"/>
      </w:pPr>
      <w:r>
        <w:rPr>
          <w:rStyle w:val="CommentReference"/>
        </w:rPr>
        <w:annotationRef/>
      </w:r>
      <w:r>
        <w:rPr>
          <w:b/>
          <w:bCs/>
          <w:color w:val="EE0000"/>
        </w:rPr>
        <w:t>IMPORTANT</w:t>
      </w:r>
    </w:p>
    <w:p w:rsidR="004E7DD0" w:rsidP="004E7DD0" w:rsidRDefault="004E7DD0" w14:paraId="69144DC1" w14:textId="77777777">
      <w:pPr>
        <w:pStyle w:val="CommentText"/>
      </w:pPr>
      <w:r>
        <w:t>Please add tables &amp; sections proposed in “Identity Service Module System Architecture” to this service and rest of services</w:t>
      </w:r>
    </w:p>
  </w:comment>
  <w:comment w:initials="MM" w:author="Mohmmad Modallal" w:date="2025-07-10T10:14:00Z" w:id="656">
    <w:p w:rsidR="007A49E6" w:rsidP="007A49E6" w:rsidRDefault="003A0068" w14:paraId="4AFA2EE0" w14:textId="0530150F">
      <w:pPr>
        <w:pStyle w:val="CommentText"/>
      </w:pPr>
      <w:r>
        <w:rPr>
          <w:rStyle w:val="CommentReference"/>
        </w:rPr>
        <w:annotationRef/>
      </w:r>
      <w:r w:rsidR="007A49E6">
        <w:t>From Sahatna perspective, Personal information are retrieved from DoH, DoH is integrated with MOI. This statement should be clear and explicitly mention the source of the data</w:t>
      </w:r>
    </w:p>
  </w:comment>
  <w:comment w:initials="sa" w:author="samir.ahmed" w:date="2025-07-21T16:34:00Z" w:id="657">
    <w:p w:rsidR="001E4F22" w:rsidRDefault="001E4F22" w14:paraId="33A9D42A" w14:textId="76C413DB">
      <w:pPr>
        <w:pStyle w:val="CommentText"/>
      </w:pPr>
      <w:r>
        <w:rPr>
          <w:rStyle w:val="CommentReference"/>
        </w:rPr>
        <w:annotationRef/>
      </w:r>
      <w:r w:rsidRPr="33E57BA5">
        <w:t>updated section</w:t>
      </w:r>
    </w:p>
  </w:comment>
  <w:comment w:initials="MM" w:author="Mohmmad Modallal" w:date="2025-07-09T11:22:00Z" w:id="654">
    <w:p w:rsidR="00465CFD" w:rsidP="00465CFD" w:rsidRDefault="007C1D6C" w14:paraId="68903D02" w14:textId="627D6D62">
      <w:pPr>
        <w:pStyle w:val="CommentText"/>
      </w:pPr>
      <w:r>
        <w:rPr>
          <w:rStyle w:val="CommentReference"/>
        </w:rPr>
        <w:annotationRef/>
      </w:r>
      <w:r w:rsidR="00465CFD">
        <w:t>Sign Up/Registration function is in Patient Service or Identity service?</w:t>
      </w:r>
    </w:p>
  </w:comment>
  <w:comment w:initials="sa" w:author="samir.ahmed" w:date="2025-07-21T15:23:00Z" w:id="655">
    <w:p w:rsidR="001E4F22" w:rsidRDefault="001E4F22" w14:paraId="263AA650" w14:textId="46D5B9E7">
      <w:pPr>
        <w:pStyle w:val="CommentText"/>
      </w:pPr>
      <w:r>
        <w:rPr>
          <w:rStyle w:val="CommentReference"/>
        </w:rPr>
        <w:annotationRef/>
      </w:r>
      <w:r w:rsidRPr="2E51287B">
        <w:t>both, feature functionality used both services to achieve end-to-end business scenario.</w:t>
      </w:r>
    </w:p>
  </w:comment>
  <w:comment w:initials="MM" w:author="Mohmmad Modallal" w:date="2025-07-10T14:49:00Z" w:id="662">
    <w:p w:rsidR="00A23BA9" w:rsidP="00A23BA9" w:rsidRDefault="00A23BA9" w14:paraId="04D37AC7" w14:textId="77777777">
      <w:pPr>
        <w:pStyle w:val="CommentText"/>
      </w:pPr>
      <w:r>
        <w:rPr>
          <w:rStyle w:val="CommentReference"/>
        </w:rPr>
        <w:annotationRef/>
      </w:r>
      <w:r>
        <w:t>UAEPass is integrated with both services identity &amp; patient ?</w:t>
      </w:r>
    </w:p>
  </w:comment>
  <w:comment w:initials="sa" w:author="samir.ahmed" w:date="2025-07-21T15:19:00Z" w:id="663">
    <w:p w:rsidR="001E4F22" w:rsidRDefault="001E4F22" w14:paraId="317586A4" w14:textId="6CFBC731">
      <w:pPr>
        <w:pStyle w:val="CommentText"/>
      </w:pPr>
      <w:r>
        <w:rPr>
          <w:rStyle w:val="CommentReference"/>
        </w:rPr>
        <w:annotationRef/>
      </w:r>
      <w:r w:rsidRPr="467325BE">
        <w:t>yes because registration process need both dependencies {patient/identity}.</w:t>
      </w:r>
    </w:p>
  </w:comment>
  <w:comment w:initials="MM" w:author="Mohmmad Modallal" w:date="2025-07-09T14:12:00Z" w:id="664">
    <w:p w:rsidR="00FB5B0A" w:rsidP="00FB5B0A" w:rsidRDefault="00FB5B0A" w14:paraId="482D2073" w14:textId="00E9A7D3">
      <w:pPr>
        <w:pStyle w:val="CommentText"/>
      </w:pPr>
      <w:r>
        <w:rPr>
          <w:rStyle w:val="CommentReference"/>
        </w:rPr>
        <w:annotationRef/>
      </w:r>
      <w:r>
        <w:t>The integration is with DoH not MOI directly, even DoH has integration with MOI</w:t>
      </w:r>
    </w:p>
  </w:comment>
  <w:comment w:initials="sa" w:author="samir.ahmed" w:date="2025-07-21T15:26:00Z" w:id="665">
    <w:p w:rsidR="001E4F22" w:rsidRDefault="001E4F22" w14:paraId="01D5DE4F" w14:textId="008AF005">
      <w:pPr>
        <w:pStyle w:val="CommentText"/>
      </w:pPr>
      <w:r>
        <w:rPr>
          <w:rStyle w:val="CommentReference"/>
        </w:rPr>
        <w:annotationRef/>
      </w:r>
      <w:r w:rsidRPr="4201F80F">
        <w:t>updated section to clarify this point</w:t>
      </w:r>
    </w:p>
  </w:comment>
  <w:comment w:initials="MM" w:author="Mohmmad Modallal" w:date="2025-07-22T13:27:00Z" w:id="666">
    <w:p w:rsidR="00BE6CE1" w:rsidP="00BE6CE1" w:rsidRDefault="00B97C68" w14:paraId="44B3953B" w14:textId="77777777">
      <w:pPr>
        <w:pStyle w:val="CommentText"/>
      </w:pPr>
      <w:r>
        <w:rPr>
          <w:rStyle w:val="CommentReference"/>
        </w:rPr>
        <w:annotationRef/>
      </w:r>
      <w:r w:rsidR="00BE6CE1">
        <w:t>As per the explanation in Data Sources &amp; external Components table, I think it should “DoH Patient info System” not “MOI DB” and to remove “mobile app” from the list and it is not part of the external components this module depends on (Maybe you can add Omni-Channels that expose the capabilities of the service, or service external consumers/actors)</w:t>
      </w:r>
    </w:p>
    <w:p w:rsidR="00BE6CE1" w:rsidP="00BE6CE1" w:rsidRDefault="00BE6CE1" w14:paraId="3870D233" w14:textId="77777777">
      <w:pPr>
        <w:pStyle w:val="CommentText"/>
      </w:pPr>
    </w:p>
    <w:p w:rsidR="00BE6CE1" w:rsidP="00BE6CE1" w:rsidRDefault="00BE6CE1" w14:paraId="4E16A32C" w14:textId="77777777">
      <w:pPr>
        <w:pStyle w:val="CommentText"/>
      </w:pPr>
      <w:r>
        <w:t xml:space="preserve">Dependencies and External components mentioned here should match the listing in previous tables mentioned at the beginning </w:t>
      </w:r>
    </w:p>
  </w:comment>
  <w:comment w:initials="MS" w:author="Muhammad Sarwar" w:date="2025-07-20T12:26:00Z" w:id="670">
    <w:p w:rsidR="00787947" w:rsidP="00787947" w:rsidRDefault="00787947" w14:paraId="58CF56A0" w14:textId="439AE9F2">
      <w:pPr>
        <w:pStyle w:val="CommentText"/>
      </w:pPr>
      <w:r>
        <w:rPr>
          <w:rStyle w:val="CommentReference"/>
        </w:rPr>
        <w:annotationRef/>
      </w:r>
      <w:r>
        <w:t>Provider Portal Technical design missing</w:t>
      </w:r>
    </w:p>
  </w:comment>
  <w:comment w:initials="MM" w:author="Mohmmad Modallal" w:date="2025-07-09T11:43:00Z" w:id="671">
    <w:p w:rsidR="005B1555" w:rsidP="005B1555" w:rsidRDefault="005B1555" w14:paraId="3BD86263" w14:textId="727C18BA">
      <w:pPr>
        <w:pStyle w:val="CommentText"/>
      </w:pPr>
      <w:r>
        <w:rPr>
          <w:rStyle w:val="CommentReference"/>
        </w:rPr>
        <w:annotationRef/>
      </w:r>
      <w:r>
        <w:t>What is the role of Provider in the sync? Does the batch-worker sends data to this service to be processed and stored?</w:t>
      </w:r>
    </w:p>
  </w:comment>
  <w:comment w:initials="MS" w:author="Muhammad Sarwar" w:date="2025-07-10T13:06:00Z" w:id="672">
    <w:p w:rsidR="00C0683E" w:rsidP="00C0683E" w:rsidRDefault="00C0683E" w14:paraId="766E4D15" w14:textId="77777777">
      <w:pPr>
        <w:pStyle w:val="CommentText"/>
      </w:pPr>
      <w:r>
        <w:rPr>
          <w:rStyle w:val="CommentReference"/>
        </w:rPr>
        <w:annotationRef/>
      </w:r>
      <w:r>
        <w:t>Synch Facility and Physician License from DoH</w:t>
      </w:r>
    </w:p>
  </w:comment>
  <w:comment w:initials="MS" w:author="Muhammad Sarwar" w:date="2025-07-19T11:39:00Z" w:id="675">
    <w:p w:rsidR="00AA46BF" w:rsidP="00AA46BF" w:rsidRDefault="0012364D" w14:paraId="55562CB4" w14:textId="77777777">
      <w:pPr>
        <w:pStyle w:val="CommentText"/>
      </w:pPr>
      <w:r>
        <w:rPr>
          <w:rStyle w:val="CommentReference"/>
        </w:rPr>
        <w:annotationRef/>
      </w:r>
      <w:r w:rsidR="00AA46BF">
        <w:t>The external links to drawio are not accessible. Therefore drawio files shall shared separately and link shall be removed.</w:t>
      </w:r>
    </w:p>
    <w:p w:rsidR="00AA46BF" w:rsidP="00AA46BF" w:rsidRDefault="00AA46BF" w14:paraId="0F92C485" w14:textId="77777777">
      <w:pPr>
        <w:pStyle w:val="CommentText"/>
      </w:pPr>
      <w:r>
        <w:t>This comments for all drawio links</w:t>
      </w:r>
    </w:p>
  </w:comment>
  <w:comment w:initials="sa" w:author="samir.ahmed" w:date="2025-07-21T16:22:00Z" w:id="676">
    <w:p w:rsidR="001E4F22" w:rsidRDefault="001E4F22" w14:paraId="7B3DCB45" w14:textId="5820373F">
      <w:pPr>
        <w:pStyle w:val="CommentText"/>
      </w:pPr>
      <w:r>
        <w:rPr>
          <w:rStyle w:val="CommentReference"/>
        </w:rPr>
        <w:annotationRef/>
      </w:r>
      <w:r w:rsidRPr="16963371">
        <w:t xml:space="preserve">all ERDs are uploaded </w:t>
      </w:r>
      <w:hyperlink r:id="rId13">
        <w:r w:rsidRPr="0A436506">
          <w:rPr>
            <w:rStyle w:val="Hyperlink"/>
          </w:rPr>
          <w:t>ERDs.zip</w:t>
        </w:r>
      </w:hyperlink>
    </w:p>
  </w:comment>
  <w:comment w:initials="MM" w:author="Mohmmad Modallal" w:date="2025-07-10T14:52:00Z" w:id="678">
    <w:p w:rsidR="006D0318" w:rsidP="006D0318" w:rsidRDefault="006D0318" w14:paraId="6573A144" w14:textId="55B05458">
      <w:pPr>
        <w:pStyle w:val="CommentText"/>
      </w:pPr>
      <w:r>
        <w:rPr>
          <w:rStyle w:val="CommentReference"/>
        </w:rPr>
        <w:annotationRef/>
      </w:r>
      <w:r>
        <w:t>For consistency, make it “</w:t>
      </w:r>
      <w:r>
        <w:rPr>
          <w:i/>
          <w:iCs/>
        </w:rPr>
        <w:t>Web Application (Provider Portal)</w:t>
      </w:r>
      <w:r>
        <w:t>” similar to other modules</w:t>
      </w:r>
    </w:p>
  </w:comment>
  <w:comment w:initials="MM" w:author="Mohmmad Modallal" w:date="2025-07-22T13:34:00Z" w:id="679">
    <w:p w:rsidR="000145C6" w:rsidP="000145C6" w:rsidRDefault="000145C6" w14:paraId="319602C9" w14:textId="77777777">
      <w:pPr>
        <w:pStyle w:val="CommentText"/>
      </w:pPr>
      <w:r>
        <w:rPr>
          <w:rStyle w:val="CommentReference"/>
        </w:rPr>
        <w:annotationRef/>
      </w:r>
      <w:r>
        <w:t xml:space="preserve">You can refer to previous comment regarding to Omni-Channel, actors, and external Components dependency </w:t>
      </w:r>
    </w:p>
  </w:comment>
  <w:comment w:initials="MM" w:author="Mohmmad Modallal" w:date="2025-07-09T14:22:00Z" w:id="677">
    <w:p w:rsidR="00416335" w:rsidP="00416335" w:rsidRDefault="00FE7A3D" w14:paraId="35ED6411" w14:textId="4FD61B17">
      <w:pPr>
        <w:pStyle w:val="CommentText"/>
      </w:pPr>
      <w:r>
        <w:rPr>
          <w:rStyle w:val="CommentReference"/>
        </w:rPr>
        <w:annotationRef/>
      </w:r>
      <w:r w:rsidR="00416335">
        <w:t>DoH Licenses Info</w:t>
      </w:r>
    </w:p>
  </w:comment>
  <w:comment w:initials="MS" w:author="Muhammad Sarwar" w:date="2025-07-10T13:10:00Z" w:id="680">
    <w:p w:rsidR="00C23D13" w:rsidP="00C23D13" w:rsidRDefault="00C23D13" w14:paraId="42877D6E" w14:textId="79F87778">
      <w:pPr>
        <w:pStyle w:val="CommentText"/>
      </w:pPr>
      <w:r>
        <w:rPr>
          <w:rStyle w:val="CommentReference"/>
        </w:rPr>
        <w:annotationRef/>
      </w:r>
      <w:r>
        <w:t>The API Gateway under Azure Network Components is not shown in the below diagram</w:t>
      </w:r>
    </w:p>
  </w:comment>
  <w:comment w:initials="MM" w:author="Mohmmad Modallal" w:date="2025-07-10T14:59:00Z" w:id="681">
    <w:p w:rsidR="002A7071" w:rsidP="002A7071" w:rsidRDefault="002A7071" w14:paraId="5C37E342" w14:textId="77777777">
      <w:pPr>
        <w:pStyle w:val="CommentText"/>
      </w:pPr>
      <w:r>
        <w:rPr>
          <w:rStyle w:val="CommentReference"/>
        </w:rPr>
        <w:annotationRef/>
      </w:r>
      <w:r>
        <w:t>Please elaborate more about the integration with Appointment Service, as per the role of this module (validate licenses, manage Physicians &amp; Facilities info, and sync with DoH); nothing there related to appointment module.</w:t>
      </w:r>
    </w:p>
  </w:comment>
  <w:comment w:initials="sa" w:author="samir.ahmed" w:date="2025-07-21T17:00:00Z" w:id="682">
    <w:p w:rsidR="001E4F22" w:rsidRDefault="001E4F22" w14:paraId="769D9D9C" w14:textId="601371D9">
      <w:pPr>
        <w:pStyle w:val="CommentText"/>
      </w:pPr>
      <w:r>
        <w:rPr>
          <w:rStyle w:val="CommentReference"/>
        </w:rPr>
        <w:annotationRef/>
      </w:r>
      <w:r w:rsidRPr="66A3982E">
        <w:t>During schedules/slots updates in appointment-service, some facility/physician info is needed for validation.</w:t>
      </w:r>
    </w:p>
  </w:comment>
  <w:comment w:initials="MM" w:author="Mohmmad Modallal" w:date="2025-07-22T13:36:00Z" w:id="683">
    <w:p w:rsidR="006674B0" w:rsidP="006674B0" w:rsidRDefault="006674B0" w14:paraId="29D93730" w14:textId="77777777">
      <w:pPr>
        <w:pStyle w:val="CommentText"/>
      </w:pPr>
      <w:r>
        <w:rPr>
          <w:rStyle w:val="CommentReference"/>
        </w:rPr>
        <w:annotationRef/>
      </w:r>
      <w:r>
        <w:t>So appointment service depends on patient service not the opposite ? Please clarify this in the document by filling the tables and sections suggested in “Identity Service Module System Architecture”</w:t>
      </w:r>
    </w:p>
    <w:p w:rsidR="006674B0" w:rsidP="006674B0" w:rsidRDefault="006674B0" w14:paraId="067E76E8" w14:textId="77777777">
      <w:pPr>
        <w:pStyle w:val="CommentText"/>
      </w:pPr>
    </w:p>
  </w:comment>
  <w:comment w:initials="MS" w:author="Muhammad Sarwar" w:date="2025-07-16T15:59:00Z" w:id="687">
    <w:p w:rsidR="008A405D" w:rsidRDefault="008A405D" w14:paraId="1A15C8E5" w14:textId="28E7347B">
      <w:pPr>
        <w:pStyle w:val="CommentText"/>
      </w:pPr>
      <w:r>
        <w:rPr>
          <w:rStyle w:val="CommentReference"/>
        </w:rPr>
        <w:annotationRef/>
      </w:r>
      <w:r w:rsidRPr="27BA761C">
        <w:t>is sandbox used for all environments</w:t>
      </w:r>
    </w:p>
  </w:comment>
  <w:comment w:initials="sa" w:author="samir.ahmed" w:date="2025-07-21T16:32:00Z" w:id="688">
    <w:p w:rsidR="001E4F22" w:rsidRDefault="001E4F22" w14:paraId="3B459993" w14:textId="5BA48280">
      <w:pPr>
        <w:pStyle w:val="CommentText"/>
      </w:pPr>
      <w:r>
        <w:rPr>
          <w:rStyle w:val="CommentReference"/>
        </w:rPr>
        <w:annotationRef/>
      </w:r>
      <w:r w:rsidRPr="2E5BFAC8">
        <w:t>yes for all lower env {dev, test, PreProd}.</w:t>
      </w:r>
    </w:p>
    <w:p w:rsidR="001E4F22" w:rsidRDefault="001E4F22" w14:paraId="24F35DB9" w14:textId="58C110E3">
      <w:pPr>
        <w:pStyle w:val="CommentText"/>
      </w:pPr>
      <w:r w:rsidRPr="729DA607">
        <w:t>Additionally: URL values are coming from Azure Key Vault (key names: ISABEL-EN-URL, ISABEL-AR-URL...etc).</w:t>
      </w:r>
    </w:p>
  </w:comment>
  <w:comment w:initials="MS" w:author="Muhammad Sarwar" w:date="2025-07-16T15:58:00Z" w:id="689">
    <w:p w:rsidR="008A405D" w:rsidRDefault="008A405D" w14:paraId="41F7D42A" w14:textId="106680DA">
      <w:pPr>
        <w:pStyle w:val="CommentText"/>
      </w:pPr>
      <w:r>
        <w:rPr>
          <w:rStyle w:val="CommentReference"/>
        </w:rPr>
        <w:annotationRef/>
      </w:r>
      <w:r w:rsidRPr="34168C62">
        <w:t>Are we still using the sandbox</w:t>
      </w:r>
    </w:p>
  </w:comment>
  <w:comment w:initials="sa" w:author="samir.ahmed" w:date="2025-07-21T17:01:00Z" w:id="690">
    <w:p w:rsidR="001E4F22" w:rsidRDefault="001E4F22" w14:paraId="32712D67" w14:textId="2FE641C3">
      <w:pPr>
        <w:pStyle w:val="CommentText"/>
      </w:pPr>
      <w:r>
        <w:rPr>
          <w:rStyle w:val="CommentReference"/>
        </w:rPr>
        <w:annotationRef/>
      </w:r>
      <w:r w:rsidRPr="19484242">
        <w:t>yes for all lower envs {dev/test/PreProd}.</w:t>
      </w:r>
    </w:p>
  </w:comment>
  <w:comment w:initials="MS" w:author="Muhammad Sarwar" w:date="2025-07-16T16:05:00Z" w:id="691">
    <w:p w:rsidR="008A405D" w:rsidRDefault="008A405D" w14:paraId="6968F055" w14:textId="36EC4E20">
      <w:pPr>
        <w:pStyle w:val="CommentText"/>
      </w:pPr>
      <w:r>
        <w:rPr>
          <w:rStyle w:val="CommentReference"/>
        </w:rPr>
        <w:annotationRef/>
      </w:r>
      <w:r w:rsidRPr="0F06401B">
        <w:t>How the synch service with Isabel connects and retrieves data and what data collections are retrieved</w:t>
      </w:r>
    </w:p>
  </w:comment>
  <w:comment w:initials="sa" w:author="samir.ahmed" w:date="2025-07-21T17:10:00Z" w:id="692">
    <w:p w:rsidR="001E4F22" w:rsidRDefault="001E4F22" w14:paraId="0F0739FF" w14:textId="5567EC2F">
      <w:pPr>
        <w:pStyle w:val="CommentText"/>
      </w:pPr>
      <w:r>
        <w:rPr>
          <w:rStyle w:val="CommentReference"/>
        </w:rPr>
        <w:annotationRef/>
      </w:r>
      <w:r w:rsidRPr="4D513828">
        <w:t>Connection with Isabel is via Restful API call.</w:t>
      </w:r>
    </w:p>
  </w:comment>
  <w:comment w:initials="MM" w:author="Mohmmad Modallal" w:date="2025-07-10T15:01:00Z" w:id="693">
    <w:p w:rsidR="00515302" w:rsidP="00515302" w:rsidRDefault="004F2923" w14:paraId="00674590" w14:textId="77777777">
      <w:pPr>
        <w:pStyle w:val="CommentText"/>
      </w:pPr>
      <w:r>
        <w:rPr>
          <w:rStyle w:val="CommentReference"/>
        </w:rPr>
        <w:annotationRef/>
      </w:r>
      <w:r w:rsidR="00515302">
        <w:t>What is synced exactly here (mention the data-models please), as per my understanding, for symptoms we have Assessment-Questions, Symptoms-suggestions, assessment-Answers and finally the diagnosis result. What is already synced and what is retrieved online through Isabella APIs</w:t>
      </w:r>
    </w:p>
  </w:comment>
  <w:comment w:initials="sa" w:author="samir.ahmed" w:date="2025-07-21T17:23:00Z" w:id="694">
    <w:p w:rsidR="00EB7390" w:rsidRDefault="00EB7390" w14:paraId="346676AD" w14:textId="57EA88C0">
      <w:pPr>
        <w:pStyle w:val="CommentText"/>
      </w:pPr>
      <w:r>
        <w:rPr>
          <w:rStyle w:val="CommentReference"/>
        </w:rPr>
        <w:annotationRef/>
      </w:r>
      <w:r w:rsidRPr="633120FB">
        <w:t>the sync is happening daily for predictive text, not the result of the questionnaire answered by the user. Everyday batch process worker service trigger and /queue api that will fetch the latest predictive text from isabel and save it in our DB, then this predictive test will be used later in the symptom checker journey</w:t>
      </w:r>
    </w:p>
  </w:comment>
  <w:comment w:initials="MM" w:author="Mohmmad Modallal" w:date="2025-07-22T13:42:00Z" w:id="695">
    <w:p w:rsidR="005F1D1B" w:rsidP="005F1D1B" w:rsidRDefault="005F1D1B" w14:paraId="1BD16E18" w14:textId="77777777">
      <w:pPr>
        <w:pStyle w:val="CommentText"/>
      </w:pPr>
      <w:r>
        <w:rPr>
          <w:rStyle w:val="CommentReference"/>
        </w:rPr>
        <w:annotationRef/>
      </w:r>
      <w:r>
        <w:t>Thanks for the clarifications, but what about showing the questions displayed, is it static and fixed for all symptoms or dynamic? Where are these questions and valid answers are? Please provide valid sequence diagrams for those use-cases please and update the data models</w:t>
      </w:r>
    </w:p>
  </w:comment>
  <w:comment w:initials="MS" w:author="Muhammad Sarwar" w:date="2025-07-10T13:25:00Z" w:id="707">
    <w:p w:rsidR="00F81BAC" w:rsidP="00F81BAC" w:rsidRDefault="00F81BAC" w14:paraId="3D3D6FF9" w14:textId="341BAC28">
      <w:pPr>
        <w:pStyle w:val="CommentText"/>
      </w:pPr>
      <w:r>
        <w:rPr>
          <w:rStyle w:val="CommentReference"/>
        </w:rPr>
        <w:annotationRef/>
      </w:r>
      <w:r>
        <w:t>The diagram should show that the integration with Malaffi is through Malaffi API Gateway for FHIR and Custom APIs</w:t>
      </w:r>
    </w:p>
  </w:comment>
  <w:comment w:initials="sa" w:author="samir.ahmed" w:date="2025-07-21T17:41:00Z" w:id="708">
    <w:p w:rsidR="00AB56E8" w:rsidRDefault="00AB56E8" w14:paraId="3A1E03D2" w14:textId="0BDE21AD">
      <w:pPr>
        <w:pStyle w:val="CommentText"/>
      </w:pPr>
      <w:r>
        <w:rPr>
          <w:rStyle w:val="CommentReference"/>
        </w:rPr>
        <w:annotationRef/>
      </w:r>
      <w:r w:rsidRPr="7CB36055">
        <w:t>For Sahatna, Malaffi is an external source entity with which we communicate via Restful APIs (incluing FHIR) through an outbound traffic setup by DOH network team. So, Sahatna doesn't know about existence of gateway or not on Malaffi side. (Same case for all external entities).</w:t>
      </w:r>
    </w:p>
  </w:comment>
  <w:comment w:initials="MS" w:author="Muhammad Sarwar" w:date="2025-07-10T13:29:00Z" w:id="711">
    <w:p w:rsidR="003100FA" w:rsidP="003100FA" w:rsidRDefault="003100FA" w14:paraId="3768E1FC" w14:textId="77777777">
      <w:pPr>
        <w:pStyle w:val="CommentText"/>
      </w:pPr>
      <w:r>
        <w:rPr>
          <w:rStyle w:val="CommentReference"/>
        </w:rPr>
        <w:annotationRef/>
      </w:r>
      <w:r>
        <w:t>Do we really need to validate the EID in PHR Service Level? It should have already been validated before reaching to PHR service level</w:t>
      </w:r>
    </w:p>
  </w:comment>
  <w:comment w:initials="sa" w:author="samir.ahmed" w:date="2025-07-21T17:26:00Z" w:id="712">
    <w:p w:rsidR="001E4F22" w:rsidRDefault="001E4F22" w14:paraId="6E4623BF" w14:textId="1BF9D18F">
      <w:pPr>
        <w:pStyle w:val="CommentText"/>
      </w:pPr>
      <w:r>
        <w:rPr>
          <w:rStyle w:val="CommentReference"/>
        </w:rPr>
        <w:annotationRef/>
      </w:r>
      <w:r w:rsidRPr="5D5AAFC6">
        <w:t>there's no other layer before the PHR service to validate the EID, the request goes from mobile -&gt; DOH api gateway -&gt; PHR service where we do the EID validation before requesting the report from malaffi</w:t>
      </w:r>
    </w:p>
  </w:comment>
  <w:comment w:initials="MM" w:author="Mohmmad Modallal" w:date="2025-07-22T13:47:00Z" w:id="713">
    <w:p w:rsidR="00DD018E" w:rsidP="00DD018E" w:rsidRDefault="00DD018E" w14:paraId="76758D5F" w14:textId="77777777">
      <w:pPr>
        <w:pStyle w:val="CommentText"/>
      </w:pPr>
      <w:r>
        <w:rPr>
          <w:rStyle w:val="CommentReference"/>
        </w:rPr>
        <w:annotationRef/>
      </w:r>
      <w:r>
        <w:t>Is PHR report available anonymously? If no, the customer already registered and logged in, and his profile already retrieved through patient service where it is already flagged if he is Malaffi user or not ? Please explain more or correct my understanding. thanks</w:t>
      </w:r>
    </w:p>
  </w:comment>
  <w:comment w:initials="AO" w:author="Ahmed Othman" w:date="2024-01-08T14:18:00Z" w:id="722">
    <w:p w:rsidR="00295D76" w:rsidRDefault="00295D76" w14:paraId="40BAFE57" w14:textId="15358EE9">
      <w:pPr>
        <w:pStyle w:val="CommentText"/>
      </w:pPr>
      <w:r>
        <w:rPr>
          <w:rStyle w:val="CommentReference"/>
        </w:rPr>
        <w:annotationRef/>
      </w:r>
      <w:r>
        <w:fldChar w:fldCharType="begin"/>
      </w:r>
      <w:r>
        <w:instrText xml:space="preserve"> HYPERLINK "mailto:siarhei.ihnatsenka@injazat.com" </w:instrText>
      </w:r>
      <w:bookmarkStart w:name="_@_9C2D2E3D9F181C4FBB0A157E32E31C45Z" w:id="724"/>
      <w:r>
        <w:fldChar w:fldCharType="separate"/>
      </w:r>
      <w:bookmarkEnd w:id="724"/>
      <w:r w:rsidRPr="00295D76">
        <w:rPr>
          <w:rStyle w:val="Mention"/>
          <w:noProof/>
        </w:rPr>
        <w:t>@Siarhei Ihnatsenka</w:t>
      </w:r>
      <w:r>
        <w:fldChar w:fldCharType="end"/>
      </w:r>
      <w:r>
        <w:t xml:space="preserve"> A seperate section on resiliency is required</w:t>
      </w:r>
    </w:p>
  </w:comment>
  <w:comment w:initials="AO" w:author="Ahmed Othman" w:date="2024-01-08T14:19:00Z" w:id="723">
    <w:p w:rsidR="00295D76" w:rsidRDefault="00295D76" w14:paraId="79A482D6" w14:textId="22D4F3F7">
      <w:pPr>
        <w:pStyle w:val="CommentText"/>
      </w:pPr>
      <w:r>
        <w:rPr>
          <w:rStyle w:val="CommentReference"/>
        </w:rPr>
        <w:annotationRef/>
      </w:r>
      <w:r>
        <w:t>e.g. retry mechanisms..</w:t>
      </w:r>
    </w:p>
  </w:comment>
  <w:comment w:initials="AO" w:author="Ahmed Othman" w:date="2024-01-08T14:21:00Z" w:id="725">
    <w:p w:rsidR="00295D76" w:rsidRDefault="00295D76" w14:paraId="4555AC88" w14:textId="44055DAB">
      <w:r>
        <w:rPr>
          <w:rStyle w:val="CommentReference"/>
        </w:rPr>
        <w:annotationRef/>
      </w:r>
      <w:r>
        <w:rPr>
          <w:sz w:val="20"/>
          <w:szCs w:val="20"/>
        </w:rPr>
        <w:fldChar w:fldCharType="begin"/>
      </w:r>
      <w:r>
        <w:rPr>
          <w:sz w:val="20"/>
          <w:szCs w:val="20"/>
        </w:rPr>
        <w:instrText xml:space="preserve"> HYPERLINK "mailto:siarhei.ihnatsenka@injazat.com" </w:instrText>
      </w:r>
      <w:bookmarkStart w:name="_@_B112D550F6807540B24E1DAFE7CEB469Z" w:id="726"/>
      <w:r>
        <w:rPr>
          <w:sz w:val="20"/>
          <w:szCs w:val="20"/>
        </w:rPr>
      </w:r>
      <w:r>
        <w:rPr>
          <w:sz w:val="20"/>
          <w:szCs w:val="20"/>
        </w:rPr>
        <w:fldChar w:fldCharType="separate"/>
      </w:r>
      <w:bookmarkEnd w:id="726"/>
      <w:r w:rsidRPr="00295D76">
        <w:rPr>
          <w:rStyle w:val="Mention"/>
          <w:noProof/>
          <w:sz w:val="20"/>
          <w:szCs w:val="20"/>
        </w:rPr>
        <w:t>@Siarhei Ihnatsenka</w:t>
      </w:r>
      <w:r>
        <w:rPr>
          <w:sz w:val="20"/>
          <w:szCs w:val="20"/>
        </w:rPr>
        <w:fldChar w:fldCharType="end"/>
      </w:r>
      <w:r>
        <w:rPr>
          <w:sz w:val="20"/>
          <w:szCs w:val="20"/>
        </w:rPr>
        <w:t xml:space="preserve"> resiliency and scaling is required as a seperate section or per service… for example:</w:t>
      </w:r>
    </w:p>
    <w:p w:rsidR="00295D76" w:rsidRDefault="00295D76" w14:paraId="02C8BB72" w14:textId="77777777">
      <w:r>
        <w:rPr>
          <w:sz w:val="20"/>
          <w:szCs w:val="20"/>
        </w:rPr>
        <w:t>- Req/Sec</w:t>
      </w:r>
    </w:p>
    <w:p w:rsidR="00295D76" w:rsidRDefault="00295D76" w14:paraId="69CBB650" w14:textId="77777777">
      <w:r>
        <w:rPr>
          <w:sz w:val="20"/>
          <w:szCs w:val="20"/>
        </w:rPr>
        <w:t>- Reads/Writes on comos db (RTU)</w:t>
      </w:r>
    </w:p>
    <w:p w:rsidR="00295D76" w:rsidRDefault="00295D76" w14:paraId="471E1A38" w14:textId="77777777">
      <w:r>
        <w:rPr>
          <w:sz w:val="20"/>
          <w:szCs w:val="20"/>
        </w:rPr>
        <w:t>- How the services are scaled</w:t>
      </w:r>
    </w:p>
    <w:p w:rsidR="00295D76" w:rsidRDefault="00295D76" w14:paraId="0C091B09" w14:textId="68E0AA30">
      <w:pPr>
        <w:pStyle w:val="CommentText"/>
      </w:pPr>
      <w:r>
        <w:t>- What’s the persistence footprint.. size requirements…etc</w:t>
      </w:r>
    </w:p>
  </w:comment>
  <w:comment w:initials="MM" w:author="Mohmmad Modallal" w:date="2025-07-09T16:33:00Z" w:id="727">
    <w:p w:rsidR="00F532DF" w:rsidP="00F532DF" w:rsidRDefault="00F532DF" w14:paraId="04C76D22" w14:textId="77777777">
      <w:pPr>
        <w:pStyle w:val="CommentText"/>
      </w:pPr>
      <w:r>
        <w:rPr>
          <w:rStyle w:val="CommentReference"/>
        </w:rPr>
        <w:annotationRef/>
      </w:r>
      <w:r>
        <w:t>Is it Templates Collection or Notifications Collection(as in LLD)</w:t>
      </w:r>
    </w:p>
  </w:comment>
  <w:comment w:initials="sa" w:author="samir.ahmed" w:date="2025-07-21T17:43:00Z" w:id="728">
    <w:p w:rsidR="00AB56E8" w:rsidRDefault="00AB56E8" w14:paraId="0E981FB8" w14:textId="447FEF57">
      <w:pPr>
        <w:pStyle w:val="CommentText"/>
      </w:pPr>
      <w:r>
        <w:rPr>
          <w:rStyle w:val="CommentReference"/>
        </w:rPr>
        <w:annotationRef/>
      </w:r>
      <w:r w:rsidRPr="5C00C653">
        <w:t>NoSQL DB name is "Notification" while the collection name is "templates".</w:t>
      </w:r>
    </w:p>
  </w:comment>
  <w:comment w:initials="MM" w:author="Mohmmad Modallal" w:date="2025-07-22T14:15:00Z" w:id="729">
    <w:p w:rsidR="006A0EBF" w:rsidP="006A0EBF" w:rsidRDefault="006A0EBF" w14:paraId="2C2799E4" w14:textId="77777777">
      <w:pPr>
        <w:pStyle w:val="CommentText"/>
      </w:pPr>
      <w:r>
        <w:rPr>
          <w:rStyle w:val="CommentReference"/>
        </w:rPr>
        <w:annotationRef/>
      </w:r>
      <w:r>
        <w:t xml:space="preserve">Thanks for the clarification, please add both databasename and collectionname here and in the Data Layer architecture </w:t>
      </w:r>
    </w:p>
  </w:comment>
  <w:comment w:initials="MM" w:author="Mohmmad Modallal" w:date="2025-07-09T14:43:00Z" w:id="733">
    <w:p w:rsidR="00F17A25" w:rsidP="00F17A25" w:rsidRDefault="00FD5010" w14:paraId="7A384974" w14:textId="3E1C6D29">
      <w:pPr>
        <w:pStyle w:val="CommentText"/>
      </w:pPr>
      <w:r>
        <w:rPr>
          <w:rStyle w:val="CommentReference"/>
        </w:rPr>
        <w:annotationRef/>
      </w:r>
      <w:r w:rsidR="00F17A25">
        <w:t>Separate each module in different sections to identify the boundaries and context of each.</w:t>
      </w:r>
    </w:p>
  </w:comment>
  <w:comment w:initials="sa" w:author="samir.ahmed" w:date="2025-07-21T17:48:00Z" w:id="734">
    <w:p w:rsidR="00AB56E8" w:rsidRDefault="00AB56E8" w14:paraId="2125F272" w14:textId="52029D0F">
      <w:pPr>
        <w:pStyle w:val="CommentText"/>
      </w:pPr>
      <w:r>
        <w:rPr>
          <w:rStyle w:val="CommentReference"/>
        </w:rPr>
        <w:annotationRef/>
      </w:r>
      <w:r w:rsidRPr="1717B71D">
        <w:t>updated section</w:t>
      </w:r>
    </w:p>
  </w:comment>
  <w:comment w:initials="MM" w:author="Mohmmad Modallal" w:date="2025-07-22T14:23:00Z" w:id="735">
    <w:p w:rsidR="00A776C0" w:rsidP="00A776C0" w:rsidRDefault="00A776C0" w14:paraId="560D5740" w14:textId="77777777">
      <w:pPr>
        <w:pStyle w:val="CommentText"/>
      </w:pPr>
      <w:r>
        <w:rPr>
          <w:rStyle w:val="CommentReference"/>
        </w:rPr>
        <w:annotationRef/>
      </w:r>
      <w:r>
        <w:t>Can you give the section number ? I could not find it. Thanks</w:t>
      </w:r>
    </w:p>
  </w:comment>
  <w:comment w:initials="MM" w:author="Mohmmad Modallal" w:date="2025-07-09T14:48:00Z" w:id="736">
    <w:p w:rsidR="00962E61" w:rsidP="00962E61" w:rsidRDefault="00962E61" w14:paraId="799DD8D3" w14:textId="527C36BB">
      <w:pPr>
        <w:pStyle w:val="CommentText"/>
      </w:pPr>
      <w:r>
        <w:rPr>
          <w:rStyle w:val="CommentReference"/>
        </w:rPr>
        <w:annotationRef/>
      </w:r>
      <w:r>
        <w:t>This is done by the microservice itself or by the API gateway?</w:t>
      </w:r>
    </w:p>
  </w:comment>
  <w:comment w:initials="sa" w:author="samir.ahmed" w:date="2025-07-21T17:46:00Z" w:id="737">
    <w:p w:rsidR="00AB56E8" w:rsidRDefault="00AB56E8" w14:paraId="69C6E1FB" w14:textId="4BEA77DA">
      <w:pPr>
        <w:pStyle w:val="CommentText"/>
      </w:pPr>
      <w:r>
        <w:rPr>
          <w:rStyle w:val="CommentReference"/>
        </w:rPr>
        <w:annotationRef/>
      </w:r>
      <w:r w:rsidRPr="62EA0A82">
        <w:t>the validation is on the service-level. DOH Gateway Team may or may not validate.</w:t>
      </w:r>
    </w:p>
  </w:comment>
  <w:comment w:initials="MM" w:author="Mohmmad Modallal" w:date="2025-07-22T14:22:00Z" w:id="738">
    <w:p w:rsidR="0067643B" w:rsidP="0067643B" w:rsidRDefault="0067643B" w14:paraId="1D19B1F2" w14:textId="77777777">
      <w:pPr>
        <w:pStyle w:val="CommentText"/>
      </w:pPr>
      <w:r>
        <w:rPr>
          <w:rStyle w:val="CommentReference"/>
        </w:rPr>
        <w:annotationRef/>
      </w:r>
      <w:r>
        <w:t>Thanks for clarification</w:t>
      </w:r>
    </w:p>
  </w:comment>
  <w:comment w:initials="MM" w:author="Mohmmad Modallal" w:date="2025-07-09T16:31:00Z" w:id="741">
    <w:p w:rsidR="00777009" w:rsidP="00777009" w:rsidRDefault="00777009" w14:paraId="3F261EB8" w14:textId="6409784F">
      <w:pPr>
        <w:pStyle w:val="CommentText"/>
      </w:pPr>
      <w:r>
        <w:rPr>
          <w:rStyle w:val="CommentReference"/>
        </w:rPr>
        <w:annotationRef/>
      </w:r>
      <w:r>
        <w:t>Is there a collection for Appointment? As per LLD</w:t>
      </w:r>
    </w:p>
  </w:comment>
  <w:comment w:initials="sa" w:author="samir.ahmed" w:date="2025-07-21T17:49:00Z" w:id="742">
    <w:p w:rsidR="00AB56E8" w:rsidRDefault="00AB56E8" w14:paraId="2B72F99D" w14:textId="5BE7A50B">
      <w:pPr>
        <w:pStyle w:val="CommentText"/>
      </w:pPr>
      <w:r>
        <w:rPr>
          <w:rStyle w:val="CommentReference"/>
        </w:rPr>
        <w:annotationRef/>
      </w:r>
      <w:r w:rsidRPr="65888913">
        <w:t>yes, NoSQL DB name "Appointment" contains two collections "schedules" &amp; "slots"</w:t>
      </w:r>
    </w:p>
  </w:comment>
  <w:comment w:initials="MM" w:author="Mohmmad Modallal" w:date="2025-07-22T14:22:00Z" w:id="743">
    <w:p w:rsidR="0067643B" w:rsidP="0067643B" w:rsidRDefault="0067643B" w14:paraId="3F30732A" w14:textId="77777777">
      <w:pPr>
        <w:pStyle w:val="CommentText"/>
      </w:pPr>
      <w:r>
        <w:rPr>
          <w:rStyle w:val="CommentReference"/>
        </w:rPr>
        <w:annotationRef/>
      </w:r>
      <w:r>
        <w:t>Thanks for clarification, please reflect the same into the document</w:t>
      </w:r>
    </w:p>
  </w:comment>
  <w:comment w:initials="MM" w:author="Mohmmad Modallal" w:date="2025-07-09T14:42:00Z" w:id="744">
    <w:p w:rsidR="0089508B" w:rsidP="0089508B" w:rsidRDefault="0089508B" w14:paraId="765AF71C" w14:textId="3A203444">
      <w:pPr>
        <w:pStyle w:val="CommentText"/>
      </w:pPr>
      <w:r>
        <w:rPr>
          <w:rStyle w:val="CommentReference"/>
        </w:rPr>
        <w:annotationRef/>
      </w:r>
      <w:r>
        <w:t>What is the type of communication between Integration Service &amp; Mobile App? I believe it should be Appointment not integration</w:t>
      </w:r>
    </w:p>
  </w:comment>
  <w:comment w:initials="MM" w:author="Mohmmad Modallal" w:date="2025-07-10T15:07:00Z" w:id="745">
    <w:p w:rsidR="00F45250" w:rsidP="00F45250" w:rsidRDefault="00F45250" w14:paraId="4387A336" w14:textId="77777777">
      <w:pPr>
        <w:pStyle w:val="CommentText"/>
      </w:pPr>
      <w:r>
        <w:rPr>
          <w:rStyle w:val="CommentReference"/>
        </w:rPr>
        <w:annotationRef/>
      </w:r>
      <w:r>
        <w:t>MongoDB</w:t>
      </w:r>
    </w:p>
  </w:comment>
  <w:comment w:initials="MM" w:author="Mohmmad Modallal" w:date="2025-07-09T14:52:00Z" w:id="746">
    <w:p w:rsidR="0012163E" w:rsidP="0012163E" w:rsidRDefault="0012163E" w14:paraId="075C8566" w14:textId="45D507E0">
      <w:pPr>
        <w:pStyle w:val="CommentText"/>
      </w:pPr>
      <w:r>
        <w:rPr>
          <w:rStyle w:val="CommentReference"/>
        </w:rPr>
        <w:annotationRef/>
      </w:r>
      <w:r>
        <w:t>What is the type of communications happen between Integration Service and Provider Service? Should it be Appointment Service, or provider’s information systems?</w:t>
      </w:r>
    </w:p>
  </w:comment>
  <w:comment w:initials="MS" w:author="Muhammad Sarwar" w:date="2025-07-20T13:49:00Z" w:id="749">
    <w:p w:rsidR="00327FED" w:rsidP="00327FED" w:rsidRDefault="00327FED" w14:paraId="78BAC178" w14:textId="77777777">
      <w:pPr>
        <w:pStyle w:val="CommentText"/>
      </w:pPr>
      <w:r>
        <w:rPr>
          <w:rStyle w:val="CommentReference"/>
        </w:rPr>
        <w:annotationRef/>
      </w:r>
      <w:r>
        <w:t>SEHA appointment flows are not covered under this diagram</w:t>
      </w:r>
    </w:p>
  </w:comment>
  <w:comment w:initials="MS" w:author="Muhammad Sarwar" w:date="2025-07-20T13:26:00Z" w:id="748">
    <w:p w:rsidR="00BA5220" w:rsidP="00BA5220" w:rsidRDefault="00BA5220" w14:paraId="798A2395" w14:textId="7B9A56C6">
      <w:pPr>
        <w:pStyle w:val="CommentText"/>
      </w:pPr>
      <w:r>
        <w:rPr>
          <w:rStyle w:val="CommentReference"/>
        </w:rPr>
        <w:annotationRef/>
      </w:r>
      <w:r>
        <w:t>Slot and schedule data from sent to Malaffi through DOH API Gateway, not directly to Sahatna</w:t>
      </w:r>
    </w:p>
    <w:p w:rsidR="00FA49EF" w:rsidP="00BA5220" w:rsidRDefault="00FA49EF" w14:paraId="163E3BF1" w14:textId="77777777">
      <w:pPr>
        <w:pStyle w:val="CommentText"/>
      </w:pPr>
    </w:p>
  </w:comment>
  <w:comment w:initials="MS" w:author="Muhammad Sarwar" w:date="2025-07-20T13:25:00Z" w:id="747">
    <w:p w:rsidR="006C730C" w:rsidP="006C730C" w:rsidRDefault="006C730C" w14:paraId="60E74B46" w14:textId="5E865A49">
      <w:pPr>
        <w:pStyle w:val="CommentText"/>
      </w:pPr>
      <w:r>
        <w:rPr>
          <w:rStyle w:val="CommentReference"/>
        </w:rPr>
        <w:annotationRef/>
      </w:r>
      <w:r>
        <w:t>Malaffi is not shown in the external Applications. Malaffi also pushes appointment data to Sahatna</w:t>
      </w:r>
    </w:p>
  </w:comment>
  <w:comment w:initials="MM" w:author="Mohmmad Modallal" w:date="2025-07-10T10:30:00Z" w:id="761">
    <w:p w:rsidR="00AD500D" w:rsidP="00AD500D" w:rsidRDefault="00AD500D" w14:paraId="5B4D194C" w14:textId="66626FFD">
      <w:pPr>
        <w:pStyle w:val="CommentText"/>
      </w:pPr>
      <w:r>
        <w:rPr>
          <w:rStyle w:val="CommentReference"/>
        </w:rPr>
        <w:annotationRef/>
      </w:r>
      <w:r>
        <w:t>Does this service integrates and communicates with both Appointment and Integration services ?</w:t>
      </w:r>
    </w:p>
  </w:comment>
  <w:comment w:initials="MM" w:author="Mohmmad Modallal" w:date="2025-07-10T10:35:00Z" w:id="762">
    <w:p w:rsidR="00862EB4" w:rsidP="00862EB4" w:rsidRDefault="00862EB4" w14:paraId="69CF041B" w14:textId="77777777">
      <w:pPr>
        <w:pStyle w:val="CommentText"/>
      </w:pPr>
      <w:r>
        <w:rPr>
          <w:rStyle w:val="CommentReference"/>
        </w:rPr>
        <w:annotationRef/>
      </w:r>
      <w:r>
        <w:t>Is Appointment Sent to Malaffi or directly to providers ?</w:t>
      </w:r>
    </w:p>
  </w:comment>
  <w:comment w:initials="sa" w:author="samir.ahmed" w:date="2025-07-21T18:09:00Z" w:id="763">
    <w:p w:rsidR="00AB56E8" w:rsidRDefault="00AB56E8" w14:paraId="6BA26BC7" w14:textId="1BEB1888">
      <w:pPr>
        <w:pStyle w:val="CommentText"/>
      </w:pPr>
      <w:r>
        <w:rPr>
          <w:rStyle w:val="CommentReference"/>
        </w:rPr>
        <w:annotationRef/>
      </w:r>
      <w:r w:rsidRPr="2FCD31A5">
        <w:t>directly to providers then providers send to Malaffi.</w:t>
      </w:r>
    </w:p>
  </w:comment>
  <w:comment w:initials="MM" w:author="Mohmmad Modallal" w:date="2025-07-22T14:25:00Z" w:id="764">
    <w:p w:rsidR="00936F2F" w:rsidP="00936F2F" w:rsidRDefault="00936F2F" w14:paraId="6E588FEA" w14:textId="77777777">
      <w:pPr>
        <w:pStyle w:val="CommentText"/>
      </w:pPr>
      <w:r>
        <w:rPr>
          <w:rStyle w:val="CommentReference"/>
        </w:rPr>
        <w:annotationRef/>
      </w:r>
      <w:r>
        <w:t>Understood, thanks for the clarification</w:t>
      </w:r>
    </w:p>
  </w:comment>
  <w:comment w:initials="MM" w:author="Mohmmad Modallal" w:date="2025-07-10T10:12:00Z" w:id="773">
    <w:p w:rsidR="008322D3" w:rsidP="008322D3" w:rsidRDefault="008322D3" w14:paraId="5FAB8A00" w14:textId="374E1389">
      <w:pPr>
        <w:pStyle w:val="CommentText"/>
      </w:pPr>
      <w:r>
        <w:rPr>
          <w:rStyle w:val="CommentReference"/>
        </w:rPr>
        <w:annotationRef/>
      </w:r>
      <w:r>
        <w:t xml:space="preserve">Fractal AI should be added, </w:t>
      </w:r>
    </w:p>
    <w:p w:rsidR="008322D3" w:rsidP="008322D3" w:rsidRDefault="008322D3" w14:paraId="3664AD37" w14:textId="77777777">
      <w:pPr>
        <w:pStyle w:val="CommentText"/>
      </w:pPr>
      <w:r>
        <w:t>Also please provide more details about the purpose of this integration</w:t>
      </w:r>
    </w:p>
  </w:comment>
  <w:comment w:initials="sa" w:author="samir.ahmed" w:date="2025-07-21T18:12:00Z" w:id="774">
    <w:p w:rsidR="00AB56E8" w:rsidRDefault="00AB56E8" w14:paraId="031E30F2" w14:textId="0487CBA7">
      <w:pPr>
        <w:pStyle w:val="CommentText"/>
      </w:pPr>
      <w:r>
        <w:rPr>
          <w:rStyle w:val="CommentReference"/>
        </w:rPr>
        <w:annotationRef/>
      </w:r>
      <w:r w:rsidRPr="0B8F5814">
        <w:t>updated section.</w:t>
      </w:r>
    </w:p>
  </w:comment>
  <w:comment w:initials="MM" w:author="Mohmmad Modallal" w:date="2025-07-22T14:31:00Z" w:id="775">
    <w:p w:rsidR="00100819" w:rsidP="00100819" w:rsidRDefault="00100819" w14:paraId="5392566B" w14:textId="77777777">
      <w:pPr>
        <w:pStyle w:val="CommentText"/>
      </w:pPr>
      <w:r>
        <w:rPr>
          <w:rStyle w:val="CommentReference"/>
        </w:rPr>
        <w:annotationRef/>
      </w:r>
      <w:r>
        <w:t>Thanks for the update, please provide details about the integration with Fractal and add a sequence diagram for setting the goals, gathering, processing and storing data from Health apps</w:t>
      </w:r>
    </w:p>
  </w:comment>
</w:comments>
</file>

<file path=word/commentsExtended.xml><?xml version="1.0" encoding="utf-8"?>
<w15:commentsEx xmlns:mc="http://schemas.openxmlformats.org/markup-compatibility/2006" xmlns:w15="http://schemas.microsoft.com/office/word/2012/wordml" mc:Ignorable="w15">
  <w15:commentEx w15:done="1" w15:paraId="1E49CE1E"/>
  <w15:commentEx w15:done="0" w15:paraId="6954285B"/>
  <w15:commentEx w15:done="0" w15:paraId="6BA05598" w15:paraIdParent="6954285B"/>
  <w15:commentEx w15:done="0" w15:paraId="096143A1" w15:paraIdParent="6954285B"/>
  <w15:commentEx w15:done="0" w15:paraId="30576126"/>
  <w15:commentEx w15:done="0" w15:paraId="68921140" w15:paraIdParent="30576126"/>
  <w15:commentEx w15:done="0" w15:paraId="34694ABF"/>
  <w15:commentEx w15:done="0" w15:paraId="2BCB6D45" w15:paraIdParent="34694ABF"/>
  <w15:commentEx w15:done="0" w15:paraId="0D30DCBA" w15:paraIdParent="34694ABF"/>
  <w15:commentEx w15:done="0" w15:paraId="71634803"/>
  <w15:commentEx w15:done="0" w15:paraId="764998CB" w15:paraIdParent="71634803"/>
  <w15:commentEx w15:done="0" w15:paraId="05724288" w15:paraIdParent="71634803"/>
  <w15:commentEx w15:done="0" w15:paraId="36CB81EB" w15:paraIdParent="71634803"/>
  <w15:commentEx w15:done="0" w15:paraId="53495291"/>
  <w15:commentEx w15:done="0" w15:paraId="314330C0" w15:paraIdParent="53495291"/>
  <w15:commentEx w15:done="0" w15:paraId="50D47222" w15:paraIdParent="53495291"/>
  <w15:commentEx w15:done="0" w15:paraId="7C98B2C1" w15:paraIdParent="53495291"/>
  <w15:commentEx w15:done="1" w15:paraId="6F3D1604"/>
  <w15:commentEx w15:done="1" w15:paraId="00485A04" w15:paraIdParent="6F3D1604"/>
  <w15:commentEx w15:done="1" w15:paraId="13EB2FCD"/>
  <w15:commentEx w15:done="1" w15:paraId="21D64C3D" w15:paraIdParent="13EB2FCD"/>
  <w15:commentEx w15:done="0" w15:paraId="56C74139"/>
  <w15:commentEx w15:done="0" w15:paraId="533D8F46" w15:paraIdParent="56C74139"/>
  <w15:commentEx w15:done="0" w15:paraId="1F3574DA" w15:paraIdParent="56C74139"/>
  <w15:commentEx w15:done="0" w15:paraId="0E7A0DFC"/>
  <w15:commentEx w15:done="0" w15:paraId="5AE249A9" w15:paraIdParent="0E7A0DFC"/>
  <w15:commentEx w15:done="0" w15:paraId="4C7F7A4E" w15:paraIdParent="0E7A0DFC"/>
  <w15:commentEx w15:done="1" w15:paraId="609D9F45"/>
  <w15:commentEx w15:done="0" w15:paraId="3F8BF932"/>
  <w15:commentEx w15:done="0" w15:paraId="17DAA0FF" w15:paraIdParent="3F8BF932"/>
  <w15:commentEx w15:done="1" w15:paraId="2C0831ED"/>
  <w15:commentEx w15:done="1" w15:paraId="7D95AC29" w15:paraIdParent="2C0831ED"/>
  <w15:commentEx w15:done="0" w15:paraId="26A81D4D"/>
  <w15:commentEx w15:done="0" w15:paraId="3F2BDB62" w15:paraIdParent="26A81D4D"/>
  <w15:commentEx w15:done="0" w15:paraId="16ED6193" w15:paraIdParent="26A81D4D"/>
  <w15:commentEx w15:done="0" w15:paraId="777C2B8F"/>
  <w15:commentEx w15:done="1" w15:paraId="0A1894BA"/>
  <w15:commentEx w15:done="1" w15:paraId="560B06BD" w15:paraIdParent="0A1894BA"/>
  <w15:commentEx w15:done="0" w15:paraId="70B2DC18"/>
  <w15:commentEx w15:done="0" w15:paraId="6DBAC264" w15:paraIdParent="70B2DC18"/>
  <w15:commentEx w15:done="1" w15:paraId="7FEAF02F"/>
  <w15:commentEx w15:done="1" w15:paraId="730D39C6" w15:paraIdParent="7FEAF02F"/>
  <w15:commentEx w15:done="0" w15:paraId="16D41D79"/>
  <w15:commentEx w15:done="0" w15:paraId="790F952B" w15:paraIdParent="16D41D79"/>
  <w15:commentEx w15:done="1" w15:paraId="2A95AC7A"/>
  <w15:commentEx w15:done="1" w15:paraId="4B06977E" w15:paraIdParent="2A95AC7A"/>
  <w15:commentEx w15:done="0" w15:paraId="519AC252"/>
  <w15:commentEx w15:done="0" w15:paraId="238261E1" w15:paraIdParent="519AC252"/>
  <w15:commentEx w15:done="0" w15:paraId="48491F13"/>
  <w15:commentEx w15:done="0" w15:paraId="63B2249B"/>
  <w15:commentEx w15:done="0" w15:paraId="7B6D361E"/>
  <w15:commentEx w15:done="0" w15:paraId="59A8A5C4"/>
  <w15:commentEx w15:done="0" w15:paraId="787FF33E"/>
  <w15:commentEx w15:done="0" w15:paraId="5458ED93"/>
  <w15:commentEx w15:done="0" w15:paraId="21CE4B42" w15:paraIdParent="5458ED93"/>
  <w15:commentEx w15:done="0" w15:paraId="00C90B36" w15:paraIdParent="5458ED93"/>
  <w15:commentEx w15:done="0" w15:paraId="67B44F25"/>
  <w15:commentEx w15:done="0" w15:paraId="73D90D6B" w15:paraIdParent="67B44F25"/>
  <w15:commentEx w15:done="0" w15:paraId="56109737" w15:paraIdParent="67B44F25"/>
  <w15:commentEx w15:done="0" w15:paraId="7391562C"/>
  <w15:commentEx w15:done="0" w15:paraId="48EB946C"/>
  <w15:commentEx w15:done="0" w15:paraId="2BC6E0F5"/>
  <w15:commentEx w15:done="0" w15:paraId="3DACF6FD" w15:paraIdParent="2BC6E0F5"/>
  <w15:commentEx w15:done="0" w15:paraId="388B4BCD" w15:paraIdParent="2BC6E0F5"/>
  <w15:commentEx w15:done="0" w15:paraId="316CEEC1"/>
  <w15:commentEx w15:done="0" w15:paraId="4D63838D" w15:paraIdParent="316CEEC1"/>
  <w15:commentEx w15:done="0" w15:paraId="69144DC1"/>
  <w15:commentEx w15:done="1" w15:paraId="4AFA2EE0"/>
  <w15:commentEx w15:done="1" w15:paraId="33A9D42A" w15:paraIdParent="4AFA2EE0"/>
  <w15:commentEx w15:done="0" w15:paraId="68903D02"/>
  <w15:commentEx w15:done="0" w15:paraId="263AA650" w15:paraIdParent="68903D02"/>
  <w15:commentEx w15:done="0" w15:paraId="04D37AC7"/>
  <w15:commentEx w15:done="0" w15:paraId="317586A4" w15:paraIdParent="04D37AC7"/>
  <w15:commentEx w15:done="0" w15:paraId="482D2073"/>
  <w15:commentEx w15:done="0" w15:paraId="01D5DE4F" w15:paraIdParent="482D2073"/>
  <w15:commentEx w15:done="0" w15:paraId="4E16A32C" w15:paraIdParent="482D2073"/>
  <w15:commentEx w15:done="0" w15:paraId="58CF56A0"/>
  <w15:commentEx w15:done="0" w15:paraId="3BD86263"/>
  <w15:commentEx w15:done="0" w15:paraId="766E4D15" w15:paraIdParent="3BD86263"/>
  <w15:commentEx w15:done="0" w15:paraId="0F92C485"/>
  <w15:commentEx w15:done="0" w15:paraId="7B3DCB45" w15:paraIdParent="0F92C485"/>
  <w15:commentEx w15:done="0" w15:paraId="6573A144"/>
  <w15:commentEx w15:done="0" w15:paraId="319602C9" w15:paraIdParent="6573A144"/>
  <w15:commentEx w15:done="0" w15:paraId="35ED6411"/>
  <w15:commentEx w15:done="0" w15:paraId="42877D6E"/>
  <w15:commentEx w15:done="0" w15:paraId="5C37E342"/>
  <w15:commentEx w15:done="0" w15:paraId="769D9D9C" w15:paraIdParent="5C37E342"/>
  <w15:commentEx w15:done="0" w15:paraId="067E76E8" w15:paraIdParent="5C37E342"/>
  <w15:commentEx w15:done="0" w15:paraId="1A15C8E5"/>
  <w15:commentEx w15:done="0" w15:paraId="24F35DB9" w15:paraIdParent="1A15C8E5"/>
  <w15:commentEx w15:done="0" w15:paraId="41F7D42A"/>
  <w15:commentEx w15:done="0" w15:paraId="32712D67" w15:paraIdParent="41F7D42A"/>
  <w15:commentEx w15:done="0" w15:paraId="6968F055"/>
  <w15:commentEx w15:done="0" w15:paraId="0F0739FF" w15:paraIdParent="6968F055"/>
  <w15:commentEx w15:done="0" w15:paraId="00674590"/>
  <w15:commentEx w15:done="0" w15:paraId="346676AD" w15:paraIdParent="00674590"/>
  <w15:commentEx w15:done="0" w15:paraId="1BD16E18" w15:paraIdParent="00674590"/>
  <w15:commentEx w15:done="0" w15:paraId="3D3D6FF9"/>
  <w15:commentEx w15:done="0" w15:paraId="3A1E03D2" w15:paraIdParent="3D3D6FF9"/>
  <w15:commentEx w15:done="0" w15:paraId="3768E1FC"/>
  <w15:commentEx w15:done="0" w15:paraId="6E4623BF" w15:paraIdParent="3768E1FC"/>
  <w15:commentEx w15:done="0" w15:paraId="76758D5F" w15:paraIdParent="3768E1FC"/>
  <w15:commentEx w15:done="1" w15:paraId="40BAFE57"/>
  <w15:commentEx w15:done="1" w15:paraId="79A482D6" w15:paraIdParent="40BAFE57"/>
  <w15:commentEx w15:done="1" w15:paraId="0C091B09"/>
  <w15:commentEx w15:done="0" w15:paraId="04C76D22"/>
  <w15:commentEx w15:done="0" w15:paraId="0E981FB8" w15:paraIdParent="04C76D22"/>
  <w15:commentEx w15:done="0" w15:paraId="2C2799E4" w15:paraIdParent="04C76D22"/>
  <w15:commentEx w15:done="0" w15:paraId="7A384974"/>
  <w15:commentEx w15:done="0" w15:paraId="2125F272" w15:paraIdParent="7A384974"/>
  <w15:commentEx w15:done="0" w15:paraId="560D5740" w15:paraIdParent="7A384974"/>
  <w15:commentEx w15:done="0" w15:paraId="799DD8D3"/>
  <w15:commentEx w15:done="0" w15:paraId="69C6E1FB" w15:paraIdParent="799DD8D3"/>
  <w15:commentEx w15:done="0" w15:paraId="1D19B1F2" w15:paraIdParent="799DD8D3"/>
  <w15:commentEx w15:done="0" w15:paraId="3F261EB8"/>
  <w15:commentEx w15:done="0" w15:paraId="2B72F99D" w15:paraIdParent="3F261EB8"/>
  <w15:commentEx w15:done="0" w15:paraId="3F30732A" w15:paraIdParent="3F261EB8"/>
  <w15:commentEx w15:done="0" w15:paraId="765AF71C"/>
  <w15:commentEx w15:done="1" w15:paraId="4387A336"/>
  <w15:commentEx w15:done="0" w15:paraId="075C8566"/>
  <w15:commentEx w15:done="0" w15:paraId="78BAC178"/>
  <w15:commentEx w15:done="0" w15:paraId="163E3BF1"/>
  <w15:commentEx w15:done="0" w15:paraId="60E74B46"/>
  <w15:commentEx w15:done="0" w15:paraId="5B4D194C"/>
  <w15:commentEx w15:done="1" w15:paraId="69CF041B"/>
  <w15:commentEx w15:done="1" w15:paraId="6BA26BC7" w15:paraIdParent="69CF041B"/>
  <w15:commentEx w15:done="1" w15:paraId="6E588FEA" w15:paraIdParent="69CF041B"/>
  <w15:commentEx w15:done="0" w15:paraId="3664AD37"/>
  <w15:commentEx w15:done="0" w15:paraId="031E30F2" w15:paraIdParent="3664AD37"/>
  <w15:commentEx w15:done="0" w15:paraId="5392566B" w15:paraIdParent="3664AD3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C2ACF2" w16cex:dateUtc="2023-12-27T13:10:00Z"/>
  <w16cex:commentExtensible w16cex:durableId="3E583172" w16cex:dateUtc="2025-07-20T08:31:00Z"/>
  <w16cex:commentExtensible w16cex:durableId="2AA496C0" w16cex:dateUtc="2025-07-21T09:50:00Z"/>
  <w16cex:commentExtensible w16cex:durableId="7E7D23E4" w16cex:dateUtc="2025-07-21T13:23:00Z"/>
  <w16cex:commentExtensible w16cex:durableId="48A0668B" w16cex:dateUtc="2025-07-19T07:17:00Z"/>
  <w16cex:commentExtensible w16cex:durableId="73C22ACC" w16cex:dateUtc="2025-07-22T10:40:00Z"/>
  <w16cex:commentExtensible w16cex:durableId="5604E8F8" w16cex:dateUtc="2025-07-10T10:34:00Z"/>
  <w16cex:commentExtensible w16cex:durableId="6A9316FC" w16cex:dateUtc="2025-07-21T09:10:00Z"/>
  <w16cex:commentExtensible w16cex:durableId="0860C4B5" w16cex:dateUtc="2025-07-22T10:36:00Z"/>
  <w16cex:commentExtensible w16cex:durableId="7FE19F74" w16cex:dateUtc="2025-07-10T10:40:00Z"/>
  <w16cex:commentExtensible w16cex:durableId="7BAF6028" w16cex:dateUtc="2025-07-21T09:34:00Z"/>
  <w16cex:commentExtensible w16cex:durableId="313A80B5" w16cex:dateUtc="2025-07-22T06:39:00Z"/>
  <w16cex:commentExtensible w16cex:durableId="380E1A39" w16cex:dateUtc="2025-07-22T09:12:00Z"/>
  <w16cex:commentExtensible w16cex:durableId="68E80383" w16cex:dateUtc="2025-07-10T10:38:00Z"/>
  <w16cex:commentExtensible w16cex:durableId="028EFEE4" w16cex:dateUtc="2025-07-21T14:05:00Z"/>
  <w16cex:commentExtensible w16cex:durableId="410A7BC6" w16cex:dateUtc="2025-07-22T06:49:00Z"/>
  <w16cex:commentExtensible w16cex:durableId="05AB7750" w16cex:dateUtc="2025-07-22T09:31:00Z"/>
  <w16cex:commentExtensible w16cex:durableId="21F89FB9" w16cex:dateUtc="2025-07-03T13:17:00Z"/>
  <w16cex:commentExtensible w16cex:durableId="526B36F5" w16cex:dateUtc="2025-07-21T07:10:00Z"/>
  <w16cex:commentExtensible w16cex:durableId="29D28ECC" w16cex:dateUtc="2025-07-03T13:18:00Z"/>
  <w16cex:commentExtensible w16cex:durableId="65B79D56" w16cex:dateUtc="2025-07-10T08:52:00Z"/>
  <w16cex:commentExtensible w16cex:durableId="1C8C9406" w16cex:dateUtc="2025-07-17T11:23:00Z"/>
  <w16cex:commentExtensible w16cex:durableId="67CC9890" w16cex:dateUtc="2025-07-21T09:54:00Z"/>
  <w16cex:commentExtensible w16cex:durableId="116D8765" w16cex:dateUtc="2025-07-22T10:07:00Z"/>
  <w16cex:commentExtensible w16cex:durableId="4124E15E" w16cex:dateUtc="2025-07-17T11:42:00Z"/>
  <w16cex:commentExtensible w16cex:durableId="2FBF7260" w16cex:dateUtc="2025-07-21T09:57:00Z"/>
  <w16cex:commentExtensible w16cex:durableId="13F171E2" w16cex:dateUtc="2025-07-22T08:36:00Z"/>
  <w16cex:commentExtensible w16cex:durableId="294692AA" w16cex:dateUtc="2024-01-08T11:26:00Z"/>
  <w16cex:commentExtensible w16cex:durableId="40CA74DE" w16cex:dateUtc="2025-07-17T11:26:00Z"/>
  <w16cex:commentExtensible w16cex:durableId="6275898B" w16cex:dateUtc="2025-07-21T10:23:00Z"/>
  <w16cex:commentExtensible w16cex:durableId="7AD30F68" w16cex:dateUtc="2025-07-10T06:16:00Z"/>
  <w16cex:commentExtensible w16cex:durableId="4CD24F9A" w16cex:dateUtc="2025-07-10T08:59:00Z"/>
  <w16cex:commentExtensible w16cex:durableId="6AC12156" w16cex:dateUtc="2025-07-10T10:42:00Z"/>
  <w16cex:commentExtensible w16cex:durableId="2076E402" w16cex:dateUtc="2025-07-21T10:01:00Z"/>
  <w16cex:commentExtensible w16cex:durableId="7326FA6C" w16cex:dateUtc="2025-07-22T08:45:00Z"/>
  <w16cex:commentExtensible w16cex:durableId="38184113" w16cex:dateUtc="2025-07-22T08:49:00Z"/>
  <w16cex:commentExtensible w16cex:durableId="6BEAF41F" w16cex:dateUtc="2023-12-27T13:18:00Z"/>
  <w16cex:commentExtensible w16cex:durableId="2936EF62" w16cex:dateUtc="2023-12-27T14:45:00Z"/>
  <w16cex:commentExtensible w16cex:durableId="6EDC4F96" w16cex:dateUtc="2025-07-10T10:30:00Z"/>
  <w16cex:commentExtensible w16cex:durableId="43FB854E" w16cex:dateUtc="2025-07-21T10:04:00Z"/>
  <w16cex:commentExtensible w16cex:durableId="57C85A91" w16cex:dateUtc="2023-12-27T13:18:00Z"/>
  <w16cex:commentExtensible w16cex:durableId="6B9AE2CC" w16cex:dateUtc="2023-12-27T14:45:00Z"/>
  <w16cex:commentExtensible w16cex:durableId="7BE038A5" w16cex:dateUtc="2025-07-10T10:43:00Z"/>
  <w16cex:commentExtensible w16cex:durableId="595D7F2F" w16cex:dateUtc="2025-07-21T10:16:00Z"/>
  <w16cex:commentExtensible w16cex:durableId="650921A7" w16cex:dateUtc="2023-12-27T13:18:00Z"/>
  <w16cex:commentExtensible w16cex:durableId="1A90A278" w16cex:dateUtc="2023-12-27T14:45:00Z"/>
  <w16cex:commentExtensible w16cex:durableId="552979B1" w16cex:dateUtc="2025-07-10T10:46:00Z"/>
  <w16cex:commentExtensible w16cex:durableId="1185B5E1" w16cex:dateUtc="2025-07-21T11:07:00Z"/>
  <w16cex:commentExtensible w16cex:durableId="6E87A8FD" w16cex:dateUtc="2025-07-22T09:09:00Z"/>
  <w16cex:commentExtensible w16cex:durableId="5FA5087C" w16cex:dateUtc="2025-07-22T08:55:00Z"/>
  <w16cex:commentExtensible w16cex:durableId="60E019D8" w16cex:dateUtc="2025-07-22T09:00:00Z"/>
  <w16cex:commentExtensible w16cex:durableId="61F0C037" w16cex:dateUtc="2025-07-22T09:04:00Z"/>
  <w16cex:commentExtensible w16cex:durableId="1089A8AC" w16cex:dateUtc="2025-07-22T10:18:00Z"/>
  <w16cex:commentExtensible w16cex:durableId="49BB2476" w16cex:dateUtc="2025-07-09T06:50:00Z"/>
  <w16cex:commentExtensible w16cex:durableId="0002FD04" w16cex:dateUtc="2025-07-21T11:24:00Z"/>
  <w16cex:commentExtensible w16cex:durableId="4F2C24E7" w16cex:dateUtc="2025-07-22T09:03:00Z"/>
  <w16cex:commentExtensible w16cex:durableId="0D7A1716" w16cex:dateUtc="2025-07-09T06:37:00Z"/>
  <w16cex:commentExtensible w16cex:durableId="63D8D3DA" w16cex:dateUtc="2025-07-21T11:17:00Z"/>
  <w16cex:commentExtensible w16cex:durableId="03E2F0C5" w16cex:dateUtc="2025-07-22T09:06:00Z"/>
  <w16cex:commentExtensible w16cex:durableId="7F24BAB3" w16cex:dateUtc="2025-07-22T09:11:00Z"/>
  <w16cex:commentExtensible w16cex:durableId="33622C7B" w16cex:dateUtc="2025-07-22T09:14:00Z"/>
  <w16cex:commentExtensible w16cex:durableId="38751B0E" w16cex:dateUtc="2025-07-14T10:48:00Z"/>
  <w16cex:commentExtensible w16cex:durableId="1D04F43E" w16cex:dateUtc="2025-07-21T11:28:00Z"/>
  <w16cex:commentExtensible w16cex:durableId="57DCA814" w16cex:dateUtc="2025-07-22T09:16:00Z"/>
  <w16cex:commentExtensible w16cex:durableId="6EC1D59A" w16cex:dateUtc="2025-07-14T10:55:00Z"/>
  <w16cex:commentExtensible w16cex:durableId="366DEDA4" w16cex:dateUtc="2025-07-21T12:50:00Z"/>
  <w16cex:commentExtensible w16cex:durableId="3363BF0C" w16cex:dateUtc="2025-07-22T09:23:00Z"/>
  <w16cex:commentExtensible w16cex:durableId="12D8527E" w16cex:dateUtc="2025-07-10T06:14:00Z"/>
  <w16cex:commentExtensible w16cex:durableId="52E28CA2" w16cex:dateUtc="2025-07-21T12:34:00Z"/>
  <w16cex:commentExtensible w16cex:durableId="23A50BC4" w16cex:dateUtc="2025-07-09T07:22:00Z"/>
  <w16cex:commentExtensible w16cex:durableId="353DDAFA" w16cex:dateUtc="2025-07-21T11:23:00Z"/>
  <w16cex:commentExtensible w16cex:durableId="04471371" w16cex:dateUtc="2025-07-10T10:49:00Z"/>
  <w16cex:commentExtensible w16cex:durableId="28245AA8" w16cex:dateUtc="2025-07-21T11:19:00Z"/>
  <w16cex:commentExtensible w16cex:durableId="1822FC1E" w16cex:dateUtc="2025-07-09T10:12:00Z"/>
  <w16cex:commentExtensible w16cex:durableId="44A2C9B2" w16cex:dateUtc="2025-07-21T11:26:00Z"/>
  <w16cex:commentExtensible w16cex:durableId="7171FCC6" w16cex:dateUtc="2025-07-22T09:27:00Z"/>
  <w16cex:commentExtensible w16cex:durableId="6ADE3D7C" w16cex:dateUtc="2025-07-20T08:26:00Z"/>
  <w16cex:commentExtensible w16cex:durableId="39FBDD11" w16cex:dateUtc="2025-07-09T07:43:00Z"/>
  <w16cex:commentExtensible w16cex:durableId="1A0D0444" w16cex:dateUtc="2025-07-10T09:06:00Z">
    <w16cex:extLst>
      <w16:ext w16:uri="{CE6994B0-6A32-4C9F-8C6B-6E91EDA988CE}">
        <cr:reactions xmlns:cr="http://schemas.microsoft.com/office/comments/2020/reactions">
          <cr:reaction reactionType="1">
            <cr:reactionInfo dateUtc="2025-07-10T12:40:15Z">
              <cr:user userId="S::samir.ahmed_core42.ai#ext#@adhie.onmicrosoft.com::8c53404e-166e-4c37-9e88-1fe68001bb2c" userProvider="AD" userName="samir.ahmed"/>
            </cr:reactionInfo>
          </cr:reaction>
        </cr:reactions>
      </w16:ext>
    </w16cex:extLst>
  </w16cex:commentExtensible>
  <w16cex:commentExtensible w16cex:durableId="795B4EE4" w16cex:dateUtc="2025-07-19T07:39:00Z"/>
  <w16cex:commentExtensible w16cex:durableId="55F4382E" w16cex:dateUtc="2025-07-21T12:22:00Z"/>
  <w16cex:commentExtensible w16cex:durableId="341AA6D0" w16cex:dateUtc="2025-07-10T10:52:00Z"/>
  <w16cex:commentExtensible w16cex:durableId="4117A5C7" w16cex:dateUtc="2025-07-22T09:34:00Z"/>
  <w16cex:commentExtensible w16cex:durableId="447E542F" w16cex:dateUtc="2025-07-09T10:22:00Z"/>
  <w16cex:commentExtensible w16cex:durableId="3414B57A" w16cex:dateUtc="2025-07-10T09:10:00Z"/>
  <w16cex:commentExtensible w16cex:durableId="19D0D31A" w16cex:dateUtc="2025-07-10T10:59:00Z"/>
  <w16cex:commentExtensible w16cex:durableId="071549CD" w16cex:dateUtc="2025-07-21T13:00:00Z"/>
  <w16cex:commentExtensible w16cex:durableId="353CEC61" w16cex:dateUtc="2025-07-22T09:36:00Z"/>
  <w16cex:commentExtensible w16cex:durableId="30461E44" w16cex:dateUtc="2025-07-16T11:59:00Z"/>
  <w16cex:commentExtensible w16cex:durableId="69582ED4" w16cex:dateUtc="2025-07-21T12:32:00Z"/>
  <w16cex:commentExtensible w16cex:durableId="4510D7F8" w16cex:dateUtc="2025-07-16T11:58:00Z"/>
  <w16cex:commentExtensible w16cex:durableId="0BE02A90" w16cex:dateUtc="2025-07-21T13:01:00Z"/>
  <w16cex:commentExtensible w16cex:durableId="6B2093CB" w16cex:dateUtc="2025-07-16T12:05:00Z"/>
  <w16cex:commentExtensible w16cex:durableId="565A6C6D" w16cex:dateUtc="2025-07-21T13:10:00Z"/>
  <w16cex:commentExtensible w16cex:durableId="464A4B2B" w16cex:dateUtc="2025-07-10T11:01:00Z"/>
  <w16cex:commentExtensible w16cex:durableId="2AEDED6B" w16cex:dateUtc="2025-07-21T13:23:00Z"/>
  <w16cex:commentExtensible w16cex:durableId="092AD075" w16cex:dateUtc="2025-07-22T09:42:00Z"/>
  <w16cex:commentExtensible w16cex:durableId="7823001F" w16cex:dateUtc="2025-07-10T09:25:00Z"/>
  <w16cex:commentExtensible w16cex:durableId="6C08F94B" w16cex:dateUtc="2025-07-21T13:41:00Z"/>
  <w16cex:commentExtensible w16cex:durableId="4E2DF8FE" w16cex:dateUtc="2025-07-10T09:29:00Z"/>
  <w16cex:commentExtensible w16cex:durableId="5037DECC" w16cex:dateUtc="2025-07-21T13:26:00Z"/>
  <w16cex:commentExtensible w16cex:durableId="02847F3C" w16cex:dateUtc="2025-07-22T09:47:00Z"/>
  <w16cex:commentExtensible w16cex:durableId="294682CF" w16cex:dateUtc="2024-01-08T10:18:00Z"/>
  <w16cex:commentExtensible w16cex:durableId="294682DF" w16cex:dateUtc="2024-01-08T10:19:00Z"/>
  <w16cex:commentExtensible w16cex:durableId="2946834F" w16cex:dateUtc="2024-01-08T10:21:00Z"/>
  <w16cex:commentExtensible w16cex:durableId="18BB3BE2" w16cex:dateUtc="2025-07-09T12:33:00Z"/>
  <w16cex:commentExtensible w16cex:durableId="7B4306CD" w16cex:dateUtc="2025-07-21T13:43:00Z"/>
  <w16cex:commentExtensible w16cex:durableId="72DFA93D" w16cex:dateUtc="2025-07-22T10:15:00Z"/>
  <w16cex:commentExtensible w16cex:durableId="2303649D" w16cex:dateUtc="2025-07-09T10:43:00Z"/>
  <w16cex:commentExtensible w16cex:durableId="3814C1EC" w16cex:dateUtc="2025-07-21T13:48:00Z"/>
  <w16cex:commentExtensible w16cex:durableId="5808A1FB" w16cex:dateUtc="2025-07-22T10:23:00Z"/>
  <w16cex:commentExtensible w16cex:durableId="5ABF99AB" w16cex:dateUtc="2025-07-09T10:48:00Z"/>
  <w16cex:commentExtensible w16cex:durableId="4A1EFFEF" w16cex:dateUtc="2025-07-21T13:46:00Z"/>
  <w16cex:commentExtensible w16cex:durableId="486C4B37" w16cex:dateUtc="2025-07-22T10:22:00Z"/>
  <w16cex:commentExtensible w16cex:durableId="4564D696" w16cex:dateUtc="2025-07-09T12:31:00Z"/>
  <w16cex:commentExtensible w16cex:durableId="473C837E" w16cex:dateUtc="2025-07-21T13:49:00Z"/>
  <w16cex:commentExtensible w16cex:durableId="2DBEFC09" w16cex:dateUtc="2025-07-22T10:22:00Z"/>
  <w16cex:commentExtensible w16cex:durableId="067B2F0E" w16cex:dateUtc="2025-07-09T10:42:00Z"/>
  <w16cex:commentExtensible w16cex:durableId="119F802E" w16cex:dateUtc="2025-07-10T11:07:00Z"/>
  <w16cex:commentExtensible w16cex:durableId="2DA87E42" w16cex:dateUtc="2025-07-09T10:52:00Z"/>
  <w16cex:commentExtensible w16cex:durableId="1115947C" w16cex:dateUtc="2025-07-20T09:49:00Z"/>
  <w16cex:commentExtensible w16cex:durableId="54A0CBAF" w16cex:dateUtc="2025-07-20T09:26:00Z"/>
  <w16cex:commentExtensible w16cex:durableId="733C5745" w16cex:dateUtc="2025-07-20T09:25:00Z">
    <w16cex:extLst>
      <w16:ext w16:uri="{CE6994B0-6A32-4C9F-8C6B-6E91EDA988CE}">
        <cr:reactions xmlns:cr="http://schemas.microsoft.com/office/comments/2020/reactions">
          <cr:reaction reactionType="1">
            <cr:reactionInfo dateUtc="2025-07-21T13:52:30Z">
              <cr:user userId="S::samir.ahmed_core42.ai#ext#@adhie.onmicrosoft.com::8c53404e-166e-4c37-9e88-1fe68001bb2c" userProvider="AD" userName="samir.ahmed"/>
            </cr:reactionInfo>
          </cr:reaction>
        </cr:reactions>
      </w16:ext>
    </w16cex:extLst>
  </w16cex:commentExtensible>
  <w16cex:commentExtensible w16cex:durableId="0DE68F40" w16cex:dateUtc="2025-07-10T06:30:00Z"/>
  <w16cex:commentExtensible w16cex:durableId="7137D9A5" w16cex:dateUtc="2025-07-10T06:35:00Z"/>
  <w16cex:commentExtensible w16cex:durableId="1605A3AB" w16cex:dateUtc="2025-07-21T14:09:00Z"/>
  <w16cex:commentExtensible w16cex:durableId="6390C961" w16cex:dateUtc="2025-07-22T10:25:00Z"/>
  <w16cex:commentExtensible w16cex:durableId="642CBD1B" w16cex:dateUtc="2025-07-10T06:12:00Z"/>
  <w16cex:commentExtensible w16cex:durableId="029BBA9E" w16cex:dateUtc="2025-07-21T14:12:00Z"/>
  <w16cex:commentExtensible w16cex:durableId="1CC6039B" w16cex:dateUtc="2025-07-22T10:31:00Z"/>
</w16cex:commentsExtensible>
</file>

<file path=word/commentsIds.xml><?xml version="1.0" encoding="utf-8"?>
<w16cid:commentsIds xmlns:mc="http://schemas.openxmlformats.org/markup-compatibility/2006" xmlns:w16cid="http://schemas.microsoft.com/office/word/2016/wordml/cid" mc:Ignorable="w16cid">
  <w16cid:commentId w16cid:paraId="1E49CE1E" w16cid:durableId="68C2ACF2"/>
  <w16cid:commentId w16cid:paraId="6954285B" w16cid:durableId="3E583172"/>
  <w16cid:commentId w16cid:paraId="6BA05598" w16cid:durableId="2AA496C0"/>
  <w16cid:commentId w16cid:paraId="096143A1" w16cid:durableId="7E7D23E4"/>
  <w16cid:commentId w16cid:paraId="30576126" w16cid:durableId="48A0668B"/>
  <w16cid:commentId w16cid:paraId="68921140" w16cid:durableId="73C22ACC"/>
  <w16cid:commentId w16cid:paraId="34694ABF" w16cid:durableId="5604E8F8"/>
  <w16cid:commentId w16cid:paraId="2BCB6D45" w16cid:durableId="6A9316FC"/>
  <w16cid:commentId w16cid:paraId="0D30DCBA" w16cid:durableId="0860C4B5"/>
  <w16cid:commentId w16cid:paraId="71634803" w16cid:durableId="7FE19F74"/>
  <w16cid:commentId w16cid:paraId="764998CB" w16cid:durableId="7BAF6028"/>
  <w16cid:commentId w16cid:paraId="05724288" w16cid:durableId="313A80B5"/>
  <w16cid:commentId w16cid:paraId="36CB81EB" w16cid:durableId="380E1A39"/>
  <w16cid:commentId w16cid:paraId="53495291" w16cid:durableId="68E80383"/>
  <w16cid:commentId w16cid:paraId="314330C0" w16cid:durableId="028EFEE4"/>
  <w16cid:commentId w16cid:paraId="50D47222" w16cid:durableId="410A7BC6"/>
  <w16cid:commentId w16cid:paraId="7C98B2C1" w16cid:durableId="05AB7750"/>
  <w16cid:commentId w16cid:paraId="6F3D1604" w16cid:durableId="21F89FB9"/>
  <w16cid:commentId w16cid:paraId="00485A04" w16cid:durableId="526B36F5"/>
  <w16cid:commentId w16cid:paraId="13EB2FCD" w16cid:durableId="29D28ECC"/>
  <w16cid:commentId w16cid:paraId="21D64C3D" w16cid:durableId="65B79D56"/>
  <w16cid:commentId w16cid:paraId="56C74139" w16cid:durableId="1C8C9406"/>
  <w16cid:commentId w16cid:paraId="533D8F46" w16cid:durableId="67CC9890"/>
  <w16cid:commentId w16cid:paraId="1F3574DA" w16cid:durableId="116D8765"/>
  <w16cid:commentId w16cid:paraId="0E7A0DFC" w16cid:durableId="4124E15E"/>
  <w16cid:commentId w16cid:paraId="5AE249A9" w16cid:durableId="2FBF7260"/>
  <w16cid:commentId w16cid:paraId="4C7F7A4E" w16cid:durableId="13F171E2"/>
  <w16cid:commentId w16cid:paraId="609D9F45" w16cid:durableId="294692AA"/>
  <w16cid:commentId w16cid:paraId="3F8BF932" w16cid:durableId="40CA74DE"/>
  <w16cid:commentId w16cid:paraId="17DAA0FF" w16cid:durableId="6275898B"/>
  <w16cid:commentId w16cid:paraId="2C0831ED" w16cid:durableId="7AD30F68"/>
  <w16cid:commentId w16cid:paraId="7D95AC29" w16cid:durableId="4CD24F9A"/>
  <w16cid:commentId w16cid:paraId="26A81D4D" w16cid:durableId="6AC12156"/>
  <w16cid:commentId w16cid:paraId="3F2BDB62" w16cid:durableId="2076E402"/>
  <w16cid:commentId w16cid:paraId="16ED6193" w16cid:durableId="7326FA6C"/>
  <w16cid:commentId w16cid:paraId="777C2B8F" w16cid:durableId="38184113"/>
  <w16cid:commentId w16cid:paraId="0A1894BA" w16cid:durableId="6BEAF41F"/>
  <w16cid:commentId w16cid:paraId="560B06BD" w16cid:durableId="2936EF62"/>
  <w16cid:commentId w16cid:paraId="70B2DC18" w16cid:durableId="6EDC4F96"/>
  <w16cid:commentId w16cid:paraId="6DBAC264" w16cid:durableId="43FB854E"/>
  <w16cid:commentId w16cid:paraId="7FEAF02F" w16cid:durableId="57C85A91"/>
  <w16cid:commentId w16cid:paraId="730D39C6" w16cid:durableId="6B9AE2CC"/>
  <w16cid:commentId w16cid:paraId="16D41D79" w16cid:durableId="7BE038A5"/>
  <w16cid:commentId w16cid:paraId="790F952B" w16cid:durableId="595D7F2F"/>
  <w16cid:commentId w16cid:paraId="2A95AC7A" w16cid:durableId="650921A7"/>
  <w16cid:commentId w16cid:paraId="4B06977E" w16cid:durableId="1A90A278"/>
  <w16cid:commentId w16cid:paraId="519AC252" w16cid:durableId="552979B1"/>
  <w16cid:commentId w16cid:paraId="238261E1" w16cid:durableId="1185B5E1"/>
  <w16cid:commentId w16cid:paraId="48491F13" w16cid:durableId="6E87A8FD"/>
  <w16cid:commentId w16cid:paraId="63B2249B" w16cid:durableId="5FA5087C"/>
  <w16cid:commentId w16cid:paraId="7B6D361E" w16cid:durableId="60E019D8"/>
  <w16cid:commentId w16cid:paraId="59A8A5C4" w16cid:durableId="61F0C037"/>
  <w16cid:commentId w16cid:paraId="787FF33E" w16cid:durableId="1089A8AC"/>
  <w16cid:commentId w16cid:paraId="5458ED93" w16cid:durableId="49BB2476"/>
  <w16cid:commentId w16cid:paraId="21CE4B42" w16cid:durableId="0002FD04"/>
  <w16cid:commentId w16cid:paraId="00C90B36" w16cid:durableId="4F2C24E7"/>
  <w16cid:commentId w16cid:paraId="67B44F25" w16cid:durableId="0D7A1716"/>
  <w16cid:commentId w16cid:paraId="73D90D6B" w16cid:durableId="63D8D3DA"/>
  <w16cid:commentId w16cid:paraId="56109737" w16cid:durableId="03E2F0C5"/>
  <w16cid:commentId w16cid:paraId="7391562C" w16cid:durableId="7F24BAB3"/>
  <w16cid:commentId w16cid:paraId="48EB946C" w16cid:durableId="33622C7B"/>
  <w16cid:commentId w16cid:paraId="2BC6E0F5" w16cid:durableId="38751B0E"/>
  <w16cid:commentId w16cid:paraId="3DACF6FD" w16cid:durableId="1D04F43E"/>
  <w16cid:commentId w16cid:paraId="388B4BCD" w16cid:durableId="57DCA814"/>
  <w16cid:commentId w16cid:paraId="316CEEC1" w16cid:durableId="6EC1D59A"/>
  <w16cid:commentId w16cid:paraId="4D63838D" w16cid:durableId="366DEDA4"/>
  <w16cid:commentId w16cid:paraId="69144DC1" w16cid:durableId="3363BF0C"/>
  <w16cid:commentId w16cid:paraId="4AFA2EE0" w16cid:durableId="12D8527E"/>
  <w16cid:commentId w16cid:paraId="33A9D42A" w16cid:durableId="52E28CA2"/>
  <w16cid:commentId w16cid:paraId="68903D02" w16cid:durableId="23A50BC4"/>
  <w16cid:commentId w16cid:paraId="263AA650" w16cid:durableId="353DDAFA"/>
  <w16cid:commentId w16cid:paraId="04D37AC7" w16cid:durableId="04471371"/>
  <w16cid:commentId w16cid:paraId="317586A4" w16cid:durableId="28245AA8"/>
  <w16cid:commentId w16cid:paraId="482D2073" w16cid:durableId="1822FC1E"/>
  <w16cid:commentId w16cid:paraId="01D5DE4F" w16cid:durableId="44A2C9B2"/>
  <w16cid:commentId w16cid:paraId="4E16A32C" w16cid:durableId="7171FCC6"/>
  <w16cid:commentId w16cid:paraId="58CF56A0" w16cid:durableId="6ADE3D7C"/>
  <w16cid:commentId w16cid:paraId="3BD86263" w16cid:durableId="39FBDD11"/>
  <w16cid:commentId w16cid:paraId="766E4D15" w16cid:durableId="1A0D0444"/>
  <w16cid:commentId w16cid:paraId="0F92C485" w16cid:durableId="795B4EE4"/>
  <w16cid:commentId w16cid:paraId="7B3DCB45" w16cid:durableId="55F4382E"/>
  <w16cid:commentId w16cid:paraId="6573A144" w16cid:durableId="341AA6D0"/>
  <w16cid:commentId w16cid:paraId="319602C9" w16cid:durableId="4117A5C7"/>
  <w16cid:commentId w16cid:paraId="35ED6411" w16cid:durableId="447E542F"/>
  <w16cid:commentId w16cid:paraId="42877D6E" w16cid:durableId="3414B57A"/>
  <w16cid:commentId w16cid:paraId="5C37E342" w16cid:durableId="19D0D31A"/>
  <w16cid:commentId w16cid:paraId="769D9D9C" w16cid:durableId="071549CD"/>
  <w16cid:commentId w16cid:paraId="067E76E8" w16cid:durableId="353CEC61"/>
  <w16cid:commentId w16cid:paraId="1A15C8E5" w16cid:durableId="30461E44"/>
  <w16cid:commentId w16cid:paraId="24F35DB9" w16cid:durableId="69582ED4"/>
  <w16cid:commentId w16cid:paraId="41F7D42A" w16cid:durableId="4510D7F8"/>
  <w16cid:commentId w16cid:paraId="32712D67" w16cid:durableId="0BE02A90"/>
  <w16cid:commentId w16cid:paraId="6968F055" w16cid:durableId="6B2093CB"/>
  <w16cid:commentId w16cid:paraId="0F0739FF" w16cid:durableId="565A6C6D"/>
  <w16cid:commentId w16cid:paraId="00674590" w16cid:durableId="464A4B2B"/>
  <w16cid:commentId w16cid:paraId="346676AD" w16cid:durableId="2AEDED6B"/>
  <w16cid:commentId w16cid:paraId="1BD16E18" w16cid:durableId="092AD075"/>
  <w16cid:commentId w16cid:paraId="3D3D6FF9" w16cid:durableId="7823001F"/>
  <w16cid:commentId w16cid:paraId="3A1E03D2" w16cid:durableId="6C08F94B"/>
  <w16cid:commentId w16cid:paraId="3768E1FC" w16cid:durableId="4E2DF8FE"/>
  <w16cid:commentId w16cid:paraId="6E4623BF" w16cid:durableId="5037DECC"/>
  <w16cid:commentId w16cid:paraId="76758D5F" w16cid:durableId="02847F3C"/>
  <w16cid:commentId w16cid:paraId="40BAFE57" w16cid:durableId="294682CF"/>
  <w16cid:commentId w16cid:paraId="79A482D6" w16cid:durableId="294682DF"/>
  <w16cid:commentId w16cid:paraId="0C091B09" w16cid:durableId="2946834F"/>
  <w16cid:commentId w16cid:paraId="04C76D22" w16cid:durableId="18BB3BE2"/>
  <w16cid:commentId w16cid:paraId="0E981FB8" w16cid:durableId="7B4306CD"/>
  <w16cid:commentId w16cid:paraId="2C2799E4" w16cid:durableId="72DFA93D"/>
  <w16cid:commentId w16cid:paraId="7A384974" w16cid:durableId="2303649D"/>
  <w16cid:commentId w16cid:paraId="2125F272" w16cid:durableId="3814C1EC"/>
  <w16cid:commentId w16cid:paraId="560D5740" w16cid:durableId="5808A1FB"/>
  <w16cid:commentId w16cid:paraId="799DD8D3" w16cid:durableId="5ABF99AB"/>
  <w16cid:commentId w16cid:paraId="69C6E1FB" w16cid:durableId="4A1EFFEF"/>
  <w16cid:commentId w16cid:paraId="1D19B1F2" w16cid:durableId="486C4B37"/>
  <w16cid:commentId w16cid:paraId="3F261EB8" w16cid:durableId="4564D696"/>
  <w16cid:commentId w16cid:paraId="2B72F99D" w16cid:durableId="473C837E"/>
  <w16cid:commentId w16cid:paraId="3F30732A" w16cid:durableId="2DBEFC09"/>
  <w16cid:commentId w16cid:paraId="765AF71C" w16cid:durableId="067B2F0E"/>
  <w16cid:commentId w16cid:paraId="4387A336" w16cid:durableId="119F802E"/>
  <w16cid:commentId w16cid:paraId="075C8566" w16cid:durableId="2DA87E42"/>
  <w16cid:commentId w16cid:paraId="78BAC178" w16cid:durableId="1115947C"/>
  <w16cid:commentId w16cid:paraId="163E3BF1" w16cid:durableId="54A0CBAF"/>
  <w16cid:commentId w16cid:paraId="60E74B46" w16cid:durableId="733C5745"/>
  <w16cid:commentId w16cid:paraId="5B4D194C" w16cid:durableId="0DE68F40"/>
  <w16cid:commentId w16cid:paraId="69CF041B" w16cid:durableId="7137D9A5"/>
  <w16cid:commentId w16cid:paraId="6BA26BC7" w16cid:durableId="1605A3AB"/>
  <w16cid:commentId w16cid:paraId="6E588FEA" w16cid:durableId="6390C961"/>
  <w16cid:commentId w16cid:paraId="3664AD37" w16cid:durableId="642CBD1B"/>
  <w16cid:commentId w16cid:paraId="031E30F2" w16cid:durableId="029BBA9E"/>
  <w16cid:commentId w16cid:paraId="5392566B" w16cid:durableId="1CC603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219" w:rsidP="008571C7" w:rsidRDefault="00817219" w14:paraId="09AD0F2B" w14:textId="77777777">
      <w:r>
        <w:separator/>
      </w:r>
    </w:p>
  </w:endnote>
  <w:endnote w:type="continuationSeparator" w:id="0">
    <w:p w:rsidR="00817219" w:rsidP="008571C7" w:rsidRDefault="00817219" w14:paraId="565FC9CA" w14:textId="77777777">
      <w:r>
        <w:continuationSeparator/>
      </w:r>
    </w:p>
  </w:endnote>
  <w:endnote w:type="continuationNotice" w:id="1">
    <w:p w:rsidR="00817219" w:rsidRDefault="00817219" w14:paraId="5F133A7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Cambria"/>
    <w:charset w:val="CC"/>
    <w:family w:val="roman"/>
    <w:pitch w:val="variable"/>
    <w:sig w:usb0="E0000AFF" w:usb1="500078FF" w:usb2="00000021" w:usb3="00000000" w:csb0="000001BF" w:csb1="00000000"/>
  </w:font>
  <w:font w:name="Source Sans Pro">
    <w:charset w:val="00"/>
    <w:family w:val="swiss"/>
    <w:pitch w:val="variable"/>
    <w:sig w:usb0="600002F7" w:usb1="02000001"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AdvMyriad_I">
    <w:altName w:val="Cambria"/>
    <w:charset w:val="00"/>
    <w:family w:val="roman"/>
    <w:pitch w:val="default"/>
  </w:font>
  <w:font w:name="AdvMyriad_R">
    <w:altName w:val="Cambria"/>
    <w:charset w:val="00"/>
    <w:family w:val="roman"/>
    <w:pitch w:val="default"/>
  </w:font>
  <w:font w:name="AdvOT46dcae81+fb">
    <w:altName w:val="Cambria"/>
    <w:charset w:val="00"/>
    <w:family w:val="roman"/>
    <w:pitch w:val="default"/>
  </w:font>
  <w:font w:name="AdvOT46dcae81+20">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46BFB" w:rsidRDefault="004D3DB1" w14:paraId="7B047E0B" w14:textId="3B7E0BF3">
    <w:pPr>
      <w:pStyle w:val="Footer"/>
    </w:pPr>
    <w:r>
      <w:rPr>
        <w:noProof/>
      </w:rPr>
      <mc:AlternateContent>
        <mc:Choice Requires="wps">
          <w:drawing>
            <wp:anchor distT="0" distB="0" distL="0" distR="0" simplePos="0" relativeHeight="251658246" behindDoc="0" locked="0" layoutInCell="1" allowOverlap="1" wp14:anchorId="6D9D412A" wp14:editId="7A234CBE">
              <wp:simplePos x="635" y="635"/>
              <wp:positionH relativeFrom="page">
                <wp:align>left</wp:align>
              </wp:positionH>
              <wp:positionV relativeFrom="page">
                <wp:align>bottom</wp:align>
              </wp:positionV>
              <wp:extent cx="5073650" cy="333375"/>
              <wp:effectExtent l="0" t="0" r="12700" b="0"/>
              <wp:wrapNone/>
              <wp:docPr id="1000882842" name="Text Box 2"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73650" cy="333375"/>
                      </a:xfrm>
                      <a:prstGeom prst="rect">
                        <a:avLst/>
                      </a:prstGeom>
                      <a:noFill/>
                      <a:ln>
                        <a:noFill/>
                      </a:ln>
                    </wps:spPr>
                    <wps:txbx>
                      <w:txbxContent>
                        <w:p w:rsidRPr="004D3DB1" w:rsidR="004D3DB1" w:rsidP="004D3DB1" w:rsidRDefault="004D3DB1" w14:paraId="7716A445" w14:textId="3AA8D5EA">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3495A9D9">
            <v:shapetype id="_x0000_t202" coordsize="21600,21600" o:spt="202" path="m,l,21600r21600,l21600,xe" w14:anchorId="6D9D412A">
              <v:stroke joinstyle="miter"/>
              <v:path gradientshapeok="t" o:connecttype="rect"/>
            </v:shapetype>
            <v:shape id="Text Box 2" style="position:absolute;margin-left:0;margin-top:0;width:399.5pt;height:26.25pt;z-index:251658246;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">
              <v:textbox style="mso-fit-shape-to-text:t" inset="20pt,0,0,15pt">
                <w:txbxContent>
                  <w:p w:rsidRPr="004D3DB1" w:rsidR="004D3DB1" w:rsidP="004D3DB1" w:rsidRDefault="004D3DB1" w14:paraId="1991A282" w14:textId="3AA8D5EA">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xmlns:asvg="http://schemas.microsoft.com/office/drawing/2016/SVG/main" mc:Ignorable="w14 w15 w16se w16cid w16 w16cex w16sdtdh w16sdtfl w16du wp14">
  <w:p w:rsidRPr="00987913" w:rsidR="008571C7" w:rsidP="00987913" w:rsidRDefault="004D3DB1" w14:paraId="579C8A4C" w14:textId="49BE4617">
    <w:pPr>
      <w:pStyle w:val="Footer"/>
      <w:ind w:left="-993"/>
      <w:rPr>
        <w:lang w:val="en-US"/>
      </w:rPr>
    </w:pPr>
    <w:r>
      <w:rPr>
        <w:noProof/>
        <w:color w:val="2B579A"/>
      </w:rPr>
      <mc:AlternateContent>
        <mc:Choice Requires="wps">
          <w:drawing>
            <wp:anchor distT="0" distB="0" distL="0" distR="0" simplePos="0" relativeHeight="251658247" behindDoc="0" locked="0" layoutInCell="1" allowOverlap="1" wp14:anchorId="2393C104" wp14:editId="0645FE2D">
              <wp:simplePos x="635" y="635"/>
              <wp:positionH relativeFrom="page">
                <wp:align>left</wp:align>
              </wp:positionH>
              <wp:positionV relativeFrom="page">
                <wp:align>bottom</wp:align>
              </wp:positionV>
              <wp:extent cx="5073650" cy="333375"/>
              <wp:effectExtent l="0" t="0" r="12700" b="0"/>
              <wp:wrapNone/>
              <wp:docPr id="1747297125" name="Text Box 3"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73650" cy="333375"/>
                      </a:xfrm>
                      <a:prstGeom prst="rect">
                        <a:avLst/>
                      </a:prstGeom>
                      <a:noFill/>
                      <a:ln>
                        <a:noFill/>
                      </a:ln>
                    </wps:spPr>
                    <wps:txbx>
                      <w:txbxContent>
                        <w:p w:rsidRPr="004D3DB1" w:rsidR="004D3DB1" w:rsidP="004D3DB1" w:rsidRDefault="004D3DB1" w14:paraId="6D9E4C2E" w14:textId="6CDD7107">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xmlns:asvg="http://schemas.microsoft.com/office/drawing/2016/SVG/main" xmlns:arto="http://schemas.microsoft.com/office/word/2006/arto">
          <w:pict w14:anchorId="0A30D020">
            <v:shapetype id="_x0000_t202" coordsize="21600,21600" o:spt="202" path="m,l,21600r21600,l21600,xe" w14:anchorId="2393C104">
              <v:stroke joinstyle="miter"/>
              <v:path gradientshapeok="t" o:connecttype="rect"/>
            </v:shapetype>
            <v:shape id="Text Box 3" style="position:absolute;left:0;text-align:left;margin-left:0;margin-top:0;width:399.5pt;height:26.25pt;z-index:251658247;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">
              <v:textbox style="mso-fit-shape-to-text:t" inset="20pt,0,0,15pt">
                <w:txbxContent>
                  <w:p w:rsidRPr="004D3DB1" w:rsidR="004D3DB1" w:rsidP="004D3DB1" w:rsidRDefault="004D3DB1" w14:paraId="4B2DA535" w14:textId="6CDD7107">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v:textbox>
              <w10:wrap anchorx="page" anchory="page"/>
            </v:shape>
          </w:pict>
        </mc:Fallback>
      </mc:AlternateContent>
    </w:r>
    <w:r w:rsidR="000D20FE">
      <w:rPr>
        <w:noProof/>
        <w:color w:val="2B579A"/>
        <w:shd w:val="clear" w:color="auto" w:fill="E6E6E6"/>
      </w:rPr>
      <w:drawing>
        <wp:anchor distT="0" distB="0" distL="114300" distR="114300" simplePos="0" relativeHeight="251658242" behindDoc="1" locked="0" layoutInCell="1" allowOverlap="1" wp14:anchorId="09ABB445" wp14:editId="30552BA6">
          <wp:simplePos x="0" y="0"/>
          <wp:positionH relativeFrom="column">
            <wp:posOffset>5529580</wp:posOffset>
          </wp:positionH>
          <wp:positionV relativeFrom="paragraph">
            <wp:posOffset>16964</wp:posOffset>
          </wp:positionV>
          <wp:extent cx="723265" cy="115570"/>
          <wp:effectExtent l="0" t="0" r="635" b="0"/>
          <wp:wrapTight wrapText="bothSides">
            <wp:wrapPolygon edited="0">
              <wp:start x="10999" y="0"/>
              <wp:lineTo x="0" y="2374"/>
              <wp:lineTo x="0" y="18989"/>
              <wp:lineTo x="21240" y="18989"/>
              <wp:lineTo x="21240" y="0"/>
              <wp:lineTo x="10999"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3265" cy="115570"/>
                  </a:xfrm>
                  <a:prstGeom prst="rect">
                    <a:avLst/>
                  </a:prstGeom>
                </pic:spPr>
              </pic:pic>
            </a:graphicData>
          </a:graphic>
          <wp14:sizeRelH relativeFrom="page">
            <wp14:pctWidth>0</wp14:pctWidth>
          </wp14:sizeRelH>
          <wp14:sizeRelV relativeFrom="page">
            <wp14:pctHeight>0</wp14:pctHeight>
          </wp14:sizeRelV>
        </wp:anchor>
      </w:drawing>
    </w:r>
    <w:r w:rsidRPr="00987913" w:rsidR="00987913">
      <w:rPr>
        <w:sz w:val="16"/>
        <w:szCs w:val="16"/>
        <w:lang w:val="en-US"/>
      </w:rPr>
      <w:t>Copyright @</w:t>
    </w:r>
    <w:r w:rsidR="00987913">
      <w:rPr>
        <w:sz w:val="16"/>
        <w:szCs w:val="16"/>
        <w:lang w:val="en-US"/>
      </w:rPr>
      <w:t>C</w:t>
    </w:r>
    <w:r w:rsidRPr="00987913" w:rsidR="00987913">
      <w:rPr>
        <w:sz w:val="16"/>
        <w:szCs w:val="16"/>
        <w:lang w:val="en-US"/>
      </w:rPr>
      <w:t>ore42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xmlns:asvg="http://schemas.microsoft.com/office/drawing/2016/SVG/main" mc:Ignorable="w14 w15 w16se w16cid w16 w16cex w16sdtdh w16sdtfl w16du wp14">
  <w:p w:rsidRPr="00987913" w:rsidR="00E32C76" w:rsidP="00E32C76" w:rsidRDefault="004D3DB1" w14:paraId="2D4A7569" w14:textId="6C299F33">
    <w:pPr>
      <w:pStyle w:val="Footer"/>
      <w:ind w:left="-993"/>
      <w:rPr>
        <w:lang w:val="en-US"/>
      </w:rPr>
    </w:pPr>
    <w:r>
      <w:rPr>
        <w:noProof/>
        <w:color w:val="2B579A"/>
      </w:rPr>
      <mc:AlternateContent>
        <mc:Choice Requires="wps">
          <w:drawing>
            <wp:anchor distT="0" distB="0" distL="0" distR="0" simplePos="0" relativeHeight="251658245" behindDoc="0" locked="0" layoutInCell="1" allowOverlap="1" wp14:anchorId="13CD4CD5" wp14:editId="011435FA">
              <wp:simplePos x="635" y="635"/>
              <wp:positionH relativeFrom="page">
                <wp:align>left</wp:align>
              </wp:positionH>
              <wp:positionV relativeFrom="page">
                <wp:align>bottom</wp:align>
              </wp:positionV>
              <wp:extent cx="5073650" cy="333375"/>
              <wp:effectExtent l="0" t="0" r="12700" b="0"/>
              <wp:wrapNone/>
              <wp:docPr id="1074257726" name="Text Box 1"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073650" cy="333375"/>
                      </a:xfrm>
                      <a:prstGeom prst="rect">
                        <a:avLst/>
                      </a:prstGeom>
                      <a:noFill/>
                      <a:ln>
                        <a:noFill/>
                      </a:ln>
                    </wps:spPr>
                    <wps:txbx>
                      <w:txbxContent>
                        <w:p w:rsidRPr="004D3DB1" w:rsidR="004D3DB1" w:rsidP="004D3DB1" w:rsidRDefault="004D3DB1" w14:paraId="6E768EF3" w14:textId="5556E175">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xmlns:asvg="http://schemas.microsoft.com/office/drawing/2016/SVG/main" xmlns:arto="http://schemas.microsoft.com/office/word/2006/arto">
          <w:pict w14:anchorId="71013246">
            <v:shapetype id="_x0000_t202" coordsize="21600,21600" o:spt="202" path="m,l,21600r21600,l21600,xe" w14:anchorId="13CD4CD5">
              <v:stroke joinstyle="miter"/>
              <v:path gradientshapeok="t" o:connecttype="rect"/>
            </v:shapetype>
            <v:shape id="Text Box 1" style="position:absolute;left:0;text-align:left;margin-left:0;margin-top:0;width:399.5pt;height:26.25pt;z-index:251658245;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">
              <v:textbox style="mso-fit-shape-to-text:t" inset="20pt,0,0,15pt">
                <w:txbxContent>
                  <w:p w:rsidRPr="004D3DB1" w:rsidR="004D3DB1" w:rsidP="004D3DB1" w:rsidRDefault="004D3DB1" w14:paraId="1F765E4D" w14:textId="5556E175">
                    <w:pPr>
                      <w:rPr>
                        <w:rFonts w:ascii="Calibri" w:hAnsi="Calibri" w:eastAsia="Calibri" w:cs="Calibri"/>
                        <w:noProof/>
                        <w:color w:val="0000FF"/>
                        <w:sz w:val="20"/>
                        <w:szCs w:val="20"/>
                      </w:rPr>
                    </w:pPr>
                    <w:r w:rsidRPr="004D3DB1">
                      <w:rPr>
                        <w:rFonts w:ascii="Calibri" w:hAnsi="Calibri" w:eastAsia="Calibri" w:cs="Calibri"/>
                        <w:noProof/>
                        <w:color w:val="0000FF"/>
                        <w:sz w:val="20"/>
                        <w:szCs w:val="20"/>
                      </w:rPr>
                      <w:t xml:space="preserve"> This document has been classified as Restricted - </w:t>
                    </w:r>
                    <w:r w:rsidRPr="004D3DB1">
                      <w:rPr>
                        <w:rFonts w:ascii="Calibri" w:hAnsi="Calibri" w:eastAsia="Calibri" w:cs="Calibri"/>
                        <w:noProof/>
                        <w:color w:val="0000FF"/>
                        <w:sz w:val="20"/>
                        <w:szCs w:val="20"/>
                        <w:rtl/>
                      </w:rPr>
                      <w:t>محظور</w:t>
                    </w:r>
                    <w:r w:rsidRPr="004D3DB1">
                      <w:rPr>
                        <w:rFonts w:ascii="Calibri" w:hAnsi="Calibri" w:eastAsia="Calibri" w:cs="Calibri"/>
                        <w:noProof/>
                        <w:color w:val="0000FF"/>
                        <w:sz w:val="20"/>
                        <w:szCs w:val="20"/>
                      </w:rPr>
                      <w:t xml:space="preserve"> by ADHDS. Please handle accordingly. </w:t>
                    </w:r>
                  </w:p>
                </w:txbxContent>
              </v:textbox>
              <w10:wrap anchorx="page" anchory="page"/>
            </v:shape>
          </w:pict>
        </mc:Fallback>
      </mc:AlternateContent>
    </w:r>
    <w:r w:rsidR="00E32C76">
      <w:rPr>
        <w:noProof/>
        <w:color w:val="2B579A"/>
        <w:shd w:val="clear" w:color="auto" w:fill="E6E6E6"/>
      </w:rPr>
      <w:drawing>
        <wp:anchor distT="0" distB="0" distL="114300" distR="114300" simplePos="0" relativeHeight="251658244" behindDoc="1" locked="0" layoutInCell="1" allowOverlap="1" wp14:anchorId="1C86FDA9" wp14:editId="01BDFEEF">
          <wp:simplePos x="0" y="0"/>
          <wp:positionH relativeFrom="column">
            <wp:posOffset>5529580</wp:posOffset>
          </wp:positionH>
          <wp:positionV relativeFrom="paragraph">
            <wp:posOffset>16964</wp:posOffset>
          </wp:positionV>
          <wp:extent cx="723265" cy="115570"/>
          <wp:effectExtent l="0" t="0" r="635" b="0"/>
          <wp:wrapTight wrapText="bothSides">
            <wp:wrapPolygon edited="0">
              <wp:start x="10999" y="0"/>
              <wp:lineTo x="0" y="2374"/>
              <wp:lineTo x="0" y="18989"/>
              <wp:lineTo x="21240" y="18989"/>
              <wp:lineTo x="21240" y="0"/>
              <wp:lineTo x="10999"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3265" cy="115570"/>
                  </a:xfrm>
                  <a:prstGeom prst="rect">
                    <a:avLst/>
                  </a:prstGeom>
                </pic:spPr>
              </pic:pic>
            </a:graphicData>
          </a:graphic>
          <wp14:sizeRelH relativeFrom="page">
            <wp14:pctWidth>0</wp14:pctWidth>
          </wp14:sizeRelH>
          <wp14:sizeRelV relativeFrom="page">
            <wp14:pctHeight>0</wp14:pctHeight>
          </wp14:sizeRelV>
        </wp:anchor>
      </w:drawing>
    </w:r>
    <w:r w:rsidRPr="00987913" w:rsidR="00E32C76">
      <w:rPr>
        <w:sz w:val="16"/>
        <w:szCs w:val="16"/>
        <w:lang w:val="en-US"/>
      </w:rPr>
      <w:t>Copyright @</w:t>
    </w:r>
    <w:r w:rsidR="00E32C76">
      <w:rPr>
        <w:sz w:val="16"/>
        <w:szCs w:val="16"/>
        <w:lang w:val="en-US"/>
      </w:rPr>
      <w:t>C</w:t>
    </w:r>
    <w:r w:rsidRPr="00987913" w:rsidR="00E32C76">
      <w:rPr>
        <w:sz w:val="16"/>
        <w:szCs w:val="16"/>
        <w:lang w:val="en-US"/>
      </w:rPr>
      <w:t>ore42 – All Rights Reserved</w:t>
    </w:r>
  </w:p>
  <w:p w:rsidR="00E32C76" w:rsidRDefault="00E32C76" w14:paraId="411066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219" w:rsidP="008571C7" w:rsidRDefault="00817219" w14:paraId="6EC11E71" w14:textId="77777777">
      <w:r>
        <w:separator/>
      </w:r>
    </w:p>
  </w:footnote>
  <w:footnote w:type="continuationSeparator" w:id="0">
    <w:p w:rsidR="00817219" w:rsidP="008571C7" w:rsidRDefault="00817219" w14:paraId="50D534C2" w14:textId="77777777">
      <w:r>
        <w:continuationSeparator/>
      </w:r>
    </w:p>
  </w:footnote>
  <w:footnote w:type="continuationNotice" w:id="1">
    <w:p w:rsidR="00817219" w:rsidRDefault="00817219" w14:paraId="5C2007D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6BFB" w:rsidRDefault="00746BFB" w14:paraId="59640539" w14:textId="14D59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2116C8" w:rsidP="00E32C76" w:rsidRDefault="00E32C76" w14:paraId="7CC048E3" w14:textId="1A8253CD">
    <w:pPr>
      <w:pStyle w:val="Header"/>
      <w:jc w:val="right"/>
    </w:pPr>
    <w:r>
      <w:rPr>
        <w:noProof/>
        <w:color w:val="2B579A"/>
        <w:shd w:val="clear" w:color="auto" w:fill="E6E6E6"/>
      </w:rPr>
      <w:drawing>
        <wp:anchor distT="0" distB="0" distL="114300" distR="114300" simplePos="0" relativeHeight="251658241" behindDoc="1" locked="0" layoutInCell="1" allowOverlap="1" wp14:anchorId="035E6D8B" wp14:editId="497B5875">
          <wp:simplePos x="0" y="0"/>
          <wp:positionH relativeFrom="column">
            <wp:posOffset>5950168</wp:posOffset>
          </wp:positionH>
          <wp:positionV relativeFrom="paragraph">
            <wp:posOffset>-59021</wp:posOffset>
          </wp:positionV>
          <wp:extent cx="300006" cy="382082"/>
          <wp:effectExtent l="0" t="0" r="508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00006" cy="38208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2116C8" w:rsidRDefault="002116C8" w14:paraId="268A36D6" w14:textId="23C6BE61">
    <w:pPr>
      <w:pStyle w:val="Header"/>
    </w:pPr>
    <w:r>
      <w:rPr>
        <w:noProof/>
        <w:color w:val="2B579A"/>
        <w:shd w:val="clear" w:color="auto" w:fill="E6E6E6"/>
        <w:lang w:val="en-US"/>
      </w:rPr>
      <w:drawing>
        <wp:anchor distT="0" distB="0" distL="114300" distR="114300" simplePos="0" relativeHeight="251658240" behindDoc="1" locked="0" layoutInCell="1" allowOverlap="1" wp14:anchorId="2D824731" wp14:editId="544F2674">
          <wp:simplePos x="0" y="0"/>
          <wp:positionH relativeFrom="margin">
            <wp:posOffset>272052</wp:posOffset>
          </wp:positionH>
          <wp:positionV relativeFrom="margin">
            <wp:posOffset>-895999</wp:posOffset>
          </wp:positionV>
          <wp:extent cx="7919499" cy="11193780"/>
          <wp:effectExtent l="0" t="0" r="0" b="0"/>
          <wp:wrapNone/>
          <wp:docPr id="12" name="Picture 12" descr="A green and black dott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2" descr="A green and black dotted circle&#10;&#10;Description automatically generated"/>
                  <pic:cNvPicPr/>
                </pic:nvPicPr>
                <pic:blipFill>
                  <a:blip r:embed="rId1">
                    <a:alphaModFix amt="22000"/>
                    <a:extLst>
                      <a:ext uri="{28A0092B-C50C-407E-A947-70E740481C1C}">
                        <a14:useLocalDpi xmlns:a14="http://schemas.microsoft.com/office/drawing/2010/main" val="0"/>
                      </a:ext>
                    </a:extLst>
                  </a:blip>
                  <a:stretch>
                    <a:fillRect/>
                  </a:stretch>
                </pic:blipFill>
                <pic:spPr>
                  <a:xfrm>
                    <a:off x="0" y="0"/>
                    <a:ext cx="7919499" cy="11193780"/>
                  </a:xfrm>
                  <a:prstGeom prst="rect">
                    <a:avLst/>
                  </a:prstGeom>
                </pic:spPr>
              </pic:pic>
            </a:graphicData>
          </a:graphic>
          <wp14:sizeRelH relativeFrom="margin">
            <wp14:pctWidth>0</wp14:pctWidth>
          </wp14:sizeRelH>
          <wp14:sizeRelV relativeFrom="margin">
            <wp14:pctHeight>0</wp14:pctHeight>
          </wp14:sizeRelV>
        </wp:anchor>
      </w:drawing>
    </w:r>
    <w:r>
      <w:rPr>
        <w:noProof/>
        <w:color w:val="2B579A"/>
        <w:shd w:val="clear" w:color="auto" w:fill="E6E6E6"/>
      </w:rPr>
      <w:drawing>
        <wp:anchor distT="0" distB="0" distL="114300" distR="114300" simplePos="0" relativeHeight="251658243" behindDoc="1" locked="0" layoutInCell="1" allowOverlap="1" wp14:anchorId="4EA734DB" wp14:editId="0AFAEF70">
          <wp:simplePos x="0" y="0"/>
          <wp:positionH relativeFrom="margin">
            <wp:posOffset>-522514</wp:posOffset>
          </wp:positionH>
          <wp:positionV relativeFrom="paragraph">
            <wp:posOffset>30249</wp:posOffset>
          </wp:positionV>
          <wp:extent cx="1347470" cy="241935"/>
          <wp:effectExtent l="0" t="0" r="0" b="0"/>
          <wp:wrapTight wrapText="bothSides">
            <wp:wrapPolygon edited="0">
              <wp:start x="814" y="0"/>
              <wp:lineTo x="0" y="4535"/>
              <wp:lineTo x="0" y="15874"/>
              <wp:lineTo x="611" y="20409"/>
              <wp:lineTo x="814" y="20409"/>
              <wp:lineTo x="21376" y="20409"/>
              <wp:lineTo x="21376" y="2268"/>
              <wp:lineTo x="20969" y="0"/>
              <wp:lineTo x="814"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347470" cy="2419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62"/>
    <w:multiLevelType w:val="hybridMultilevel"/>
    <w:tmpl w:val="FAE6EB1E"/>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 w15:restartNumberingAfterBreak="0">
    <w:nsid w:val="00F1431D"/>
    <w:multiLevelType w:val="hybridMultilevel"/>
    <w:tmpl w:val="D0BEA82C"/>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 w15:restartNumberingAfterBreak="0">
    <w:nsid w:val="01484C4C"/>
    <w:multiLevelType w:val="hybridMultilevel"/>
    <w:tmpl w:val="8780E412"/>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 w15:restartNumberingAfterBreak="0">
    <w:nsid w:val="02B32A20"/>
    <w:multiLevelType w:val="multilevel"/>
    <w:tmpl w:val="0A20EB48"/>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b/>
        <w:bCs/>
        <w:i/>
        <w:iCs/>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392AB14"/>
    <w:multiLevelType w:val="hybridMultilevel"/>
    <w:tmpl w:val="FFFFFFFF"/>
    <w:lvl w:ilvl="0" w:tplc="B58643B4">
      <w:start w:val="1"/>
      <w:numFmt w:val="bullet"/>
      <w:lvlText w:val="-"/>
      <w:lvlJc w:val="left"/>
      <w:pPr>
        <w:ind w:left="720" w:hanging="360"/>
      </w:pPr>
      <w:rPr>
        <w:rFonts w:hint="default" w:ascii="Aptos" w:hAnsi="Aptos"/>
      </w:rPr>
    </w:lvl>
    <w:lvl w:ilvl="1" w:tplc="BAEEBFF2">
      <w:start w:val="1"/>
      <w:numFmt w:val="bullet"/>
      <w:lvlText w:val="o"/>
      <w:lvlJc w:val="left"/>
      <w:pPr>
        <w:ind w:left="1440" w:hanging="360"/>
      </w:pPr>
      <w:rPr>
        <w:rFonts w:hint="default" w:ascii="Courier New" w:hAnsi="Courier New"/>
      </w:rPr>
    </w:lvl>
    <w:lvl w:ilvl="2" w:tplc="1F7E6524">
      <w:start w:val="1"/>
      <w:numFmt w:val="bullet"/>
      <w:lvlText w:val=""/>
      <w:lvlJc w:val="left"/>
      <w:pPr>
        <w:ind w:left="2160" w:hanging="360"/>
      </w:pPr>
      <w:rPr>
        <w:rFonts w:hint="default" w:ascii="Wingdings" w:hAnsi="Wingdings"/>
      </w:rPr>
    </w:lvl>
    <w:lvl w:ilvl="3" w:tplc="7384ECF2">
      <w:start w:val="1"/>
      <w:numFmt w:val="bullet"/>
      <w:lvlText w:val=""/>
      <w:lvlJc w:val="left"/>
      <w:pPr>
        <w:ind w:left="2880" w:hanging="360"/>
      </w:pPr>
      <w:rPr>
        <w:rFonts w:hint="default" w:ascii="Symbol" w:hAnsi="Symbol"/>
      </w:rPr>
    </w:lvl>
    <w:lvl w:ilvl="4" w:tplc="B8BC9988">
      <w:start w:val="1"/>
      <w:numFmt w:val="bullet"/>
      <w:lvlText w:val="o"/>
      <w:lvlJc w:val="left"/>
      <w:pPr>
        <w:ind w:left="3600" w:hanging="360"/>
      </w:pPr>
      <w:rPr>
        <w:rFonts w:hint="default" w:ascii="Courier New" w:hAnsi="Courier New"/>
      </w:rPr>
    </w:lvl>
    <w:lvl w:ilvl="5" w:tplc="8BFE139E">
      <w:start w:val="1"/>
      <w:numFmt w:val="bullet"/>
      <w:lvlText w:val=""/>
      <w:lvlJc w:val="left"/>
      <w:pPr>
        <w:ind w:left="4320" w:hanging="360"/>
      </w:pPr>
      <w:rPr>
        <w:rFonts w:hint="default" w:ascii="Wingdings" w:hAnsi="Wingdings"/>
      </w:rPr>
    </w:lvl>
    <w:lvl w:ilvl="6" w:tplc="E656389A">
      <w:start w:val="1"/>
      <w:numFmt w:val="bullet"/>
      <w:lvlText w:val=""/>
      <w:lvlJc w:val="left"/>
      <w:pPr>
        <w:ind w:left="5040" w:hanging="360"/>
      </w:pPr>
      <w:rPr>
        <w:rFonts w:hint="default" w:ascii="Symbol" w:hAnsi="Symbol"/>
      </w:rPr>
    </w:lvl>
    <w:lvl w:ilvl="7" w:tplc="EEACBC1C">
      <w:start w:val="1"/>
      <w:numFmt w:val="bullet"/>
      <w:lvlText w:val="o"/>
      <w:lvlJc w:val="left"/>
      <w:pPr>
        <w:ind w:left="5760" w:hanging="360"/>
      </w:pPr>
      <w:rPr>
        <w:rFonts w:hint="default" w:ascii="Courier New" w:hAnsi="Courier New"/>
      </w:rPr>
    </w:lvl>
    <w:lvl w:ilvl="8" w:tplc="1F6E1A58">
      <w:start w:val="1"/>
      <w:numFmt w:val="bullet"/>
      <w:lvlText w:val=""/>
      <w:lvlJc w:val="left"/>
      <w:pPr>
        <w:ind w:left="6480" w:hanging="360"/>
      </w:pPr>
      <w:rPr>
        <w:rFonts w:hint="default" w:ascii="Wingdings" w:hAnsi="Wingdings"/>
      </w:rPr>
    </w:lvl>
  </w:abstractNum>
  <w:abstractNum w:abstractNumId="5" w15:restartNumberingAfterBreak="0">
    <w:nsid w:val="04AC6DED"/>
    <w:multiLevelType w:val="hybridMultilevel"/>
    <w:tmpl w:val="D9C0140A"/>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05942396"/>
    <w:multiLevelType w:val="multilevel"/>
    <w:tmpl w:val="D312E5B8"/>
    <w:lvl w:ilvl="0">
      <w:start w:val="1"/>
      <w:numFmt w:val="decimal"/>
      <w:pStyle w:val="Heading1"/>
      <w:lvlText w:val="%1."/>
      <w:lvlJc w:val="left"/>
      <w:pPr>
        <w:ind w:left="720" w:hanging="360"/>
      </w:pPr>
      <w:rPr>
        <w:rFonts w:hint="default"/>
        <w:sz w:val="28"/>
        <w:szCs w:val="28"/>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pStyle w:val="Heading5"/>
      <w:isLgl/>
      <w:lvlText w:val="%1.%2.%3.%4.%5."/>
      <w:lvlJc w:val="left"/>
      <w:pPr>
        <w:ind w:left="1440" w:hanging="1080"/>
      </w:p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7E34C58"/>
    <w:multiLevelType w:val="multilevel"/>
    <w:tmpl w:val="DF742516"/>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9B9346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C70D16"/>
    <w:multiLevelType w:val="hybridMultilevel"/>
    <w:tmpl w:val="665443BC"/>
    <w:lvl w:ilvl="0" w:tplc="04190005">
      <w:start w:val="1"/>
      <w:numFmt w:val="bullet"/>
      <w:lvlText w:val=""/>
      <w:lvlJc w:val="left"/>
      <w:pPr>
        <w:ind w:left="1429" w:hanging="360"/>
      </w:pPr>
      <w:rPr>
        <w:rFonts w:hint="default" w:ascii="Wingdings" w:hAnsi="Wingdings"/>
      </w:rPr>
    </w:lvl>
    <w:lvl w:ilvl="1" w:tplc="04190003">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0" w15:restartNumberingAfterBreak="0">
    <w:nsid w:val="0EDD6236"/>
    <w:multiLevelType w:val="hybridMultilevel"/>
    <w:tmpl w:val="073CC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863D7C"/>
    <w:multiLevelType w:val="hybridMultilevel"/>
    <w:tmpl w:val="08A044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1A75F27"/>
    <w:multiLevelType w:val="hybridMultilevel"/>
    <w:tmpl w:val="A04AA074"/>
    <w:lvl w:ilvl="0" w:tplc="04190005">
      <w:start w:val="1"/>
      <w:numFmt w:val="bullet"/>
      <w:lvlText w:val=""/>
      <w:lvlJc w:val="left"/>
      <w:pPr>
        <w:ind w:left="2771" w:hanging="360"/>
      </w:pPr>
      <w:rPr>
        <w:rFonts w:hint="default" w:ascii="Wingdings" w:hAnsi="Wingdings"/>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3" w15:restartNumberingAfterBreak="0">
    <w:nsid w:val="13EC70AA"/>
    <w:multiLevelType w:val="hybridMultilevel"/>
    <w:tmpl w:val="2D9E4F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794D36"/>
    <w:multiLevelType w:val="hybridMultilevel"/>
    <w:tmpl w:val="B1A0EBF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5" w15:restartNumberingAfterBreak="0">
    <w:nsid w:val="1A404F90"/>
    <w:multiLevelType w:val="hybridMultilevel"/>
    <w:tmpl w:val="04463D68"/>
    <w:lvl w:ilvl="0" w:tplc="04090001">
      <w:start w:val="1"/>
      <w:numFmt w:val="bullet"/>
      <w:lvlText w:val=""/>
      <w:lvlJc w:val="left"/>
      <w:pPr>
        <w:ind w:left="799" w:hanging="360"/>
      </w:pPr>
      <w:rPr>
        <w:rFonts w:hint="default" w:ascii="Symbol" w:hAnsi="Symbol"/>
      </w:rPr>
    </w:lvl>
    <w:lvl w:ilvl="1" w:tplc="04090003" w:tentative="1">
      <w:start w:val="1"/>
      <w:numFmt w:val="bullet"/>
      <w:lvlText w:val="o"/>
      <w:lvlJc w:val="left"/>
      <w:pPr>
        <w:ind w:left="1519" w:hanging="360"/>
      </w:pPr>
      <w:rPr>
        <w:rFonts w:hint="default" w:ascii="Courier New" w:hAnsi="Courier New" w:cs="Courier New"/>
      </w:rPr>
    </w:lvl>
    <w:lvl w:ilvl="2" w:tplc="04090005" w:tentative="1">
      <w:start w:val="1"/>
      <w:numFmt w:val="bullet"/>
      <w:lvlText w:val=""/>
      <w:lvlJc w:val="left"/>
      <w:pPr>
        <w:ind w:left="2239" w:hanging="360"/>
      </w:pPr>
      <w:rPr>
        <w:rFonts w:hint="default" w:ascii="Wingdings" w:hAnsi="Wingdings"/>
      </w:rPr>
    </w:lvl>
    <w:lvl w:ilvl="3" w:tplc="04090001" w:tentative="1">
      <w:start w:val="1"/>
      <w:numFmt w:val="bullet"/>
      <w:lvlText w:val=""/>
      <w:lvlJc w:val="left"/>
      <w:pPr>
        <w:ind w:left="2959" w:hanging="360"/>
      </w:pPr>
      <w:rPr>
        <w:rFonts w:hint="default" w:ascii="Symbol" w:hAnsi="Symbol"/>
      </w:rPr>
    </w:lvl>
    <w:lvl w:ilvl="4" w:tplc="04090003" w:tentative="1">
      <w:start w:val="1"/>
      <w:numFmt w:val="bullet"/>
      <w:lvlText w:val="o"/>
      <w:lvlJc w:val="left"/>
      <w:pPr>
        <w:ind w:left="3679" w:hanging="360"/>
      </w:pPr>
      <w:rPr>
        <w:rFonts w:hint="default" w:ascii="Courier New" w:hAnsi="Courier New" w:cs="Courier New"/>
      </w:rPr>
    </w:lvl>
    <w:lvl w:ilvl="5" w:tplc="04090005" w:tentative="1">
      <w:start w:val="1"/>
      <w:numFmt w:val="bullet"/>
      <w:lvlText w:val=""/>
      <w:lvlJc w:val="left"/>
      <w:pPr>
        <w:ind w:left="4399" w:hanging="360"/>
      </w:pPr>
      <w:rPr>
        <w:rFonts w:hint="default" w:ascii="Wingdings" w:hAnsi="Wingdings"/>
      </w:rPr>
    </w:lvl>
    <w:lvl w:ilvl="6" w:tplc="04090001" w:tentative="1">
      <w:start w:val="1"/>
      <w:numFmt w:val="bullet"/>
      <w:lvlText w:val=""/>
      <w:lvlJc w:val="left"/>
      <w:pPr>
        <w:ind w:left="5119" w:hanging="360"/>
      </w:pPr>
      <w:rPr>
        <w:rFonts w:hint="default" w:ascii="Symbol" w:hAnsi="Symbol"/>
      </w:rPr>
    </w:lvl>
    <w:lvl w:ilvl="7" w:tplc="04090003" w:tentative="1">
      <w:start w:val="1"/>
      <w:numFmt w:val="bullet"/>
      <w:lvlText w:val="o"/>
      <w:lvlJc w:val="left"/>
      <w:pPr>
        <w:ind w:left="5839" w:hanging="360"/>
      </w:pPr>
      <w:rPr>
        <w:rFonts w:hint="default" w:ascii="Courier New" w:hAnsi="Courier New" w:cs="Courier New"/>
      </w:rPr>
    </w:lvl>
    <w:lvl w:ilvl="8" w:tplc="04090005" w:tentative="1">
      <w:start w:val="1"/>
      <w:numFmt w:val="bullet"/>
      <w:lvlText w:val=""/>
      <w:lvlJc w:val="left"/>
      <w:pPr>
        <w:ind w:left="6559" w:hanging="360"/>
      </w:pPr>
      <w:rPr>
        <w:rFonts w:hint="default" w:ascii="Wingdings" w:hAnsi="Wingdings"/>
      </w:rPr>
    </w:lvl>
  </w:abstractNum>
  <w:abstractNum w:abstractNumId="16" w15:restartNumberingAfterBreak="0">
    <w:nsid w:val="225D089B"/>
    <w:multiLevelType w:val="hybridMultilevel"/>
    <w:tmpl w:val="A9BE602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7" w15:restartNumberingAfterBreak="0">
    <w:nsid w:val="303223F7"/>
    <w:multiLevelType w:val="hybridMultilevel"/>
    <w:tmpl w:val="2D9E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E52BC1"/>
    <w:multiLevelType w:val="hybridMultilevel"/>
    <w:tmpl w:val="2DC68C6E"/>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3A9C2158"/>
    <w:multiLevelType w:val="hybridMultilevel"/>
    <w:tmpl w:val="FFFFFFFF"/>
    <w:lvl w:ilvl="0" w:tplc="BDCAA49C">
      <w:start w:val="1"/>
      <w:numFmt w:val="bullet"/>
      <w:lvlText w:val="-"/>
      <w:lvlJc w:val="left"/>
      <w:pPr>
        <w:ind w:left="720" w:hanging="360"/>
      </w:pPr>
      <w:rPr>
        <w:rFonts w:hint="default" w:ascii="Aptos" w:hAnsi="Aptos"/>
      </w:rPr>
    </w:lvl>
    <w:lvl w:ilvl="1" w:tplc="669E1384">
      <w:start w:val="1"/>
      <w:numFmt w:val="bullet"/>
      <w:lvlText w:val="o"/>
      <w:lvlJc w:val="left"/>
      <w:pPr>
        <w:ind w:left="1440" w:hanging="360"/>
      </w:pPr>
      <w:rPr>
        <w:rFonts w:hint="default" w:ascii="Courier New" w:hAnsi="Courier New"/>
      </w:rPr>
    </w:lvl>
    <w:lvl w:ilvl="2" w:tplc="2626D5BA">
      <w:start w:val="1"/>
      <w:numFmt w:val="bullet"/>
      <w:lvlText w:val=""/>
      <w:lvlJc w:val="left"/>
      <w:pPr>
        <w:ind w:left="2160" w:hanging="360"/>
      </w:pPr>
      <w:rPr>
        <w:rFonts w:hint="default" w:ascii="Wingdings" w:hAnsi="Wingdings"/>
      </w:rPr>
    </w:lvl>
    <w:lvl w:ilvl="3" w:tplc="FF24B628">
      <w:start w:val="1"/>
      <w:numFmt w:val="bullet"/>
      <w:lvlText w:val=""/>
      <w:lvlJc w:val="left"/>
      <w:pPr>
        <w:ind w:left="2880" w:hanging="360"/>
      </w:pPr>
      <w:rPr>
        <w:rFonts w:hint="default" w:ascii="Symbol" w:hAnsi="Symbol"/>
      </w:rPr>
    </w:lvl>
    <w:lvl w:ilvl="4" w:tplc="9416BB82">
      <w:start w:val="1"/>
      <w:numFmt w:val="bullet"/>
      <w:lvlText w:val="o"/>
      <w:lvlJc w:val="left"/>
      <w:pPr>
        <w:ind w:left="3600" w:hanging="360"/>
      </w:pPr>
      <w:rPr>
        <w:rFonts w:hint="default" w:ascii="Courier New" w:hAnsi="Courier New"/>
      </w:rPr>
    </w:lvl>
    <w:lvl w:ilvl="5" w:tplc="19C038F4">
      <w:start w:val="1"/>
      <w:numFmt w:val="bullet"/>
      <w:lvlText w:val=""/>
      <w:lvlJc w:val="left"/>
      <w:pPr>
        <w:ind w:left="4320" w:hanging="360"/>
      </w:pPr>
      <w:rPr>
        <w:rFonts w:hint="default" w:ascii="Wingdings" w:hAnsi="Wingdings"/>
      </w:rPr>
    </w:lvl>
    <w:lvl w:ilvl="6" w:tplc="6EA4F20A">
      <w:start w:val="1"/>
      <w:numFmt w:val="bullet"/>
      <w:lvlText w:val=""/>
      <w:lvlJc w:val="left"/>
      <w:pPr>
        <w:ind w:left="5040" w:hanging="360"/>
      </w:pPr>
      <w:rPr>
        <w:rFonts w:hint="default" w:ascii="Symbol" w:hAnsi="Symbol"/>
      </w:rPr>
    </w:lvl>
    <w:lvl w:ilvl="7" w:tplc="FDC40CBE">
      <w:start w:val="1"/>
      <w:numFmt w:val="bullet"/>
      <w:lvlText w:val="o"/>
      <w:lvlJc w:val="left"/>
      <w:pPr>
        <w:ind w:left="5760" w:hanging="360"/>
      </w:pPr>
      <w:rPr>
        <w:rFonts w:hint="default" w:ascii="Courier New" w:hAnsi="Courier New"/>
      </w:rPr>
    </w:lvl>
    <w:lvl w:ilvl="8" w:tplc="3790136C">
      <w:start w:val="1"/>
      <w:numFmt w:val="bullet"/>
      <w:lvlText w:val=""/>
      <w:lvlJc w:val="left"/>
      <w:pPr>
        <w:ind w:left="6480" w:hanging="360"/>
      </w:pPr>
      <w:rPr>
        <w:rFonts w:hint="default" w:ascii="Wingdings" w:hAnsi="Wingdings"/>
      </w:rPr>
    </w:lvl>
  </w:abstractNum>
  <w:abstractNum w:abstractNumId="20" w15:restartNumberingAfterBreak="0">
    <w:nsid w:val="3EEB06B2"/>
    <w:multiLevelType w:val="hybridMultilevel"/>
    <w:tmpl w:val="D7986AF6"/>
    <w:lvl w:ilvl="0" w:tplc="04090005">
      <w:start w:val="1"/>
      <w:numFmt w:val="bullet"/>
      <w:lvlText w:val=""/>
      <w:lvlJc w:val="left"/>
      <w:pPr>
        <w:ind w:left="1080" w:hanging="360"/>
      </w:pPr>
      <w:rPr>
        <w:rFonts w:hint="default" w:ascii="Wingdings" w:hAnsi="Wingdings"/>
      </w:rPr>
    </w:lvl>
    <w:lvl w:ilvl="1" w:tplc="FFFFFFFF">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1" w15:restartNumberingAfterBreak="0">
    <w:nsid w:val="4AA976CC"/>
    <w:multiLevelType w:val="multilevel"/>
    <w:tmpl w:val="2350088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482CAD"/>
    <w:multiLevelType w:val="hybridMultilevel"/>
    <w:tmpl w:val="EA28B9C0"/>
    <w:lvl w:ilvl="0" w:tplc="FFFFFFFF">
      <w:start w:val="1"/>
      <w:numFmt w:val="bullet"/>
      <w:lvlText w:val="-"/>
      <w:lvlJc w:val="left"/>
      <w:pPr>
        <w:ind w:left="360" w:hanging="360"/>
      </w:pPr>
      <w:rPr>
        <w:rFonts w:hint="default" w:ascii="Arial" w:hAnsi="Aria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4EA9765D"/>
    <w:multiLevelType w:val="hybridMultilevel"/>
    <w:tmpl w:val="434C1248"/>
    <w:lvl w:ilvl="0" w:tplc="D5969CEE">
      <w:start w:val="1"/>
      <w:numFmt w:val="decimal"/>
      <w:lvlText w:val="%1."/>
      <w:lvlJc w:val="left"/>
      <w:pPr>
        <w:ind w:left="1020" w:hanging="360"/>
      </w:pPr>
    </w:lvl>
    <w:lvl w:ilvl="1" w:tplc="03FAC7C8">
      <w:start w:val="1"/>
      <w:numFmt w:val="decimal"/>
      <w:lvlText w:val="%2."/>
      <w:lvlJc w:val="left"/>
      <w:pPr>
        <w:ind w:left="1020" w:hanging="360"/>
      </w:pPr>
    </w:lvl>
    <w:lvl w:ilvl="2" w:tplc="E808401E">
      <w:start w:val="1"/>
      <w:numFmt w:val="decimal"/>
      <w:lvlText w:val="%3."/>
      <w:lvlJc w:val="left"/>
      <w:pPr>
        <w:ind w:left="1020" w:hanging="360"/>
      </w:pPr>
    </w:lvl>
    <w:lvl w:ilvl="3" w:tplc="1FEC060C">
      <w:start w:val="1"/>
      <w:numFmt w:val="decimal"/>
      <w:lvlText w:val="%4."/>
      <w:lvlJc w:val="left"/>
      <w:pPr>
        <w:ind w:left="1020" w:hanging="360"/>
      </w:pPr>
    </w:lvl>
    <w:lvl w:ilvl="4" w:tplc="3E76B664">
      <w:start w:val="1"/>
      <w:numFmt w:val="decimal"/>
      <w:lvlText w:val="%5."/>
      <w:lvlJc w:val="left"/>
      <w:pPr>
        <w:ind w:left="1020" w:hanging="360"/>
      </w:pPr>
    </w:lvl>
    <w:lvl w:ilvl="5" w:tplc="97F884CE">
      <w:start w:val="1"/>
      <w:numFmt w:val="decimal"/>
      <w:lvlText w:val="%6."/>
      <w:lvlJc w:val="left"/>
      <w:pPr>
        <w:ind w:left="1020" w:hanging="360"/>
      </w:pPr>
    </w:lvl>
    <w:lvl w:ilvl="6" w:tplc="73C85FBC">
      <w:start w:val="1"/>
      <w:numFmt w:val="decimal"/>
      <w:lvlText w:val="%7."/>
      <w:lvlJc w:val="left"/>
      <w:pPr>
        <w:ind w:left="1020" w:hanging="360"/>
      </w:pPr>
    </w:lvl>
    <w:lvl w:ilvl="7" w:tplc="16A4F7E6">
      <w:start w:val="1"/>
      <w:numFmt w:val="decimal"/>
      <w:lvlText w:val="%8."/>
      <w:lvlJc w:val="left"/>
      <w:pPr>
        <w:ind w:left="1020" w:hanging="360"/>
      </w:pPr>
    </w:lvl>
    <w:lvl w:ilvl="8" w:tplc="D83E5940">
      <w:start w:val="1"/>
      <w:numFmt w:val="decimal"/>
      <w:lvlText w:val="%9."/>
      <w:lvlJc w:val="left"/>
      <w:pPr>
        <w:ind w:left="1020" w:hanging="360"/>
      </w:pPr>
    </w:lvl>
  </w:abstractNum>
  <w:abstractNum w:abstractNumId="24" w15:restartNumberingAfterBreak="0">
    <w:nsid w:val="4FB87C1C"/>
    <w:multiLevelType w:val="hybridMultilevel"/>
    <w:tmpl w:val="BAD4FF5C"/>
    <w:lvl w:ilvl="0" w:tplc="1F6602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539A73E8"/>
    <w:multiLevelType w:val="hybridMultilevel"/>
    <w:tmpl w:val="BF28081C"/>
    <w:lvl w:ilvl="0" w:tplc="5998B21A">
      <w:start w:val="1"/>
      <w:numFmt w:val="decimal"/>
      <w:lvlText w:val="%1."/>
      <w:lvlJc w:val="left"/>
      <w:pPr>
        <w:ind w:left="720" w:hanging="360"/>
      </w:pPr>
    </w:lvl>
    <w:lvl w:ilvl="1" w:tplc="1004EB1E">
      <w:start w:val="1"/>
      <w:numFmt w:val="decimal"/>
      <w:lvlText w:val="%2."/>
      <w:lvlJc w:val="left"/>
      <w:pPr>
        <w:ind w:left="720" w:hanging="360"/>
      </w:pPr>
    </w:lvl>
    <w:lvl w:ilvl="2" w:tplc="686EE472">
      <w:start w:val="1"/>
      <w:numFmt w:val="decimal"/>
      <w:lvlText w:val="%3."/>
      <w:lvlJc w:val="left"/>
      <w:pPr>
        <w:ind w:left="720" w:hanging="360"/>
      </w:pPr>
    </w:lvl>
    <w:lvl w:ilvl="3" w:tplc="93A6D37C">
      <w:start w:val="1"/>
      <w:numFmt w:val="decimal"/>
      <w:lvlText w:val="%4."/>
      <w:lvlJc w:val="left"/>
      <w:pPr>
        <w:ind w:left="720" w:hanging="360"/>
      </w:pPr>
    </w:lvl>
    <w:lvl w:ilvl="4" w:tplc="DC22BDCE">
      <w:start w:val="1"/>
      <w:numFmt w:val="decimal"/>
      <w:lvlText w:val="%5."/>
      <w:lvlJc w:val="left"/>
      <w:pPr>
        <w:ind w:left="720" w:hanging="360"/>
      </w:pPr>
    </w:lvl>
    <w:lvl w:ilvl="5" w:tplc="0554A520">
      <w:start w:val="1"/>
      <w:numFmt w:val="decimal"/>
      <w:lvlText w:val="%6."/>
      <w:lvlJc w:val="left"/>
      <w:pPr>
        <w:ind w:left="720" w:hanging="360"/>
      </w:pPr>
    </w:lvl>
    <w:lvl w:ilvl="6" w:tplc="432E97E6">
      <w:start w:val="1"/>
      <w:numFmt w:val="decimal"/>
      <w:lvlText w:val="%7."/>
      <w:lvlJc w:val="left"/>
      <w:pPr>
        <w:ind w:left="720" w:hanging="360"/>
      </w:pPr>
    </w:lvl>
    <w:lvl w:ilvl="7" w:tplc="D8E8D870">
      <w:start w:val="1"/>
      <w:numFmt w:val="decimal"/>
      <w:lvlText w:val="%8."/>
      <w:lvlJc w:val="left"/>
      <w:pPr>
        <w:ind w:left="720" w:hanging="360"/>
      </w:pPr>
    </w:lvl>
    <w:lvl w:ilvl="8" w:tplc="D812C05E">
      <w:start w:val="1"/>
      <w:numFmt w:val="decimal"/>
      <w:lvlText w:val="%9."/>
      <w:lvlJc w:val="left"/>
      <w:pPr>
        <w:ind w:left="720" w:hanging="360"/>
      </w:pPr>
    </w:lvl>
  </w:abstractNum>
  <w:abstractNum w:abstractNumId="26" w15:restartNumberingAfterBreak="0">
    <w:nsid w:val="55D1685A"/>
    <w:multiLevelType w:val="hybridMultilevel"/>
    <w:tmpl w:val="07C8D204"/>
    <w:lvl w:ilvl="0" w:tplc="7DDAA1D6">
      <w:start w:val="1"/>
      <w:numFmt w:val="bullet"/>
      <w:lvlText w:val=""/>
      <w:lvlJc w:val="left"/>
      <w:pPr>
        <w:ind w:left="720" w:hanging="360"/>
      </w:pPr>
      <w:rPr>
        <w:rFonts w:ascii="Symbol" w:hAnsi="Symbol"/>
      </w:rPr>
    </w:lvl>
    <w:lvl w:ilvl="1" w:tplc="0D02859E">
      <w:start w:val="1"/>
      <w:numFmt w:val="bullet"/>
      <w:lvlText w:val=""/>
      <w:lvlJc w:val="left"/>
      <w:pPr>
        <w:ind w:left="720" w:hanging="360"/>
      </w:pPr>
      <w:rPr>
        <w:rFonts w:ascii="Symbol" w:hAnsi="Symbol"/>
      </w:rPr>
    </w:lvl>
    <w:lvl w:ilvl="2" w:tplc="98EE5812">
      <w:start w:val="1"/>
      <w:numFmt w:val="bullet"/>
      <w:lvlText w:val=""/>
      <w:lvlJc w:val="left"/>
      <w:pPr>
        <w:ind w:left="720" w:hanging="360"/>
      </w:pPr>
      <w:rPr>
        <w:rFonts w:ascii="Symbol" w:hAnsi="Symbol"/>
      </w:rPr>
    </w:lvl>
    <w:lvl w:ilvl="3" w:tplc="11B21AC4">
      <w:start w:val="1"/>
      <w:numFmt w:val="bullet"/>
      <w:lvlText w:val=""/>
      <w:lvlJc w:val="left"/>
      <w:pPr>
        <w:ind w:left="720" w:hanging="360"/>
      </w:pPr>
      <w:rPr>
        <w:rFonts w:ascii="Symbol" w:hAnsi="Symbol"/>
      </w:rPr>
    </w:lvl>
    <w:lvl w:ilvl="4" w:tplc="3E362DF4">
      <w:start w:val="1"/>
      <w:numFmt w:val="bullet"/>
      <w:lvlText w:val=""/>
      <w:lvlJc w:val="left"/>
      <w:pPr>
        <w:ind w:left="720" w:hanging="360"/>
      </w:pPr>
      <w:rPr>
        <w:rFonts w:ascii="Symbol" w:hAnsi="Symbol"/>
      </w:rPr>
    </w:lvl>
    <w:lvl w:ilvl="5" w:tplc="65C6BC92">
      <w:start w:val="1"/>
      <w:numFmt w:val="bullet"/>
      <w:lvlText w:val=""/>
      <w:lvlJc w:val="left"/>
      <w:pPr>
        <w:ind w:left="720" w:hanging="360"/>
      </w:pPr>
      <w:rPr>
        <w:rFonts w:ascii="Symbol" w:hAnsi="Symbol"/>
      </w:rPr>
    </w:lvl>
    <w:lvl w:ilvl="6" w:tplc="C19AA9D8">
      <w:start w:val="1"/>
      <w:numFmt w:val="bullet"/>
      <w:lvlText w:val=""/>
      <w:lvlJc w:val="left"/>
      <w:pPr>
        <w:ind w:left="720" w:hanging="360"/>
      </w:pPr>
      <w:rPr>
        <w:rFonts w:ascii="Symbol" w:hAnsi="Symbol"/>
      </w:rPr>
    </w:lvl>
    <w:lvl w:ilvl="7" w:tplc="579C572A">
      <w:start w:val="1"/>
      <w:numFmt w:val="bullet"/>
      <w:lvlText w:val=""/>
      <w:lvlJc w:val="left"/>
      <w:pPr>
        <w:ind w:left="720" w:hanging="360"/>
      </w:pPr>
      <w:rPr>
        <w:rFonts w:ascii="Symbol" w:hAnsi="Symbol"/>
      </w:rPr>
    </w:lvl>
    <w:lvl w:ilvl="8" w:tplc="5CE2AA38">
      <w:start w:val="1"/>
      <w:numFmt w:val="bullet"/>
      <w:lvlText w:val=""/>
      <w:lvlJc w:val="left"/>
      <w:pPr>
        <w:ind w:left="720" w:hanging="360"/>
      </w:pPr>
      <w:rPr>
        <w:rFonts w:ascii="Symbol" w:hAnsi="Symbol"/>
      </w:rPr>
    </w:lvl>
  </w:abstractNum>
  <w:abstractNum w:abstractNumId="27" w15:restartNumberingAfterBreak="0">
    <w:nsid w:val="5A1E77A0"/>
    <w:multiLevelType w:val="hybridMultilevel"/>
    <w:tmpl w:val="F3246A1A"/>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8" w15:restartNumberingAfterBreak="0">
    <w:nsid w:val="5AD86C22"/>
    <w:multiLevelType w:val="hybridMultilevel"/>
    <w:tmpl w:val="6234C884"/>
    <w:lvl w:ilvl="0" w:tplc="48BA5428">
      <w:start w:val="26"/>
      <w:numFmt w:val="bullet"/>
      <w:lvlText w:val="-"/>
      <w:lvlJc w:val="left"/>
      <w:pPr>
        <w:ind w:left="2203" w:hanging="360"/>
      </w:pPr>
      <w:rPr>
        <w:rFonts w:hint="default" w:ascii="Arial" w:hAnsi="Arial" w:cs="Arial" w:eastAsiaTheme="minorHAnsi"/>
      </w:rPr>
    </w:lvl>
    <w:lvl w:ilvl="1" w:tplc="04190003" w:tentative="1">
      <w:start w:val="1"/>
      <w:numFmt w:val="bullet"/>
      <w:lvlText w:val="o"/>
      <w:lvlJc w:val="left"/>
      <w:pPr>
        <w:ind w:left="2923" w:hanging="360"/>
      </w:pPr>
      <w:rPr>
        <w:rFonts w:hint="default" w:ascii="Courier New" w:hAnsi="Courier New" w:cs="Courier New"/>
      </w:rPr>
    </w:lvl>
    <w:lvl w:ilvl="2" w:tplc="04190005" w:tentative="1">
      <w:start w:val="1"/>
      <w:numFmt w:val="bullet"/>
      <w:lvlText w:val=""/>
      <w:lvlJc w:val="left"/>
      <w:pPr>
        <w:ind w:left="3643" w:hanging="360"/>
      </w:pPr>
      <w:rPr>
        <w:rFonts w:hint="default" w:ascii="Wingdings" w:hAnsi="Wingdings"/>
      </w:rPr>
    </w:lvl>
    <w:lvl w:ilvl="3" w:tplc="04190001" w:tentative="1">
      <w:start w:val="1"/>
      <w:numFmt w:val="bullet"/>
      <w:lvlText w:val=""/>
      <w:lvlJc w:val="left"/>
      <w:pPr>
        <w:ind w:left="4363" w:hanging="360"/>
      </w:pPr>
      <w:rPr>
        <w:rFonts w:hint="default" w:ascii="Symbol" w:hAnsi="Symbol"/>
      </w:rPr>
    </w:lvl>
    <w:lvl w:ilvl="4" w:tplc="04190003" w:tentative="1">
      <w:start w:val="1"/>
      <w:numFmt w:val="bullet"/>
      <w:lvlText w:val="o"/>
      <w:lvlJc w:val="left"/>
      <w:pPr>
        <w:ind w:left="5083" w:hanging="360"/>
      </w:pPr>
      <w:rPr>
        <w:rFonts w:hint="default" w:ascii="Courier New" w:hAnsi="Courier New" w:cs="Courier New"/>
      </w:rPr>
    </w:lvl>
    <w:lvl w:ilvl="5" w:tplc="04190005" w:tentative="1">
      <w:start w:val="1"/>
      <w:numFmt w:val="bullet"/>
      <w:lvlText w:val=""/>
      <w:lvlJc w:val="left"/>
      <w:pPr>
        <w:ind w:left="5803" w:hanging="360"/>
      </w:pPr>
      <w:rPr>
        <w:rFonts w:hint="default" w:ascii="Wingdings" w:hAnsi="Wingdings"/>
      </w:rPr>
    </w:lvl>
    <w:lvl w:ilvl="6" w:tplc="04190001" w:tentative="1">
      <w:start w:val="1"/>
      <w:numFmt w:val="bullet"/>
      <w:lvlText w:val=""/>
      <w:lvlJc w:val="left"/>
      <w:pPr>
        <w:ind w:left="6523" w:hanging="360"/>
      </w:pPr>
      <w:rPr>
        <w:rFonts w:hint="default" w:ascii="Symbol" w:hAnsi="Symbol"/>
      </w:rPr>
    </w:lvl>
    <w:lvl w:ilvl="7" w:tplc="04190003" w:tentative="1">
      <w:start w:val="1"/>
      <w:numFmt w:val="bullet"/>
      <w:lvlText w:val="o"/>
      <w:lvlJc w:val="left"/>
      <w:pPr>
        <w:ind w:left="7243" w:hanging="360"/>
      </w:pPr>
      <w:rPr>
        <w:rFonts w:hint="default" w:ascii="Courier New" w:hAnsi="Courier New" w:cs="Courier New"/>
      </w:rPr>
    </w:lvl>
    <w:lvl w:ilvl="8" w:tplc="04190005" w:tentative="1">
      <w:start w:val="1"/>
      <w:numFmt w:val="bullet"/>
      <w:lvlText w:val=""/>
      <w:lvlJc w:val="left"/>
      <w:pPr>
        <w:ind w:left="7963" w:hanging="360"/>
      </w:pPr>
      <w:rPr>
        <w:rFonts w:hint="default" w:ascii="Wingdings" w:hAnsi="Wingdings"/>
      </w:rPr>
    </w:lvl>
  </w:abstractNum>
  <w:abstractNum w:abstractNumId="29" w15:restartNumberingAfterBreak="0">
    <w:nsid w:val="5B3B1EC3"/>
    <w:multiLevelType w:val="hybridMultilevel"/>
    <w:tmpl w:val="909C33D4"/>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0" w15:restartNumberingAfterBreak="0">
    <w:nsid w:val="5CC23F8A"/>
    <w:multiLevelType w:val="hybridMultilevel"/>
    <w:tmpl w:val="1A381F1A"/>
    <w:lvl w:ilvl="0" w:tplc="5748E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B808E6"/>
    <w:multiLevelType w:val="hybridMultilevel"/>
    <w:tmpl w:val="FFFFFFFF"/>
    <w:lvl w:ilvl="0" w:tplc="295AC9E6">
      <w:start w:val="1"/>
      <w:numFmt w:val="bullet"/>
      <w:lvlText w:val=""/>
      <w:lvlJc w:val="left"/>
      <w:pPr>
        <w:ind w:left="720" w:hanging="360"/>
      </w:pPr>
      <w:rPr>
        <w:rFonts w:hint="default" w:ascii="Symbol" w:hAnsi="Symbol"/>
      </w:rPr>
    </w:lvl>
    <w:lvl w:ilvl="1" w:tplc="1D34A94A">
      <w:start w:val="1"/>
      <w:numFmt w:val="bullet"/>
      <w:lvlText w:val="o"/>
      <w:lvlJc w:val="left"/>
      <w:pPr>
        <w:ind w:left="1440" w:hanging="360"/>
      </w:pPr>
      <w:rPr>
        <w:rFonts w:hint="default" w:ascii="Courier New" w:hAnsi="Courier New"/>
      </w:rPr>
    </w:lvl>
    <w:lvl w:ilvl="2" w:tplc="1E201536">
      <w:start w:val="1"/>
      <w:numFmt w:val="bullet"/>
      <w:lvlText w:val=""/>
      <w:lvlJc w:val="left"/>
      <w:pPr>
        <w:ind w:left="2160" w:hanging="360"/>
      </w:pPr>
      <w:rPr>
        <w:rFonts w:hint="default" w:ascii="Wingdings" w:hAnsi="Wingdings"/>
      </w:rPr>
    </w:lvl>
    <w:lvl w:ilvl="3" w:tplc="274ACC06">
      <w:start w:val="1"/>
      <w:numFmt w:val="bullet"/>
      <w:lvlText w:val=""/>
      <w:lvlJc w:val="left"/>
      <w:pPr>
        <w:ind w:left="2880" w:hanging="360"/>
      </w:pPr>
      <w:rPr>
        <w:rFonts w:hint="default" w:ascii="Symbol" w:hAnsi="Symbol"/>
      </w:rPr>
    </w:lvl>
    <w:lvl w:ilvl="4" w:tplc="7E7E178C">
      <w:start w:val="1"/>
      <w:numFmt w:val="bullet"/>
      <w:lvlText w:val="o"/>
      <w:lvlJc w:val="left"/>
      <w:pPr>
        <w:ind w:left="3600" w:hanging="360"/>
      </w:pPr>
      <w:rPr>
        <w:rFonts w:hint="default" w:ascii="Courier New" w:hAnsi="Courier New"/>
      </w:rPr>
    </w:lvl>
    <w:lvl w:ilvl="5" w:tplc="BF663B04">
      <w:start w:val="1"/>
      <w:numFmt w:val="bullet"/>
      <w:lvlText w:val=""/>
      <w:lvlJc w:val="left"/>
      <w:pPr>
        <w:ind w:left="4320" w:hanging="360"/>
      </w:pPr>
      <w:rPr>
        <w:rFonts w:hint="default" w:ascii="Wingdings" w:hAnsi="Wingdings"/>
      </w:rPr>
    </w:lvl>
    <w:lvl w:ilvl="6" w:tplc="547A2108">
      <w:start w:val="1"/>
      <w:numFmt w:val="bullet"/>
      <w:lvlText w:val=""/>
      <w:lvlJc w:val="left"/>
      <w:pPr>
        <w:ind w:left="5040" w:hanging="360"/>
      </w:pPr>
      <w:rPr>
        <w:rFonts w:hint="default" w:ascii="Symbol" w:hAnsi="Symbol"/>
      </w:rPr>
    </w:lvl>
    <w:lvl w:ilvl="7" w:tplc="72000AFE">
      <w:start w:val="1"/>
      <w:numFmt w:val="bullet"/>
      <w:lvlText w:val="o"/>
      <w:lvlJc w:val="left"/>
      <w:pPr>
        <w:ind w:left="5760" w:hanging="360"/>
      </w:pPr>
      <w:rPr>
        <w:rFonts w:hint="default" w:ascii="Courier New" w:hAnsi="Courier New"/>
      </w:rPr>
    </w:lvl>
    <w:lvl w:ilvl="8" w:tplc="2FC26A16">
      <w:start w:val="1"/>
      <w:numFmt w:val="bullet"/>
      <w:lvlText w:val=""/>
      <w:lvlJc w:val="left"/>
      <w:pPr>
        <w:ind w:left="6480" w:hanging="360"/>
      </w:pPr>
      <w:rPr>
        <w:rFonts w:hint="default" w:ascii="Wingdings" w:hAnsi="Wingdings"/>
      </w:rPr>
    </w:lvl>
  </w:abstractNum>
  <w:abstractNum w:abstractNumId="32" w15:restartNumberingAfterBreak="0">
    <w:nsid w:val="62B036B4"/>
    <w:multiLevelType w:val="hybridMultilevel"/>
    <w:tmpl w:val="BADC3BC6"/>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639D579C"/>
    <w:multiLevelType w:val="hybridMultilevel"/>
    <w:tmpl w:val="66065FA0"/>
    <w:lvl w:ilvl="0" w:tplc="1A466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BB009D"/>
    <w:multiLevelType w:val="hybridMultilevel"/>
    <w:tmpl w:val="46BCFE5A"/>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5" w15:restartNumberingAfterBreak="0">
    <w:nsid w:val="69257B93"/>
    <w:multiLevelType w:val="hybridMultilevel"/>
    <w:tmpl w:val="373A35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94D7265"/>
    <w:multiLevelType w:val="hybridMultilevel"/>
    <w:tmpl w:val="9642DECE"/>
    <w:lvl w:ilvl="0" w:tplc="04090001">
      <w:start w:val="1"/>
      <w:numFmt w:val="bullet"/>
      <w:lvlText w:val=""/>
      <w:lvlJc w:val="left"/>
      <w:pPr>
        <w:ind w:left="1429" w:hanging="360"/>
      </w:pPr>
      <w:rPr>
        <w:rFonts w:hint="default" w:ascii="Symbol" w:hAnsi="Symbol"/>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69BA4389"/>
    <w:multiLevelType w:val="hybridMultilevel"/>
    <w:tmpl w:val="50E02B10"/>
    <w:lvl w:ilvl="0" w:tplc="04190005">
      <w:start w:val="1"/>
      <w:numFmt w:val="bullet"/>
      <w:lvlText w:val=""/>
      <w:lvlJc w:val="left"/>
      <w:pPr>
        <w:ind w:left="3337"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8" w15:restartNumberingAfterBreak="0">
    <w:nsid w:val="6DCB466D"/>
    <w:multiLevelType w:val="hybridMultilevel"/>
    <w:tmpl w:val="4226F5C4"/>
    <w:lvl w:ilvl="0" w:tplc="2B167A24">
      <w:start w:val="1"/>
      <w:numFmt w:val="bullet"/>
      <w:lvlText w:val=""/>
      <w:lvlJc w:val="left"/>
      <w:pPr>
        <w:ind w:left="720" w:hanging="360"/>
      </w:pPr>
      <w:rPr>
        <w:rFonts w:hint="default" w:ascii="Wingdings" w:hAnsi="Wingdings"/>
        <w:color w:val="000000" w:themeColor="text1"/>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9" w15:restartNumberingAfterBreak="0">
    <w:nsid w:val="70F12A38"/>
    <w:multiLevelType w:val="hybridMultilevel"/>
    <w:tmpl w:val="B720F2F4"/>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0" w15:restartNumberingAfterBreak="0">
    <w:nsid w:val="77AF57ED"/>
    <w:multiLevelType w:val="hybridMultilevel"/>
    <w:tmpl w:val="C1567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2584F2"/>
    <w:multiLevelType w:val="hybridMultilevel"/>
    <w:tmpl w:val="FFFFFFFF"/>
    <w:lvl w:ilvl="0" w:tplc="DBD4E324">
      <w:start w:val="1"/>
      <w:numFmt w:val="bullet"/>
      <w:lvlText w:val="-"/>
      <w:lvlJc w:val="left"/>
      <w:pPr>
        <w:ind w:left="720" w:hanging="360"/>
      </w:pPr>
      <w:rPr>
        <w:rFonts w:hint="default" w:ascii="Aptos" w:hAnsi="Aptos"/>
      </w:rPr>
    </w:lvl>
    <w:lvl w:ilvl="1" w:tplc="9EBAE194">
      <w:start w:val="1"/>
      <w:numFmt w:val="bullet"/>
      <w:lvlText w:val="o"/>
      <w:lvlJc w:val="left"/>
      <w:pPr>
        <w:ind w:left="1440" w:hanging="360"/>
      </w:pPr>
      <w:rPr>
        <w:rFonts w:hint="default" w:ascii="Courier New" w:hAnsi="Courier New"/>
      </w:rPr>
    </w:lvl>
    <w:lvl w:ilvl="2" w:tplc="A09638AE">
      <w:start w:val="1"/>
      <w:numFmt w:val="bullet"/>
      <w:lvlText w:val=""/>
      <w:lvlJc w:val="left"/>
      <w:pPr>
        <w:ind w:left="2160" w:hanging="360"/>
      </w:pPr>
      <w:rPr>
        <w:rFonts w:hint="default" w:ascii="Wingdings" w:hAnsi="Wingdings"/>
      </w:rPr>
    </w:lvl>
    <w:lvl w:ilvl="3" w:tplc="E0A2636A">
      <w:start w:val="1"/>
      <w:numFmt w:val="bullet"/>
      <w:lvlText w:val=""/>
      <w:lvlJc w:val="left"/>
      <w:pPr>
        <w:ind w:left="2880" w:hanging="360"/>
      </w:pPr>
      <w:rPr>
        <w:rFonts w:hint="default" w:ascii="Symbol" w:hAnsi="Symbol"/>
      </w:rPr>
    </w:lvl>
    <w:lvl w:ilvl="4" w:tplc="5DF01C52">
      <w:start w:val="1"/>
      <w:numFmt w:val="bullet"/>
      <w:lvlText w:val="o"/>
      <w:lvlJc w:val="left"/>
      <w:pPr>
        <w:ind w:left="3600" w:hanging="360"/>
      </w:pPr>
      <w:rPr>
        <w:rFonts w:hint="default" w:ascii="Courier New" w:hAnsi="Courier New"/>
      </w:rPr>
    </w:lvl>
    <w:lvl w:ilvl="5" w:tplc="B9904ED2">
      <w:start w:val="1"/>
      <w:numFmt w:val="bullet"/>
      <w:lvlText w:val=""/>
      <w:lvlJc w:val="left"/>
      <w:pPr>
        <w:ind w:left="4320" w:hanging="360"/>
      </w:pPr>
      <w:rPr>
        <w:rFonts w:hint="default" w:ascii="Wingdings" w:hAnsi="Wingdings"/>
      </w:rPr>
    </w:lvl>
    <w:lvl w:ilvl="6" w:tplc="1E120006">
      <w:start w:val="1"/>
      <w:numFmt w:val="bullet"/>
      <w:lvlText w:val=""/>
      <w:lvlJc w:val="left"/>
      <w:pPr>
        <w:ind w:left="5040" w:hanging="360"/>
      </w:pPr>
      <w:rPr>
        <w:rFonts w:hint="default" w:ascii="Symbol" w:hAnsi="Symbol"/>
      </w:rPr>
    </w:lvl>
    <w:lvl w:ilvl="7" w:tplc="61BCBEC6">
      <w:start w:val="1"/>
      <w:numFmt w:val="bullet"/>
      <w:lvlText w:val="o"/>
      <w:lvlJc w:val="left"/>
      <w:pPr>
        <w:ind w:left="5760" w:hanging="360"/>
      </w:pPr>
      <w:rPr>
        <w:rFonts w:hint="default" w:ascii="Courier New" w:hAnsi="Courier New"/>
      </w:rPr>
    </w:lvl>
    <w:lvl w:ilvl="8" w:tplc="4C6C492A">
      <w:start w:val="1"/>
      <w:numFmt w:val="bullet"/>
      <w:lvlText w:val=""/>
      <w:lvlJc w:val="left"/>
      <w:pPr>
        <w:ind w:left="6480" w:hanging="360"/>
      </w:pPr>
      <w:rPr>
        <w:rFonts w:hint="default" w:ascii="Wingdings" w:hAnsi="Wingdings"/>
      </w:rPr>
    </w:lvl>
  </w:abstractNum>
  <w:abstractNum w:abstractNumId="42" w15:restartNumberingAfterBreak="0">
    <w:nsid w:val="7D2D6BE1"/>
    <w:multiLevelType w:val="hybridMultilevel"/>
    <w:tmpl w:val="E95038DC"/>
    <w:lvl w:ilvl="0" w:tplc="04190005">
      <w:start w:val="1"/>
      <w:numFmt w:val="bullet"/>
      <w:lvlText w:val=""/>
      <w:lvlJc w:val="left"/>
      <w:pPr>
        <w:ind w:left="720" w:hanging="360"/>
      </w:pPr>
      <w:rPr>
        <w:rFonts w:hint="default" w:ascii="Wingdings" w:hAnsi="Wingdings"/>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num w:numId="1" w16cid:durableId="1356538095">
    <w:abstractNumId w:val="31"/>
  </w:num>
  <w:num w:numId="2" w16cid:durableId="1700667242">
    <w:abstractNumId w:val="19"/>
  </w:num>
  <w:num w:numId="3" w16cid:durableId="354774390">
    <w:abstractNumId w:val="4"/>
  </w:num>
  <w:num w:numId="4" w16cid:durableId="209348725">
    <w:abstractNumId w:val="41"/>
  </w:num>
  <w:num w:numId="5" w16cid:durableId="915282953">
    <w:abstractNumId w:val="21"/>
  </w:num>
  <w:num w:numId="6" w16cid:durableId="1626156208">
    <w:abstractNumId w:val="37"/>
  </w:num>
  <w:num w:numId="7" w16cid:durableId="1394889473">
    <w:abstractNumId w:val="6"/>
  </w:num>
  <w:num w:numId="8" w16cid:durableId="504176478">
    <w:abstractNumId w:val="34"/>
  </w:num>
  <w:num w:numId="9" w16cid:durableId="1161507842">
    <w:abstractNumId w:val="22"/>
  </w:num>
  <w:num w:numId="10" w16cid:durableId="1285116746">
    <w:abstractNumId w:val="11"/>
  </w:num>
  <w:num w:numId="11" w16cid:durableId="1767576095">
    <w:abstractNumId w:val="35"/>
  </w:num>
  <w:num w:numId="12" w16cid:durableId="124663370">
    <w:abstractNumId w:val="12"/>
  </w:num>
  <w:num w:numId="13" w16cid:durableId="1785692118">
    <w:abstractNumId w:val="27"/>
  </w:num>
  <w:num w:numId="14" w16cid:durableId="1709835053">
    <w:abstractNumId w:val="18"/>
  </w:num>
  <w:num w:numId="15" w16cid:durableId="1590040683">
    <w:abstractNumId w:val="1"/>
  </w:num>
  <w:num w:numId="16" w16cid:durableId="1165322291">
    <w:abstractNumId w:val="38"/>
  </w:num>
  <w:num w:numId="17" w16cid:durableId="1114594152">
    <w:abstractNumId w:val="2"/>
  </w:num>
  <w:num w:numId="18" w16cid:durableId="1850027522">
    <w:abstractNumId w:val="32"/>
  </w:num>
  <w:num w:numId="19" w16cid:durableId="1615479830">
    <w:abstractNumId w:val="0"/>
  </w:num>
  <w:num w:numId="20" w16cid:durableId="261884484">
    <w:abstractNumId w:val="29"/>
  </w:num>
  <w:num w:numId="21" w16cid:durableId="1228224283">
    <w:abstractNumId w:val="39"/>
  </w:num>
  <w:num w:numId="22" w16cid:durableId="1647051236">
    <w:abstractNumId w:val="42"/>
  </w:num>
  <w:num w:numId="23" w16cid:durableId="563176359">
    <w:abstractNumId w:val="5"/>
  </w:num>
  <w:num w:numId="24" w16cid:durableId="1011758626">
    <w:abstractNumId w:val="9"/>
  </w:num>
  <w:num w:numId="25" w16cid:durableId="67267060">
    <w:abstractNumId w:val="16"/>
  </w:num>
  <w:num w:numId="26" w16cid:durableId="1009212714">
    <w:abstractNumId w:val="28"/>
  </w:num>
  <w:num w:numId="27" w16cid:durableId="214894994">
    <w:abstractNumId w:val="15"/>
  </w:num>
  <w:num w:numId="28" w16cid:durableId="2102794670">
    <w:abstractNumId w:val="40"/>
  </w:num>
  <w:num w:numId="29" w16cid:durableId="2027560880">
    <w:abstractNumId w:val="20"/>
  </w:num>
  <w:num w:numId="30" w16cid:durableId="18423140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10317122">
    <w:abstractNumId w:val="26"/>
  </w:num>
  <w:num w:numId="32" w16cid:durableId="721712061">
    <w:abstractNumId w:val="23"/>
  </w:num>
  <w:num w:numId="33" w16cid:durableId="981812969">
    <w:abstractNumId w:val="25"/>
  </w:num>
  <w:num w:numId="34" w16cid:durableId="1441686734">
    <w:abstractNumId w:val="10"/>
  </w:num>
  <w:num w:numId="35" w16cid:durableId="313072898">
    <w:abstractNumId w:val="7"/>
  </w:num>
  <w:num w:numId="36" w16cid:durableId="2023429984">
    <w:abstractNumId w:val="3"/>
  </w:num>
  <w:num w:numId="37" w16cid:durableId="17649594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120611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760831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11441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42926201">
    <w:abstractNumId w:val="17"/>
  </w:num>
  <w:num w:numId="42" w16cid:durableId="19205372">
    <w:abstractNumId w:val="13"/>
  </w:num>
  <w:num w:numId="43" w16cid:durableId="426467794">
    <w:abstractNumId w:val="24"/>
  </w:num>
  <w:num w:numId="44" w16cid:durableId="1584141901">
    <w:abstractNumId w:val="36"/>
  </w:num>
  <w:num w:numId="45" w16cid:durableId="1031759111">
    <w:abstractNumId w:val="14"/>
  </w:num>
  <w:num w:numId="46" w16cid:durableId="6368567">
    <w:abstractNumId w:val="8"/>
  </w:num>
  <w:num w:numId="47" w16cid:durableId="635179353">
    <w:abstractNumId w:val="30"/>
  </w:num>
  <w:num w:numId="48" w16cid:durableId="262736175">
    <w:abstractNumId w:val="3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mmad Modallal">
    <w15:presenceInfo w15:providerId="AD" w15:userId="S::mmodallal@Malaffi.ae::124d17e4-10d7-43bf-b4bb-9f4601622af9"/>
  </w15:person>
  <w15:person w15:author="Alexey Shevchik">
    <w15:presenceInfo w15:providerId="AD" w15:userId="S::alexey.shevchik@injazat.com::9b1f8016-d371-447b-b040-9f09aba8524c"/>
  </w15:person>
  <w15:person w15:author="Muhammad Sarwar">
    <w15:presenceInfo w15:providerId="AD" w15:userId="S::msarwar@Malaffi.ae::7287a038-354a-433e-ab0d-027c69935d81"/>
  </w15:person>
  <w15:person w15:author="samir.ahmed">
    <w15:presenceInfo w15:providerId="AD" w15:userId="S::samir.ahmed_core42.ai#ext#@adhie.onmicrosoft.com::8c53404e-166e-4c37-9e88-1fe68001bb2c"/>
  </w15:person>
  <w15:person w15:author="Mohmmad Modallal [2]">
    <w15:presenceInfo w15:providerId="AD" w15:userId="S::mmodallal@malaffi.ae::124d17e4-10d7-43bf-b4bb-9f4601622af9"/>
  </w15:person>
  <w15:person w15:author="Ahmed Othman">
    <w15:presenceInfo w15:providerId="AD" w15:userId="S::ahmed.othman@injazat.com::5ed4712f-903d-4751-a157-1931e631b0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928"/>
    <w:rsid w:val="000012EF"/>
    <w:rsid w:val="00003840"/>
    <w:rsid w:val="000038A3"/>
    <w:rsid w:val="00005048"/>
    <w:rsid w:val="00005101"/>
    <w:rsid w:val="0000575D"/>
    <w:rsid w:val="00007B37"/>
    <w:rsid w:val="0001000C"/>
    <w:rsid w:val="000108AD"/>
    <w:rsid w:val="0001161C"/>
    <w:rsid w:val="000125A2"/>
    <w:rsid w:val="00013051"/>
    <w:rsid w:val="00013394"/>
    <w:rsid w:val="000136EB"/>
    <w:rsid w:val="00013880"/>
    <w:rsid w:val="000140DF"/>
    <w:rsid w:val="000145C6"/>
    <w:rsid w:val="00014857"/>
    <w:rsid w:val="000150C8"/>
    <w:rsid w:val="0001540A"/>
    <w:rsid w:val="000155AB"/>
    <w:rsid w:val="000238DA"/>
    <w:rsid w:val="0002421F"/>
    <w:rsid w:val="00027004"/>
    <w:rsid w:val="00027F3B"/>
    <w:rsid w:val="00031F4C"/>
    <w:rsid w:val="00032562"/>
    <w:rsid w:val="00033C71"/>
    <w:rsid w:val="00034D34"/>
    <w:rsid w:val="00035312"/>
    <w:rsid w:val="0003552F"/>
    <w:rsid w:val="00035AE2"/>
    <w:rsid w:val="000360BD"/>
    <w:rsid w:val="00036562"/>
    <w:rsid w:val="0003656C"/>
    <w:rsid w:val="0003753E"/>
    <w:rsid w:val="000377EB"/>
    <w:rsid w:val="00037A18"/>
    <w:rsid w:val="00041481"/>
    <w:rsid w:val="00041C24"/>
    <w:rsid w:val="000435C9"/>
    <w:rsid w:val="000436CC"/>
    <w:rsid w:val="00043F9E"/>
    <w:rsid w:val="00044F54"/>
    <w:rsid w:val="000469E5"/>
    <w:rsid w:val="000514CA"/>
    <w:rsid w:val="00051B9D"/>
    <w:rsid w:val="00052E53"/>
    <w:rsid w:val="00056DDD"/>
    <w:rsid w:val="00056FCD"/>
    <w:rsid w:val="00060664"/>
    <w:rsid w:val="00060FB2"/>
    <w:rsid w:val="00061CE4"/>
    <w:rsid w:val="00061D5F"/>
    <w:rsid w:val="00062228"/>
    <w:rsid w:val="00063BC9"/>
    <w:rsid w:val="00064E3E"/>
    <w:rsid w:val="00066033"/>
    <w:rsid w:val="00070AC8"/>
    <w:rsid w:val="00071932"/>
    <w:rsid w:val="00071F60"/>
    <w:rsid w:val="00072E7B"/>
    <w:rsid w:val="00073620"/>
    <w:rsid w:val="00075379"/>
    <w:rsid w:val="000754D0"/>
    <w:rsid w:val="00075622"/>
    <w:rsid w:val="000761DE"/>
    <w:rsid w:val="000764DE"/>
    <w:rsid w:val="000768F8"/>
    <w:rsid w:val="00077B62"/>
    <w:rsid w:val="00082B3C"/>
    <w:rsid w:val="00082E09"/>
    <w:rsid w:val="0008371B"/>
    <w:rsid w:val="00085F37"/>
    <w:rsid w:val="00086459"/>
    <w:rsid w:val="00086E86"/>
    <w:rsid w:val="00090415"/>
    <w:rsid w:val="00090D8C"/>
    <w:rsid w:val="00091A2F"/>
    <w:rsid w:val="00091AD5"/>
    <w:rsid w:val="00091DD3"/>
    <w:rsid w:val="00092BB6"/>
    <w:rsid w:val="0009301A"/>
    <w:rsid w:val="0009458C"/>
    <w:rsid w:val="00094CA6"/>
    <w:rsid w:val="00095A9A"/>
    <w:rsid w:val="00095FB8"/>
    <w:rsid w:val="000971C1"/>
    <w:rsid w:val="000A2281"/>
    <w:rsid w:val="000A2F4C"/>
    <w:rsid w:val="000A32BC"/>
    <w:rsid w:val="000A3A25"/>
    <w:rsid w:val="000A3AC5"/>
    <w:rsid w:val="000A3F61"/>
    <w:rsid w:val="000A447A"/>
    <w:rsid w:val="000A47EA"/>
    <w:rsid w:val="000A5CDA"/>
    <w:rsid w:val="000A6BBF"/>
    <w:rsid w:val="000A759B"/>
    <w:rsid w:val="000B1CF7"/>
    <w:rsid w:val="000B48D3"/>
    <w:rsid w:val="000B4BC3"/>
    <w:rsid w:val="000B73B1"/>
    <w:rsid w:val="000C14A9"/>
    <w:rsid w:val="000C1C07"/>
    <w:rsid w:val="000C1F98"/>
    <w:rsid w:val="000C3283"/>
    <w:rsid w:val="000C3676"/>
    <w:rsid w:val="000C3BFF"/>
    <w:rsid w:val="000C3F83"/>
    <w:rsid w:val="000C44C1"/>
    <w:rsid w:val="000C4A4C"/>
    <w:rsid w:val="000C5424"/>
    <w:rsid w:val="000C5E14"/>
    <w:rsid w:val="000C6CA2"/>
    <w:rsid w:val="000C713B"/>
    <w:rsid w:val="000C7449"/>
    <w:rsid w:val="000C7BDE"/>
    <w:rsid w:val="000D168D"/>
    <w:rsid w:val="000D20FE"/>
    <w:rsid w:val="000D22D9"/>
    <w:rsid w:val="000D29CD"/>
    <w:rsid w:val="000D45AF"/>
    <w:rsid w:val="000D4AB1"/>
    <w:rsid w:val="000D4AFF"/>
    <w:rsid w:val="000D4B73"/>
    <w:rsid w:val="000D4F9C"/>
    <w:rsid w:val="000D51CD"/>
    <w:rsid w:val="000D59D3"/>
    <w:rsid w:val="000D6C4E"/>
    <w:rsid w:val="000D6EB2"/>
    <w:rsid w:val="000E00F2"/>
    <w:rsid w:val="000E041A"/>
    <w:rsid w:val="000E04A1"/>
    <w:rsid w:val="000E07AF"/>
    <w:rsid w:val="000E20BA"/>
    <w:rsid w:val="000E499E"/>
    <w:rsid w:val="000E5869"/>
    <w:rsid w:val="000E6CE6"/>
    <w:rsid w:val="000E743D"/>
    <w:rsid w:val="000E7547"/>
    <w:rsid w:val="000F00D1"/>
    <w:rsid w:val="000F128C"/>
    <w:rsid w:val="000F1FD8"/>
    <w:rsid w:val="000F2A43"/>
    <w:rsid w:val="000F321D"/>
    <w:rsid w:val="000F3E6C"/>
    <w:rsid w:val="000F4B8D"/>
    <w:rsid w:val="000F4C37"/>
    <w:rsid w:val="000F587C"/>
    <w:rsid w:val="000F6F53"/>
    <w:rsid w:val="000F6FE6"/>
    <w:rsid w:val="00100819"/>
    <w:rsid w:val="001014AB"/>
    <w:rsid w:val="00102128"/>
    <w:rsid w:val="0010226A"/>
    <w:rsid w:val="00102B4F"/>
    <w:rsid w:val="00102BC5"/>
    <w:rsid w:val="001044AA"/>
    <w:rsid w:val="001059EF"/>
    <w:rsid w:val="00106943"/>
    <w:rsid w:val="001101AB"/>
    <w:rsid w:val="001101EF"/>
    <w:rsid w:val="00111155"/>
    <w:rsid w:val="0011251C"/>
    <w:rsid w:val="00112938"/>
    <w:rsid w:val="00112F55"/>
    <w:rsid w:val="00113538"/>
    <w:rsid w:val="00113E57"/>
    <w:rsid w:val="001147AB"/>
    <w:rsid w:val="00114D1E"/>
    <w:rsid w:val="001158A6"/>
    <w:rsid w:val="001165E1"/>
    <w:rsid w:val="0012163E"/>
    <w:rsid w:val="001229E8"/>
    <w:rsid w:val="00123270"/>
    <w:rsid w:val="0012364D"/>
    <w:rsid w:val="00124BFF"/>
    <w:rsid w:val="00124EE2"/>
    <w:rsid w:val="001250B3"/>
    <w:rsid w:val="001256E7"/>
    <w:rsid w:val="00125E39"/>
    <w:rsid w:val="00126D10"/>
    <w:rsid w:val="001270D7"/>
    <w:rsid w:val="00127DD7"/>
    <w:rsid w:val="00130270"/>
    <w:rsid w:val="001302E9"/>
    <w:rsid w:val="00131769"/>
    <w:rsid w:val="00132685"/>
    <w:rsid w:val="00133287"/>
    <w:rsid w:val="00134071"/>
    <w:rsid w:val="00136527"/>
    <w:rsid w:val="001366D4"/>
    <w:rsid w:val="00136875"/>
    <w:rsid w:val="001401F1"/>
    <w:rsid w:val="001407BD"/>
    <w:rsid w:val="00140832"/>
    <w:rsid w:val="00140AB1"/>
    <w:rsid w:val="00141017"/>
    <w:rsid w:val="00142913"/>
    <w:rsid w:val="00143220"/>
    <w:rsid w:val="0014372F"/>
    <w:rsid w:val="00144F42"/>
    <w:rsid w:val="0014533C"/>
    <w:rsid w:val="001458A2"/>
    <w:rsid w:val="00150F0F"/>
    <w:rsid w:val="001525DA"/>
    <w:rsid w:val="00152EE0"/>
    <w:rsid w:val="001539EE"/>
    <w:rsid w:val="001540B8"/>
    <w:rsid w:val="001547FE"/>
    <w:rsid w:val="00161608"/>
    <w:rsid w:val="0016198B"/>
    <w:rsid w:val="00162C2D"/>
    <w:rsid w:val="001633D3"/>
    <w:rsid w:val="001647A4"/>
    <w:rsid w:val="00164B19"/>
    <w:rsid w:val="00165ACB"/>
    <w:rsid w:val="00166A42"/>
    <w:rsid w:val="00167306"/>
    <w:rsid w:val="00167E81"/>
    <w:rsid w:val="00170A64"/>
    <w:rsid w:val="001717FF"/>
    <w:rsid w:val="0017210A"/>
    <w:rsid w:val="001731F8"/>
    <w:rsid w:val="00173284"/>
    <w:rsid w:val="001743BF"/>
    <w:rsid w:val="00175A1E"/>
    <w:rsid w:val="00175E38"/>
    <w:rsid w:val="001761BA"/>
    <w:rsid w:val="0017727B"/>
    <w:rsid w:val="00177487"/>
    <w:rsid w:val="0017941B"/>
    <w:rsid w:val="00180969"/>
    <w:rsid w:val="00181DA3"/>
    <w:rsid w:val="0018338F"/>
    <w:rsid w:val="001835D7"/>
    <w:rsid w:val="001836FB"/>
    <w:rsid w:val="00184BC5"/>
    <w:rsid w:val="00185015"/>
    <w:rsid w:val="00185303"/>
    <w:rsid w:val="0018640C"/>
    <w:rsid w:val="00190034"/>
    <w:rsid w:val="0019018F"/>
    <w:rsid w:val="00190B1D"/>
    <w:rsid w:val="001910C2"/>
    <w:rsid w:val="00191433"/>
    <w:rsid w:val="00191655"/>
    <w:rsid w:val="00191BF7"/>
    <w:rsid w:val="00193200"/>
    <w:rsid w:val="001934AC"/>
    <w:rsid w:val="00193CE4"/>
    <w:rsid w:val="0019538A"/>
    <w:rsid w:val="0019572A"/>
    <w:rsid w:val="00196830"/>
    <w:rsid w:val="001977F7"/>
    <w:rsid w:val="00197827"/>
    <w:rsid w:val="001A0580"/>
    <w:rsid w:val="001A0983"/>
    <w:rsid w:val="001A39C8"/>
    <w:rsid w:val="001A4CE0"/>
    <w:rsid w:val="001A6C83"/>
    <w:rsid w:val="001A736B"/>
    <w:rsid w:val="001B0386"/>
    <w:rsid w:val="001B190F"/>
    <w:rsid w:val="001B30F8"/>
    <w:rsid w:val="001B41E6"/>
    <w:rsid w:val="001B4999"/>
    <w:rsid w:val="001B52EC"/>
    <w:rsid w:val="001B6901"/>
    <w:rsid w:val="001B74FD"/>
    <w:rsid w:val="001C0326"/>
    <w:rsid w:val="001C1F4B"/>
    <w:rsid w:val="001C1F86"/>
    <w:rsid w:val="001C277D"/>
    <w:rsid w:val="001C2909"/>
    <w:rsid w:val="001C3D37"/>
    <w:rsid w:val="001C5339"/>
    <w:rsid w:val="001C57B7"/>
    <w:rsid w:val="001C597C"/>
    <w:rsid w:val="001C5C0F"/>
    <w:rsid w:val="001C5E0D"/>
    <w:rsid w:val="001C67FA"/>
    <w:rsid w:val="001D04A7"/>
    <w:rsid w:val="001D16EF"/>
    <w:rsid w:val="001D2501"/>
    <w:rsid w:val="001D2553"/>
    <w:rsid w:val="001D6505"/>
    <w:rsid w:val="001D70FB"/>
    <w:rsid w:val="001D7243"/>
    <w:rsid w:val="001E020A"/>
    <w:rsid w:val="001E1213"/>
    <w:rsid w:val="001E134D"/>
    <w:rsid w:val="001E2E19"/>
    <w:rsid w:val="001E4B3F"/>
    <w:rsid w:val="001E4C13"/>
    <w:rsid w:val="001E4F22"/>
    <w:rsid w:val="001E5E5C"/>
    <w:rsid w:val="001F0F70"/>
    <w:rsid w:val="001F18C4"/>
    <w:rsid w:val="001F21B5"/>
    <w:rsid w:val="001F2387"/>
    <w:rsid w:val="001F2A14"/>
    <w:rsid w:val="001F3815"/>
    <w:rsid w:val="001F4430"/>
    <w:rsid w:val="001F473B"/>
    <w:rsid w:val="001F485E"/>
    <w:rsid w:val="001F48FB"/>
    <w:rsid w:val="001F4D99"/>
    <w:rsid w:val="001F5070"/>
    <w:rsid w:val="001F5133"/>
    <w:rsid w:val="001F5B18"/>
    <w:rsid w:val="001F956F"/>
    <w:rsid w:val="002021CE"/>
    <w:rsid w:val="00202465"/>
    <w:rsid w:val="002029C2"/>
    <w:rsid w:val="00202AF7"/>
    <w:rsid w:val="0020385C"/>
    <w:rsid w:val="00204D57"/>
    <w:rsid w:val="002052FE"/>
    <w:rsid w:val="00205C90"/>
    <w:rsid w:val="00205F7B"/>
    <w:rsid w:val="0020615A"/>
    <w:rsid w:val="0020632A"/>
    <w:rsid w:val="00206467"/>
    <w:rsid w:val="002109D0"/>
    <w:rsid w:val="002116C8"/>
    <w:rsid w:val="00211B1E"/>
    <w:rsid w:val="00212053"/>
    <w:rsid w:val="002121D3"/>
    <w:rsid w:val="002125CF"/>
    <w:rsid w:val="00212B17"/>
    <w:rsid w:val="002131C3"/>
    <w:rsid w:val="00213A0C"/>
    <w:rsid w:val="00214D89"/>
    <w:rsid w:val="00215AE3"/>
    <w:rsid w:val="00215DD4"/>
    <w:rsid w:val="00216951"/>
    <w:rsid w:val="00217D4D"/>
    <w:rsid w:val="00220A37"/>
    <w:rsid w:val="00222265"/>
    <w:rsid w:val="00222803"/>
    <w:rsid w:val="00223AFB"/>
    <w:rsid w:val="00223BD0"/>
    <w:rsid w:val="00223C1B"/>
    <w:rsid w:val="00223F5A"/>
    <w:rsid w:val="002248B8"/>
    <w:rsid w:val="00225F66"/>
    <w:rsid w:val="00226548"/>
    <w:rsid w:val="0022F9A6"/>
    <w:rsid w:val="00235298"/>
    <w:rsid w:val="00237A20"/>
    <w:rsid w:val="0023F0D5"/>
    <w:rsid w:val="00242494"/>
    <w:rsid w:val="00242D08"/>
    <w:rsid w:val="00242FA8"/>
    <w:rsid w:val="002435A5"/>
    <w:rsid w:val="00243905"/>
    <w:rsid w:val="00244C23"/>
    <w:rsid w:val="00244E81"/>
    <w:rsid w:val="00245031"/>
    <w:rsid w:val="0024562D"/>
    <w:rsid w:val="00245696"/>
    <w:rsid w:val="0024614F"/>
    <w:rsid w:val="002465A1"/>
    <w:rsid w:val="00246D5C"/>
    <w:rsid w:val="0024779B"/>
    <w:rsid w:val="002502C0"/>
    <w:rsid w:val="00250521"/>
    <w:rsid w:val="002517E2"/>
    <w:rsid w:val="00251D49"/>
    <w:rsid w:val="00252A1F"/>
    <w:rsid w:val="00252F38"/>
    <w:rsid w:val="00254829"/>
    <w:rsid w:val="00254CCC"/>
    <w:rsid w:val="002558E3"/>
    <w:rsid w:val="00256D16"/>
    <w:rsid w:val="002575DA"/>
    <w:rsid w:val="00257CBE"/>
    <w:rsid w:val="002619B1"/>
    <w:rsid w:val="00261BF7"/>
    <w:rsid w:val="00261F06"/>
    <w:rsid w:val="00262391"/>
    <w:rsid w:val="002641BC"/>
    <w:rsid w:val="00264227"/>
    <w:rsid w:val="00264360"/>
    <w:rsid w:val="00264B9B"/>
    <w:rsid w:val="00264EE5"/>
    <w:rsid w:val="00267272"/>
    <w:rsid w:val="002675E8"/>
    <w:rsid w:val="002676EC"/>
    <w:rsid w:val="00272239"/>
    <w:rsid w:val="0027423D"/>
    <w:rsid w:val="00274A29"/>
    <w:rsid w:val="00274BFF"/>
    <w:rsid w:val="00274EA4"/>
    <w:rsid w:val="00275732"/>
    <w:rsid w:val="002764BF"/>
    <w:rsid w:val="00276546"/>
    <w:rsid w:val="00282224"/>
    <w:rsid w:val="00282BFB"/>
    <w:rsid w:val="002843C4"/>
    <w:rsid w:val="00284CBD"/>
    <w:rsid w:val="00285057"/>
    <w:rsid w:val="00286B86"/>
    <w:rsid w:val="00287171"/>
    <w:rsid w:val="00287597"/>
    <w:rsid w:val="00290F39"/>
    <w:rsid w:val="00291DF3"/>
    <w:rsid w:val="00292C38"/>
    <w:rsid w:val="00293D6B"/>
    <w:rsid w:val="002947EB"/>
    <w:rsid w:val="002952E8"/>
    <w:rsid w:val="00295D76"/>
    <w:rsid w:val="00297688"/>
    <w:rsid w:val="002A0180"/>
    <w:rsid w:val="002A0FA6"/>
    <w:rsid w:val="002A0FF9"/>
    <w:rsid w:val="002A20E5"/>
    <w:rsid w:val="002A30DE"/>
    <w:rsid w:val="002A4779"/>
    <w:rsid w:val="002A559F"/>
    <w:rsid w:val="002A6859"/>
    <w:rsid w:val="002A7071"/>
    <w:rsid w:val="002A75EA"/>
    <w:rsid w:val="002A764E"/>
    <w:rsid w:val="002B0F11"/>
    <w:rsid w:val="002B0F60"/>
    <w:rsid w:val="002B2B32"/>
    <w:rsid w:val="002B3020"/>
    <w:rsid w:val="002B3C73"/>
    <w:rsid w:val="002B41A3"/>
    <w:rsid w:val="002B4399"/>
    <w:rsid w:val="002B5E71"/>
    <w:rsid w:val="002C1468"/>
    <w:rsid w:val="002C1487"/>
    <w:rsid w:val="002C180B"/>
    <w:rsid w:val="002C1FE5"/>
    <w:rsid w:val="002C216E"/>
    <w:rsid w:val="002C21CC"/>
    <w:rsid w:val="002C2B0E"/>
    <w:rsid w:val="002C2E4B"/>
    <w:rsid w:val="002C2F7F"/>
    <w:rsid w:val="002C543F"/>
    <w:rsid w:val="002C5DCF"/>
    <w:rsid w:val="002C78FB"/>
    <w:rsid w:val="002D08F4"/>
    <w:rsid w:val="002D0A4F"/>
    <w:rsid w:val="002D0ACB"/>
    <w:rsid w:val="002D0F68"/>
    <w:rsid w:val="002D1D38"/>
    <w:rsid w:val="002D4C4A"/>
    <w:rsid w:val="002D5629"/>
    <w:rsid w:val="002D717A"/>
    <w:rsid w:val="002E0956"/>
    <w:rsid w:val="002E120A"/>
    <w:rsid w:val="002E2232"/>
    <w:rsid w:val="002E378B"/>
    <w:rsid w:val="002E3AFC"/>
    <w:rsid w:val="002E568E"/>
    <w:rsid w:val="002E5A5A"/>
    <w:rsid w:val="002E6F56"/>
    <w:rsid w:val="002F1075"/>
    <w:rsid w:val="002F143C"/>
    <w:rsid w:val="002F1591"/>
    <w:rsid w:val="002F2325"/>
    <w:rsid w:val="002F2C48"/>
    <w:rsid w:val="002F35FC"/>
    <w:rsid w:val="002F3679"/>
    <w:rsid w:val="002F462A"/>
    <w:rsid w:val="002F5413"/>
    <w:rsid w:val="002F5A73"/>
    <w:rsid w:val="002F6662"/>
    <w:rsid w:val="002F6AB2"/>
    <w:rsid w:val="003014C1"/>
    <w:rsid w:val="0030257A"/>
    <w:rsid w:val="00303722"/>
    <w:rsid w:val="00303C79"/>
    <w:rsid w:val="00303CAD"/>
    <w:rsid w:val="003044B8"/>
    <w:rsid w:val="00305171"/>
    <w:rsid w:val="0030535D"/>
    <w:rsid w:val="00305464"/>
    <w:rsid w:val="00305CE5"/>
    <w:rsid w:val="00306A2A"/>
    <w:rsid w:val="00306B05"/>
    <w:rsid w:val="003071AA"/>
    <w:rsid w:val="0030769E"/>
    <w:rsid w:val="003100FA"/>
    <w:rsid w:val="00310678"/>
    <w:rsid w:val="00311E83"/>
    <w:rsid w:val="00312316"/>
    <w:rsid w:val="0031312B"/>
    <w:rsid w:val="00313487"/>
    <w:rsid w:val="00313849"/>
    <w:rsid w:val="00313A53"/>
    <w:rsid w:val="00313B8A"/>
    <w:rsid w:val="00317D42"/>
    <w:rsid w:val="00320D77"/>
    <w:rsid w:val="003214AA"/>
    <w:rsid w:val="0032170B"/>
    <w:rsid w:val="00323187"/>
    <w:rsid w:val="0032354A"/>
    <w:rsid w:val="00323B6B"/>
    <w:rsid w:val="00323E88"/>
    <w:rsid w:val="00324739"/>
    <w:rsid w:val="003247E5"/>
    <w:rsid w:val="00324C57"/>
    <w:rsid w:val="00326A8B"/>
    <w:rsid w:val="00327393"/>
    <w:rsid w:val="00327F5E"/>
    <w:rsid w:val="00327FED"/>
    <w:rsid w:val="003303EA"/>
    <w:rsid w:val="00330735"/>
    <w:rsid w:val="0033119A"/>
    <w:rsid w:val="00332837"/>
    <w:rsid w:val="003336CE"/>
    <w:rsid w:val="003401F1"/>
    <w:rsid w:val="003427A6"/>
    <w:rsid w:val="00343C6E"/>
    <w:rsid w:val="00344BB9"/>
    <w:rsid w:val="003456A4"/>
    <w:rsid w:val="0034635A"/>
    <w:rsid w:val="00346FEB"/>
    <w:rsid w:val="00346FF7"/>
    <w:rsid w:val="0034713A"/>
    <w:rsid w:val="00350354"/>
    <w:rsid w:val="00350404"/>
    <w:rsid w:val="00351449"/>
    <w:rsid w:val="00351916"/>
    <w:rsid w:val="00351CBC"/>
    <w:rsid w:val="00353CF3"/>
    <w:rsid w:val="00354FDC"/>
    <w:rsid w:val="00356B92"/>
    <w:rsid w:val="0036061C"/>
    <w:rsid w:val="00360A7F"/>
    <w:rsid w:val="003626D5"/>
    <w:rsid w:val="003631C6"/>
    <w:rsid w:val="0036330B"/>
    <w:rsid w:val="00363CD1"/>
    <w:rsid w:val="00364253"/>
    <w:rsid w:val="00364639"/>
    <w:rsid w:val="00364640"/>
    <w:rsid w:val="003655B1"/>
    <w:rsid w:val="003659F3"/>
    <w:rsid w:val="0036622E"/>
    <w:rsid w:val="0036623C"/>
    <w:rsid w:val="00366262"/>
    <w:rsid w:val="003666F5"/>
    <w:rsid w:val="003677F1"/>
    <w:rsid w:val="00367EBF"/>
    <w:rsid w:val="003721FB"/>
    <w:rsid w:val="003723A4"/>
    <w:rsid w:val="0037355C"/>
    <w:rsid w:val="00373802"/>
    <w:rsid w:val="00373940"/>
    <w:rsid w:val="0037397C"/>
    <w:rsid w:val="00373DE3"/>
    <w:rsid w:val="0037453C"/>
    <w:rsid w:val="00374E88"/>
    <w:rsid w:val="00374EBB"/>
    <w:rsid w:val="00375079"/>
    <w:rsid w:val="00375275"/>
    <w:rsid w:val="00375A91"/>
    <w:rsid w:val="00376B58"/>
    <w:rsid w:val="00377465"/>
    <w:rsid w:val="003774F7"/>
    <w:rsid w:val="00377B91"/>
    <w:rsid w:val="00377C7A"/>
    <w:rsid w:val="0038074A"/>
    <w:rsid w:val="00382E4C"/>
    <w:rsid w:val="00384884"/>
    <w:rsid w:val="00385185"/>
    <w:rsid w:val="00385C13"/>
    <w:rsid w:val="0038695D"/>
    <w:rsid w:val="00386A48"/>
    <w:rsid w:val="00386C03"/>
    <w:rsid w:val="00391437"/>
    <w:rsid w:val="00391891"/>
    <w:rsid w:val="00392153"/>
    <w:rsid w:val="00392DA5"/>
    <w:rsid w:val="00394086"/>
    <w:rsid w:val="0039442F"/>
    <w:rsid w:val="00394873"/>
    <w:rsid w:val="00395438"/>
    <w:rsid w:val="0039586F"/>
    <w:rsid w:val="0039739F"/>
    <w:rsid w:val="00397658"/>
    <w:rsid w:val="003976C7"/>
    <w:rsid w:val="003978D6"/>
    <w:rsid w:val="00397E29"/>
    <w:rsid w:val="003A0068"/>
    <w:rsid w:val="003A2491"/>
    <w:rsid w:val="003A4CE7"/>
    <w:rsid w:val="003A511F"/>
    <w:rsid w:val="003A57A9"/>
    <w:rsid w:val="003A5ADD"/>
    <w:rsid w:val="003A62BC"/>
    <w:rsid w:val="003A673F"/>
    <w:rsid w:val="003A6BE1"/>
    <w:rsid w:val="003ABA35"/>
    <w:rsid w:val="003AF0D4"/>
    <w:rsid w:val="003B03BC"/>
    <w:rsid w:val="003B05DC"/>
    <w:rsid w:val="003B0844"/>
    <w:rsid w:val="003B09DC"/>
    <w:rsid w:val="003B0B44"/>
    <w:rsid w:val="003B1F0D"/>
    <w:rsid w:val="003B379E"/>
    <w:rsid w:val="003B458A"/>
    <w:rsid w:val="003B46C8"/>
    <w:rsid w:val="003B55A0"/>
    <w:rsid w:val="003B6663"/>
    <w:rsid w:val="003C089E"/>
    <w:rsid w:val="003C1BBC"/>
    <w:rsid w:val="003C359A"/>
    <w:rsid w:val="003C59FE"/>
    <w:rsid w:val="003C6E27"/>
    <w:rsid w:val="003D0653"/>
    <w:rsid w:val="003D0E86"/>
    <w:rsid w:val="003D3F75"/>
    <w:rsid w:val="003D5BE4"/>
    <w:rsid w:val="003D7483"/>
    <w:rsid w:val="003D79CC"/>
    <w:rsid w:val="003E0661"/>
    <w:rsid w:val="003E2CB8"/>
    <w:rsid w:val="003E2DFF"/>
    <w:rsid w:val="003E3805"/>
    <w:rsid w:val="003E492A"/>
    <w:rsid w:val="003E4D22"/>
    <w:rsid w:val="003E51C9"/>
    <w:rsid w:val="003E59E5"/>
    <w:rsid w:val="003E5DF3"/>
    <w:rsid w:val="003E6424"/>
    <w:rsid w:val="003E64D9"/>
    <w:rsid w:val="003E6A5A"/>
    <w:rsid w:val="003F0508"/>
    <w:rsid w:val="003F0ABF"/>
    <w:rsid w:val="003F0CDA"/>
    <w:rsid w:val="003F0DB7"/>
    <w:rsid w:val="003F15DC"/>
    <w:rsid w:val="003F20D8"/>
    <w:rsid w:val="003F4E40"/>
    <w:rsid w:val="003F5314"/>
    <w:rsid w:val="003F55A2"/>
    <w:rsid w:val="003F67DC"/>
    <w:rsid w:val="0040016C"/>
    <w:rsid w:val="0040097A"/>
    <w:rsid w:val="00400A54"/>
    <w:rsid w:val="00402148"/>
    <w:rsid w:val="00402480"/>
    <w:rsid w:val="00403491"/>
    <w:rsid w:val="00405556"/>
    <w:rsid w:val="00406FF9"/>
    <w:rsid w:val="00407867"/>
    <w:rsid w:val="004102B9"/>
    <w:rsid w:val="00410F8D"/>
    <w:rsid w:val="00411993"/>
    <w:rsid w:val="00412024"/>
    <w:rsid w:val="00413061"/>
    <w:rsid w:val="00413A61"/>
    <w:rsid w:val="00414141"/>
    <w:rsid w:val="004145C0"/>
    <w:rsid w:val="00414F53"/>
    <w:rsid w:val="0041526C"/>
    <w:rsid w:val="00415527"/>
    <w:rsid w:val="00415977"/>
    <w:rsid w:val="00416335"/>
    <w:rsid w:val="00416760"/>
    <w:rsid w:val="00416CD8"/>
    <w:rsid w:val="004172E8"/>
    <w:rsid w:val="00420AD0"/>
    <w:rsid w:val="00421A48"/>
    <w:rsid w:val="0042249A"/>
    <w:rsid w:val="0042291D"/>
    <w:rsid w:val="004240F0"/>
    <w:rsid w:val="0042535F"/>
    <w:rsid w:val="00425472"/>
    <w:rsid w:val="004256C3"/>
    <w:rsid w:val="00425B6E"/>
    <w:rsid w:val="0042610A"/>
    <w:rsid w:val="00426948"/>
    <w:rsid w:val="00427807"/>
    <w:rsid w:val="00427AED"/>
    <w:rsid w:val="00430687"/>
    <w:rsid w:val="00430F03"/>
    <w:rsid w:val="0043410A"/>
    <w:rsid w:val="0043454D"/>
    <w:rsid w:val="00435C11"/>
    <w:rsid w:val="00436815"/>
    <w:rsid w:val="004369B0"/>
    <w:rsid w:val="00436E74"/>
    <w:rsid w:val="0044025B"/>
    <w:rsid w:val="00441E76"/>
    <w:rsid w:val="0044269E"/>
    <w:rsid w:val="004431CC"/>
    <w:rsid w:val="00443C58"/>
    <w:rsid w:val="004455A8"/>
    <w:rsid w:val="00446CCF"/>
    <w:rsid w:val="00447189"/>
    <w:rsid w:val="00447230"/>
    <w:rsid w:val="00447AA8"/>
    <w:rsid w:val="004510F3"/>
    <w:rsid w:val="00451121"/>
    <w:rsid w:val="004520C1"/>
    <w:rsid w:val="00452F22"/>
    <w:rsid w:val="00453581"/>
    <w:rsid w:val="00453E5C"/>
    <w:rsid w:val="004547D2"/>
    <w:rsid w:val="00455B22"/>
    <w:rsid w:val="004561D5"/>
    <w:rsid w:val="0045624B"/>
    <w:rsid w:val="00456878"/>
    <w:rsid w:val="00457906"/>
    <w:rsid w:val="00460755"/>
    <w:rsid w:val="00461939"/>
    <w:rsid w:val="00461DD4"/>
    <w:rsid w:val="00463B93"/>
    <w:rsid w:val="00464D57"/>
    <w:rsid w:val="00464F51"/>
    <w:rsid w:val="00465CFD"/>
    <w:rsid w:val="00466528"/>
    <w:rsid w:val="0046658D"/>
    <w:rsid w:val="004672F9"/>
    <w:rsid w:val="0047131B"/>
    <w:rsid w:val="0047150A"/>
    <w:rsid w:val="00471973"/>
    <w:rsid w:val="004722E8"/>
    <w:rsid w:val="004732CA"/>
    <w:rsid w:val="004736B2"/>
    <w:rsid w:val="00473C58"/>
    <w:rsid w:val="004752AE"/>
    <w:rsid w:val="004755A3"/>
    <w:rsid w:val="00476158"/>
    <w:rsid w:val="0048175C"/>
    <w:rsid w:val="0048240B"/>
    <w:rsid w:val="00483387"/>
    <w:rsid w:val="00484463"/>
    <w:rsid w:val="00484D43"/>
    <w:rsid w:val="004853F0"/>
    <w:rsid w:val="0048658B"/>
    <w:rsid w:val="004866C6"/>
    <w:rsid w:val="004879D1"/>
    <w:rsid w:val="00487A33"/>
    <w:rsid w:val="00487BC1"/>
    <w:rsid w:val="0049017E"/>
    <w:rsid w:val="004922EF"/>
    <w:rsid w:val="00494C9A"/>
    <w:rsid w:val="00495AF8"/>
    <w:rsid w:val="004972BB"/>
    <w:rsid w:val="004A17D9"/>
    <w:rsid w:val="004A3232"/>
    <w:rsid w:val="004A3DA1"/>
    <w:rsid w:val="004A4D6D"/>
    <w:rsid w:val="004A4F3C"/>
    <w:rsid w:val="004A5E33"/>
    <w:rsid w:val="004B16BF"/>
    <w:rsid w:val="004B1C23"/>
    <w:rsid w:val="004B220E"/>
    <w:rsid w:val="004B268A"/>
    <w:rsid w:val="004B39F4"/>
    <w:rsid w:val="004B590D"/>
    <w:rsid w:val="004B59F0"/>
    <w:rsid w:val="004B6C55"/>
    <w:rsid w:val="004C1094"/>
    <w:rsid w:val="004C15AA"/>
    <w:rsid w:val="004C26F9"/>
    <w:rsid w:val="004C5115"/>
    <w:rsid w:val="004C58A2"/>
    <w:rsid w:val="004C6ECB"/>
    <w:rsid w:val="004D0406"/>
    <w:rsid w:val="004D0685"/>
    <w:rsid w:val="004D081C"/>
    <w:rsid w:val="004D1710"/>
    <w:rsid w:val="004D2604"/>
    <w:rsid w:val="004D2BEA"/>
    <w:rsid w:val="004D3155"/>
    <w:rsid w:val="004D3DB1"/>
    <w:rsid w:val="004D3EB7"/>
    <w:rsid w:val="004D471E"/>
    <w:rsid w:val="004D4E50"/>
    <w:rsid w:val="004D64E0"/>
    <w:rsid w:val="004D69C6"/>
    <w:rsid w:val="004D7435"/>
    <w:rsid w:val="004D7BD6"/>
    <w:rsid w:val="004E0983"/>
    <w:rsid w:val="004E0CB1"/>
    <w:rsid w:val="004E1225"/>
    <w:rsid w:val="004E176A"/>
    <w:rsid w:val="004E19E0"/>
    <w:rsid w:val="004E1DE3"/>
    <w:rsid w:val="004E1DF6"/>
    <w:rsid w:val="004E316B"/>
    <w:rsid w:val="004E4763"/>
    <w:rsid w:val="004E4DE4"/>
    <w:rsid w:val="004E7DD0"/>
    <w:rsid w:val="004F0003"/>
    <w:rsid w:val="004F0AA2"/>
    <w:rsid w:val="004F1371"/>
    <w:rsid w:val="004F1389"/>
    <w:rsid w:val="004F15EB"/>
    <w:rsid w:val="004F2923"/>
    <w:rsid w:val="004F2DD2"/>
    <w:rsid w:val="004F3E22"/>
    <w:rsid w:val="004F40EF"/>
    <w:rsid w:val="004F582F"/>
    <w:rsid w:val="00500328"/>
    <w:rsid w:val="005011AC"/>
    <w:rsid w:val="005011F6"/>
    <w:rsid w:val="0050173A"/>
    <w:rsid w:val="00502BC0"/>
    <w:rsid w:val="005039D1"/>
    <w:rsid w:val="005064DC"/>
    <w:rsid w:val="00507B0E"/>
    <w:rsid w:val="00507C61"/>
    <w:rsid w:val="00510E73"/>
    <w:rsid w:val="005126B6"/>
    <w:rsid w:val="0051306C"/>
    <w:rsid w:val="00514256"/>
    <w:rsid w:val="005145E5"/>
    <w:rsid w:val="00515302"/>
    <w:rsid w:val="00515451"/>
    <w:rsid w:val="005159D2"/>
    <w:rsid w:val="00515A9D"/>
    <w:rsid w:val="00516098"/>
    <w:rsid w:val="00520F4A"/>
    <w:rsid w:val="0052272C"/>
    <w:rsid w:val="00523E34"/>
    <w:rsid w:val="00523E8F"/>
    <w:rsid w:val="0052461E"/>
    <w:rsid w:val="005248A2"/>
    <w:rsid w:val="005250FE"/>
    <w:rsid w:val="00525368"/>
    <w:rsid w:val="00525F5B"/>
    <w:rsid w:val="005266D4"/>
    <w:rsid w:val="00527641"/>
    <w:rsid w:val="005308F6"/>
    <w:rsid w:val="005314CB"/>
    <w:rsid w:val="00531D82"/>
    <w:rsid w:val="005330B5"/>
    <w:rsid w:val="00534B5F"/>
    <w:rsid w:val="005350D2"/>
    <w:rsid w:val="00535362"/>
    <w:rsid w:val="005358A9"/>
    <w:rsid w:val="00536376"/>
    <w:rsid w:val="0053718C"/>
    <w:rsid w:val="00540CC6"/>
    <w:rsid w:val="00541978"/>
    <w:rsid w:val="00541B4E"/>
    <w:rsid w:val="00542C4B"/>
    <w:rsid w:val="00543481"/>
    <w:rsid w:val="00547AEF"/>
    <w:rsid w:val="00551AC3"/>
    <w:rsid w:val="0055225F"/>
    <w:rsid w:val="0055256D"/>
    <w:rsid w:val="0055347F"/>
    <w:rsid w:val="00553868"/>
    <w:rsid w:val="00554236"/>
    <w:rsid w:val="005551E7"/>
    <w:rsid w:val="00557076"/>
    <w:rsid w:val="00560753"/>
    <w:rsid w:val="005617CA"/>
    <w:rsid w:val="005625A6"/>
    <w:rsid w:val="005636AA"/>
    <w:rsid w:val="00564631"/>
    <w:rsid w:val="00566A39"/>
    <w:rsid w:val="00566B44"/>
    <w:rsid w:val="00567632"/>
    <w:rsid w:val="00567761"/>
    <w:rsid w:val="00572364"/>
    <w:rsid w:val="0057495B"/>
    <w:rsid w:val="00574D5F"/>
    <w:rsid w:val="00575529"/>
    <w:rsid w:val="00576DD9"/>
    <w:rsid w:val="005774DF"/>
    <w:rsid w:val="00580E2B"/>
    <w:rsid w:val="005816B7"/>
    <w:rsid w:val="00583382"/>
    <w:rsid w:val="005839D7"/>
    <w:rsid w:val="00583A66"/>
    <w:rsid w:val="00584294"/>
    <w:rsid w:val="00584C68"/>
    <w:rsid w:val="00585711"/>
    <w:rsid w:val="00586603"/>
    <w:rsid w:val="00587562"/>
    <w:rsid w:val="00587E81"/>
    <w:rsid w:val="00587FE5"/>
    <w:rsid w:val="00590148"/>
    <w:rsid w:val="005909FE"/>
    <w:rsid w:val="00590C8C"/>
    <w:rsid w:val="00592333"/>
    <w:rsid w:val="00592C13"/>
    <w:rsid w:val="00592CE8"/>
    <w:rsid w:val="00593FDD"/>
    <w:rsid w:val="00594A8B"/>
    <w:rsid w:val="00594ECC"/>
    <w:rsid w:val="0059607A"/>
    <w:rsid w:val="0059684E"/>
    <w:rsid w:val="005A0472"/>
    <w:rsid w:val="005A0D5D"/>
    <w:rsid w:val="005A0EE7"/>
    <w:rsid w:val="005A1BD7"/>
    <w:rsid w:val="005A1C8B"/>
    <w:rsid w:val="005A1F41"/>
    <w:rsid w:val="005A24B3"/>
    <w:rsid w:val="005A332B"/>
    <w:rsid w:val="005A3D2C"/>
    <w:rsid w:val="005A3D2F"/>
    <w:rsid w:val="005A6D8B"/>
    <w:rsid w:val="005A6E59"/>
    <w:rsid w:val="005A79B4"/>
    <w:rsid w:val="005B121A"/>
    <w:rsid w:val="005B1555"/>
    <w:rsid w:val="005B2E89"/>
    <w:rsid w:val="005B2FF6"/>
    <w:rsid w:val="005B4534"/>
    <w:rsid w:val="005B4FFC"/>
    <w:rsid w:val="005B70E5"/>
    <w:rsid w:val="005B765F"/>
    <w:rsid w:val="005C0207"/>
    <w:rsid w:val="005C085E"/>
    <w:rsid w:val="005C1A8B"/>
    <w:rsid w:val="005C2135"/>
    <w:rsid w:val="005C2E5F"/>
    <w:rsid w:val="005C4CDE"/>
    <w:rsid w:val="005C73E1"/>
    <w:rsid w:val="005D2594"/>
    <w:rsid w:val="005D2A00"/>
    <w:rsid w:val="005D35A6"/>
    <w:rsid w:val="005D3A62"/>
    <w:rsid w:val="005D3CD7"/>
    <w:rsid w:val="005D419C"/>
    <w:rsid w:val="005D447B"/>
    <w:rsid w:val="005D5623"/>
    <w:rsid w:val="005D5E8D"/>
    <w:rsid w:val="005E020E"/>
    <w:rsid w:val="005E02EB"/>
    <w:rsid w:val="005E157F"/>
    <w:rsid w:val="005E29AB"/>
    <w:rsid w:val="005E2B20"/>
    <w:rsid w:val="005E2FB4"/>
    <w:rsid w:val="005E3643"/>
    <w:rsid w:val="005E445E"/>
    <w:rsid w:val="005E46AD"/>
    <w:rsid w:val="005E4A74"/>
    <w:rsid w:val="005E4EEC"/>
    <w:rsid w:val="005E58DF"/>
    <w:rsid w:val="005E5CAC"/>
    <w:rsid w:val="005E5CC2"/>
    <w:rsid w:val="005E6247"/>
    <w:rsid w:val="005F00E8"/>
    <w:rsid w:val="005F0773"/>
    <w:rsid w:val="005F0DBF"/>
    <w:rsid w:val="005F1D1B"/>
    <w:rsid w:val="005F1F2B"/>
    <w:rsid w:val="005F2539"/>
    <w:rsid w:val="005F270C"/>
    <w:rsid w:val="005F3BED"/>
    <w:rsid w:val="005F3D2F"/>
    <w:rsid w:val="005F492D"/>
    <w:rsid w:val="005F4EFC"/>
    <w:rsid w:val="005F7735"/>
    <w:rsid w:val="0060046A"/>
    <w:rsid w:val="00602282"/>
    <w:rsid w:val="00603449"/>
    <w:rsid w:val="00603786"/>
    <w:rsid w:val="006051EA"/>
    <w:rsid w:val="006058C0"/>
    <w:rsid w:val="006059B9"/>
    <w:rsid w:val="00605BAC"/>
    <w:rsid w:val="00607690"/>
    <w:rsid w:val="006079F7"/>
    <w:rsid w:val="00607A72"/>
    <w:rsid w:val="00607FFC"/>
    <w:rsid w:val="006106A6"/>
    <w:rsid w:val="00612CC0"/>
    <w:rsid w:val="00612EF6"/>
    <w:rsid w:val="0061353C"/>
    <w:rsid w:val="00615054"/>
    <w:rsid w:val="00616C33"/>
    <w:rsid w:val="00617644"/>
    <w:rsid w:val="00620850"/>
    <w:rsid w:val="00622496"/>
    <w:rsid w:val="006231AF"/>
    <w:rsid w:val="00623F19"/>
    <w:rsid w:val="00623F30"/>
    <w:rsid w:val="0062459C"/>
    <w:rsid w:val="00624807"/>
    <w:rsid w:val="00624B85"/>
    <w:rsid w:val="00625C29"/>
    <w:rsid w:val="00625FA7"/>
    <w:rsid w:val="006260F5"/>
    <w:rsid w:val="0062635D"/>
    <w:rsid w:val="00626BE0"/>
    <w:rsid w:val="0062718A"/>
    <w:rsid w:val="0062758D"/>
    <w:rsid w:val="00630118"/>
    <w:rsid w:val="0063055E"/>
    <w:rsid w:val="006319E7"/>
    <w:rsid w:val="00631D04"/>
    <w:rsid w:val="00632B60"/>
    <w:rsid w:val="0063372A"/>
    <w:rsid w:val="0063372C"/>
    <w:rsid w:val="00633B74"/>
    <w:rsid w:val="00633BE4"/>
    <w:rsid w:val="00634351"/>
    <w:rsid w:val="00634E06"/>
    <w:rsid w:val="00636810"/>
    <w:rsid w:val="00637474"/>
    <w:rsid w:val="006374DA"/>
    <w:rsid w:val="006403F4"/>
    <w:rsid w:val="006405B5"/>
    <w:rsid w:val="00641265"/>
    <w:rsid w:val="006423E7"/>
    <w:rsid w:val="006424ED"/>
    <w:rsid w:val="006428E0"/>
    <w:rsid w:val="00643CF1"/>
    <w:rsid w:val="00647131"/>
    <w:rsid w:val="00647386"/>
    <w:rsid w:val="00647DB2"/>
    <w:rsid w:val="00650294"/>
    <w:rsid w:val="00650553"/>
    <w:rsid w:val="00650C05"/>
    <w:rsid w:val="00653F23"/>
    <w:rsid w:val="006543BF"/>
    <w:rsid w:val="00654515"/>
    <w:rsid w:val="00654607"/>
    <w:rsid w:val="00656125"/>
    <w:rsid w:val="006564EA"/>
    <w:rsid w:val="006573DC"/>
    <w:rsid w:val="00657B29"/>
    <w:rsid w:val="00657DAA"/>
    <w:rsid w:val="00661782"/>
    <w:rsid w:val="00663767"/>
    <w:rsid w:val="00663860"/>
    <w:rsid w:val="00663F26"/>
    <w:rsid w:val="00664703"/>
    <w:rsid w:val="00664743"/>
    <w:rsid w:val="00665D6B"/>
    <w:rsid w:val="00665FBF"/>
    <w:rsid w:val="006667CC"/>
    <w:rsid w:val="006668FB"/>
    <w:rsid w:val="0066693E"/>
    <w:rsid w:val="00666F0B"/>
    <w:rsid w:val="006674B0"/>
    <w:rsid w:val="00667539"/>
    <w:rsid w:val="00667BDB"/>
    <w:rsid w:val="00667C06"/>
    <w:rsid w:val="006716A1"/>
    <w:rsid w:val="00671CC8"/>
    <w:rsid w:val="00671F36"/>
    <w:rsid w:val="006728A8"/>
    <w:rsid w:val="00672D06"/>
    <w:rsid w:val="006740ED"/>
    <w:rsid w:val="006743A6"/>
    <w:rsid w:val="0067643B"/>
    <w:rsid w:val="0067650F"/>
    <w:rsid w:val="006775CB"/>
    <w:rsid w:val="0067765B"/>
    <w:rsid w:val="00680571"/>
    <w:rsid w:val="0068073F"/>
    <w:rsid w:val="0068179D"/>
    <w:rsid w:val="00681BA6"/>
    <w:rsid w:val="00682AC7"/>
    <w:rsid w:val="00684A77"/>
    <w:rsid w:val="0068545D"/>
    <w:rsid w:val="00685988"/>
    <w:rsid w:val="006871C0"/>
    <w:rsid w:val="00691869"/>
    <w:rsid w:val="006929E8"/>
    <w:rsid w:val="00692B36"/>
    <w:rsid w:val="006945F0"/>
    <w:rsid w:val="00694A8E"/>
    <w:rsid w:val="00694FD8"/>
    <w:rsid w:val="00696244"/>
    <w:rsid w:val="006979E9"/>
    <w:rsid w:val="006A0630"/>
    <w:rsid w:val="006A0EBF"/>
    <w:rsid w:val="006A1174"/>
    <w:rsid w:val="006A24A1"/>
    <w:rsid w:val="006A3514"/>
    <w:rsid w:val="006A4088"/>
    <w:rsid w:val="006A5EA6"/>
    <w:rsid w:val="006A6040"/>
    <w:rsid w:val="006A641C"/>
    <w:rsid w:val="006B0C71"/>
    <w:rsid w:val="006B1F90"/>
    <w:rsid w:val="006B2050"/>
    <w:rsid w:val="006B2F70"/>
    <w:rsid w:val="006B3D2A"/>
    <w:rsid w:val="006B3FD7"/>
    <w:rsid w:val="006B5866"/>
    <w:rsid w:val="006B6D5D"/>
    <w:rsid w:val="006C04ED"/>
    <w:rsid w:val="006C1A11"/>
    <w:rsid w:val="006C531E"/>
    <w:rsid w:val="006C5862"/>
    <w:rsid w:val="006C61E2"/>
    <w:rsid w:val="006C65E7"/>
    <w:rsid w:val="006C6D3B"/>
    <w:rsid w:val="006C6F6C"/>
    <w:rsid w:val="006C730C"/>
    <w:rsid w:val="006C73C7"/>
    <w:rsid w:val="006C787C"/>
    <w:rsid w:val="006C7C1F"/>
    <w:rsid w:val="006D02CC"/>
    <w:rsid w:val="006D0318"/>
    <w:rsid w:val="006D0D99"/>
    <w:rsid w:val="006D128F"/>
    <w:rsid w:val="006D256D"/>
    <w:rsid w:val="006D414C"/>
    <w:rsid w:val="006D4C65"/>
    <w:rsid w:val="006D59F9"/>
    <w:rsid w:val="006D5D58"/>
    <w:rsid w:val="006D5DDD"/>
    <w:rsid w:val="006D6364"/>
    <w:rsid w:val="006D6449"/>
    <w:rsid w:val="006D72D7"/>
    <w:rsid w:val="006D7E56"/>
    <w:rsid w:val="006E0581"/>
    <w:rsid w:val="006E1462"/>
    <w:rsid w:val="006E1779"/>
    <w:rsid w:val="006E199D"/>
    <w:rsid w:val="006E31D6"/>
    <w:rsid w:val="006E48D0"/>
    <w:rsid w:val="006E51E7"/>
    <w:rsid w:val="006E5776"/>
    <w:rsid w:val="006E5B1D"/>
    <w:rsid w:val="006E6862"/>
    <w:rsid w:val="006E7443"/>
    <w:rsid w:val="006F063A"/>
    <w:rsid w:val="006F07EB"/>
    <w:rsid w:val="006F0FFF"/>
    <w:rsid w:val="006F15B1"/>
    <w:rsid w:val="006F16F7"/>
    <w:rsid w:val="006F2024"/>
    <w:rsid w:val="006F3BF7"/>
    <w:rsid w:val="006F4CA4"/>
    <w:rsid w:val="006F4FDF"/>
    <w:rsid w:val="006F6776"/>
    <w:rsid w:val="006F71A1"/>
    <w:rsid w:val="006F7309"/>
    <w:rsid w:val="007019E9"/>
    <w:rsid w:val="00702F4D"/>
    <w:rsid w:val="00703B7F"/>
    <w:rsid w:val="00704F27"/>
    <w:rsid w:val="00705679"/>
    <w:rsid w:val="0070578B"/>
    <w:rsid w:val="00707A91"/>
    <w:rsid w:val="0071042F"/>
    <w:rsid w:val="00710DD6"/>
    <w:rsid w:val="00710FE2"/>
    <w:rsid w:val="0071160C"/>
    <w:rsid w:val="007119BA"/>
    <w:rsid w:val="007130E5"/>
    <w:rsid w:val="007133B8"/>
    <w:rsid w:val="0071344C"/>
    <w:rsid w:val="007135A5"/>
    <w:rsid w:val="00714539"/>
    <w:rsid w:val="0071540D"/>
    <w:rsid w:val="007157B0"/>
    <w:rsid w:val="00715821"/>
    <w:rsid w:val="007158FF"/>
    <w:rsid w:val="00716418"/>
    <w:rsid w:val="00717122"/>
    <w:rsid w:val="007174FB"/>
    <w:rsid w:val="00721203"/>
    <w:rsid w:val="007215FB"/>
    <w:rsid w:val="00722217"/>
    <w:rsid w:val="00722A66"/>
    <w:rsid w:val="00723331"/>
    <w:rsid w:val="007244D3"/>
    <w:rsid w:val="00725C5E"/>
    <w:rsid w:val="0072651D"/>
    <w:rsid w:val="00726AB8"/>
    <w:rsid w:val="00726FC0"/>
    <w:rsid w:val="00727CBF"/>
    <w:rsid w:val="00731030"/>
    <w:rsid w:val="007315E7"/>
    <w:rsid w:val="00731E1C"/>
    <w:rsid w:val="0073210F"/>
    <w:rsid w:val="00732905"/>
    <w:rsid w:val="007352DF"/>
    <w:rsid w:val="007357BF"/>
    <w:rsid w:val="00737299"/>
    <w:rsid w:val="00737D26"/>
    <w:rsid w:val="00742068"/>
    <w:rsid w:val="007427D5"/>
    <w:rsid w:val="00742E1B"/>
    <w:rsid w:val="00743AFE"/>
    <w:rsid w:val="00744326"/>
    <w:rsid w:val="00744742"/>
    <w:rsid w:val="00744F6C"/>
    <w:rsid w:val="00745EA8"/>
    <w:rsid w:val="0074617A"/>
    <w:rsid w:val="00746BFB"/>
    <w:rsid w:val="007508D2"/>
    <w:rsid w:val="0075204E"/>
    <w:rsid w:val="00753B1F"/>
    <w:rsid w:val="0075421E"/>
    <w:rsid w:val="00755BD9"/>
    <w:rsid w:val="00755D83"/>
    <w:rsid w:val="007600CA"/>
    <w:rsid w:val="00760556"/>
    <w:rsid w:val="00761504"/>
    <w:rsid w:val="007624AF"/>
    <w:rsid w:val="00762563"/>
    <w:rsid w:val="007625F2"/>
    <w:rsid w:val="007626E0"/>
    <w:rsid w:val="0076306D"/>
    <w:rsid w:val="007633CC"/>
    <w:rsid w:val="007635E6"/>
    <w:rsid w:val="00765397"/>
    <w:rsid w:val="007653AA"/>
    <w:rsid w:val="00767B65"/>
    <w:rsid w:val="007706D5"/>
    <w:rsid w:val="007708C8"/>
    <w:rsid w:val="00770D5C"/>
    <w:rsid w:val="00771CDF"/>
    <w:rsid w:val="007727D5"/>
    <w:rsid w:val="00772B89"/>
    <w:rsid w:val="00772CFF"/>
    <w:rsid w:val="00773133"/>
    <w:rsid w:val="007749B3"/>
    <w:rsid w:val="00775121"/>
    <w:rsid w:val="00776202"/>
    <w:rsid w:val="00777009"/>
    <w:rsid w:val="007777AE"/>
    <w:rsid w:val="00777977"/>
    <w:rsid w:val="00777C09"/>
    <w:rsid w:val="0078040D"/>
    <w:rsid w:val="00781038"/>
    <w:rsid w:val="0078176E"/>
    <w:rsid w:val="00782C8F"/>
    <w:rsid w:val="0078336A"/>
    <w:rsid w:val="007848A7"/>
    <w:rsid w:val="00784A06"/>
    <w:rsid w:val="00784E2D"/>
    <w:rsid w:val="00785174"/>
    <w:rsid w:val="00785405"/>
    <w:rsid w:val="00785D29"/>
    <w:rsid w:val="00785FFB"/>
    <w:rsid w:val="00787460"/>
    <w:rsid w:val="00787941"/>
    <w:rsid w:val="00787946"/>
    <w:rsid w:val="00787947"/>
    <w:rsid w:val="00787D4F"/>
    <w:rsid w:val="00791811"/>
    <w:rsid w:val="00791BBB"/>
    <w:rsid w:val="007925B3"/>
    <w:rsid w:val="00792EB4"/>
    <w:rsid w:val="00793078"/>
    <w:rsid w:val="00793661"/>
    <w:rsid w:val="00793C69"/>
    <w:rsid w:val="007955AB"/>
    <w:rsid w:val="007957D9"/>
    <w:rsid w:val="007961A6"/>
    <w:rsid w:val="007969DC"/>
    <w:rsid w:val="00796C72"/>
    <w:rsid w:val="00796C85"/>
    <w:rsid w:val="0079706E"/>
    <w:rsid w:val="007976AD"/>
    <w:rsid w:val="007A1C2D"/>
    <w:rsid w:val="007A2428"/>
    <w:rsid w:val="007A2E2F"/>
    <w:rsid w:val="007A477A"/>
    <w:rsid w:val="007A49E6"/>
    <w:rsid w:val="007A5467"/>
    <w:rsid w:val="007A562D"/>
    <w:rsid w:val="007A64BE"/>
    <w:rsid w:val="007A677A"/>
    <w:rsid w:val="007A69D5"/>
    <w:rsid w:val="007A7C35"/>
    <w:rsid w:val="007B195E"/>
    <w:rsid w:val="007B1E6E"/>
    <w:rsid w:val="007B3863"/>
    <w:rsid w:val="007B45DD"/>
    <w:rsid w:val="007B4A49"/>
    <w:rsid w:val="007B5DD1"/>
    <w:rsid w:val="007B6A0E"/>
    <w:rsid w:val="007B6D8E"/>
    <w:rsid w:val="007B72B5"/>
    <w:rsid w:val="007B7C06"/>
    <w:rsid w:val="007C07E8"/>
    <w:rsid w:val="007C07EB"/>
    <w:rsid w:val="007C1D6C"/>
    <w:rsid w:val="007C1E50"/>
    <w:rsid w:val="007C1EA9"/>
    <w:rsid w:val="007C2BA5"/>
    <w:rsid w:val="007C2E36"/>
    <w:rsid w:val="007C38B2"/>
    <w:rsid w:val="007C39E5"/>
    <w:rsid w:val="007C411E"/>
    <w:rsid w:val="007C4368"/>
    <w:rsid w:val="007C451A"/>
    <w:rsid w:val="007C4C29"/>
    <w:rsid w:val="007C5092"/>
    <w:rsid w:val="007C5B85"/>
    <w:rsid w:val="007C6B14"/>
    <w:rsid w:val="007C7156"/>
    <w:rsid w:val="007C767A"/>
    <w:rsid w:val="007D2EFA"/>
    <w:rsid w:val="007D3DBF"/>
    <w:rsid w:val="007D60BD"/>
    <w:rsid w:val="007D7108"/>
    <w:rsid w:val="007E0457"/>
    <w:rsid w:val="007E0A1D"/>
    <w:rsid w:val="007E14C3"/>
    <w:rsid w:val="007E290C"/>
    <w:rsid w:val="007E2BF0"/>
    <w:rsid w:val="007E30E9"/>
    <w:rsid w:val="007E314C"/>
    <w:rsid w:val="007E5EB6"/>
    <w:rsid w:val="007E5F77"/>
    <w:rsid w:val="007E5FAB"/>
    <w:rsid w:val="007E63EB"/>
    <w:rsid w:val="007E7399"/>
    <w:rsid w:val="007F018B"/>
    <w:rsid w:val="007F0533"/>
    <w:rsid w:val="007F1864"/>
    <w:rsid w:val="007F1AF7"/>
    <w:rsid w:val="007F1C33"/>
    <w:rsid w:val="007F26C7"/>
    <w:rsid w:val="007F4EDE"/>
    <w:rsid w:val="007F5A8B"/>
    <w:rsid w:val="007F6051"/>
    <w:rsid w:val="007F60FB"/>
    <w:rsid w:val="007F7540"/>
    <w:rsid w:val="007F7CAB"/>
    <w:rsid w:val="0080052A"/>
    <w:rsid w:val="008008B8"/>
    <w:rsid w:val="00801341"/>
    <w:rsid w:val="00803C52"/>
    <w:rsid w:val="00804ABF"/>
    <w:rsid w:val="00805567"/>
    <w:rsid w:val="00805781"/>
    <w:rsid w:val="00805A71"/>
    <w:rsid w:val="008062CF"/>
    <w:rsid w:val="0080636F"/>
    <w:rsid w:val="008066F8"/>
    <w:rsid w:val="00807A60"/>
    <w:rsid w:val="00811435"/>
    <w:rsid w:val="00811B0E"/>
    <w:rsid w:val="00812295"/>
    <w:rsid w:val="00812B35"/>
    <w:rsid w:val="00812F7F"/>
    <w:rsid w:val="008141CC"/>
    <w:rsid w:val="00814340"/>
    <w:rsid w:val="00814B22"/>
    <w:rsid w:val="00814FC6"/>
    <w:rsid w:val="00815CEC"/>
    <w:rsid w:val="00816092"/>
    <w:rsid w:val="00816AEC"/>
    <w:rsid w:val="00817219"/>
    <w:rsid w:val="00817E16"/>
    <w:rsid w:val="00820626"/>
    <w:rsid w:val="00820B18"/>
    <w:rsid w:val="00821CE5"/>
    <w:rsid w:val="0082267F"/>
    <w:rsid w:val="00825516"/>
    <w:rsid w:val="00827CE3"/>
    <w:rsid w:val="0083183C"/>
    <w:rsid w:val="0083195C"/>
    <w:rsid w:val="0083224D"/>
    <w:rsid w:val="008322D3"/>
    <w:rsid w:val="008330AF"/>
    <w:rsid w:val="008338CF"/>
    <w:rsid w:val="00833BEF"/>
    <w:rsid w:val="00833F3D"/>
    <w:rsid w:val="00834B49"/>
    <w:rsid w:val="008357F0"/>
    <w:rsid w:val="00836F7E"/>
    <w:rsid w:val="00836FA0"/>
    <w:rsid w:val="00836FFC"/>
    <w:rsid w:val="00840CCC"/>
    <w:rsid w:val="00841212"/>
    <w:rsid w:val="00841E83"/>
    <w:rsid w:val="00842CAB"/>
    <w:rsid w:val="00843ED4"/>
    <w:rsid w:val="00845ED8"/>
    <w:rsid w:val="008463BF"/>
    <w:rsid w:val="00846B65"/>
    <w:rsid w:val="008502B1"/>
    <w:rsid w:val="00850747"/>
    <w:rsid w:val="0085147E"/>
    <w:rsid w:val="008516B8"/>
    <w:rsid w:val="00852B37"/>
    <w:rsid w:val="00853152"/>
    <w:rsid w:val="008539FB"/>
    <w:rsid w:val="00856BBD"/>
    <w:rsid w:val="008571C7"/>
    <w:rsid w:val="008572ED"/>
    <w:rsid w:val="00857891"/>
    <w:rsid w:val="008608B2"/>
    <w:rsid w:val="00861E33"/>
    <w:rsid w:val="00862774"/>
    <w:rsid w:val="00862B72"/>
    <w:rsid w:val="00862CD4"/>
    <w:rsid w:val="00862EB4"/>
    <w:rsid w:val="00862EEE"/>
    <w:rsid w:val="0086360F"/>
    <w:rsid w:val="00864DE7"/>
    <w:rsid w:val="0086501D"/>
    <w:rsid w:val="008655B6"/>
    <w:rsid w:val="00865DBF"/>
    <w:rsid w:val="00865F0C"/>
    <w:rsid w:val="0086640E"/>
    <w:rsid w:val="0086653C"/>
    <w:rsid w:val="00867056"/>
    <w:rsid w:val="00872CC2"/>
    <w:rsid w:val="00873B46"/>
    <w:rsid w:val="00874762"/>
    <w:rsid w:val="00875232"/>
    <w:rsid w:val="00875785"/>
    <w:rsid w:val="00876392"/>
    <w:rsid w:val="00876D07"/>
    <w:rsid w:val="00877816"/>
    <w:rsid w:val="0087CF7D"/>
    <w:rsid w:val="0088020A"/>
    <w:rsid w:val="0088108F"/>
    <w:rsid w:val="008813AF"/>
    <w:rsid w:val="008817DA"/>
    <w:rsid w:val="008826D6"/>
    <w:rsid w:val="0088292E"/>
    <w:rsid w:val="00882EB9"/>
    <w:rsid w:val="0088378C"/>
    <w:rsid w:val="00885552"/>
    <w:rsid w:val="00885E20"/>
    <w:rsid w:val="00885E33"/>
    <w:rsid w:val="0088605F"/>
    <w:rsid w:val="00887B6F"/>
    <w:rsid w:val="00887F07"/>
    <w:rsid w:val="0089089A"/>
    <w:rsid w:val="00890A0E"/>
    <w:rsid w:val="008923F8"/>
    <w:rsid w:val="00892794"/>
    <w:rsid w:val="008929C2"/>
    <w:rsid w:val="008935EC"/>
    <w:rsid w:val="0089364D"/>
    <w:rsid w:val="00893B9B"/>
    <w:rsid w:val="00893C04"/>
    <w:rsid w:val="00894823"/>
    <w:rsid w:val="0089508B"/>
    <w:rsid w:val="008959ED"/>
    <w:rsid w:val="008960BC"/>
    <w:rsid w:val="008966D1"/>
    <w:rsid w:val="00896E36"/>
    <w:rsid w:val="008979F5"/>
    <w:rsid w:val="008A11A4"/>
    <w:rsid w:val="008A2659"/>
    <w:rsid w:val="008A2F69"/>
    <w:rsid w:val="008A376A"/>
    <w:rsid w:val="008A405D"/>
    <w:rsid w:val="008A4290"/>
    <w:rsid w:val="008A62EF"/>
    <w:rsid w:val="008A7CE5"/>
    <w:rsid w:val="008B09D0"/>
    <w:rsid w:val="008B0A7B"/>
    <w:rsid w:val="008B1012"/>
    <w:rsid w:val="008B2DBA"/>
    <w:rsid w:val="008B3E19"/>
    <w:rsid w:val="008B5908"/>
    <w:rsid w:val="008B789F"/>
    <w:rsid w:val="008B7B8F"/>
    <w:rsid w:val="008B7F16"/>
    <w:rsid w:val="008C063D"/>
    <w:rsid w:val="008C0717"/>
    <w:rsid w:val="008C0AE1"/>
    <w:rsid w:val="008C0AF5"/>
    <w:rsid w:val="008C1626"/>
    <w:rsid w:val="008C2C77"/>
    <w:rsid w:val="008C2DCB"/>
    <w:rsid w:val="008C2E40"/>
    <w:rsid w:val="008C38E0"/>
    <w:rsid w:val="008C3CE8"/>
    <w:rsid w:val="008C4291"/>
    <w:rsid w:val="008C7443"/>
    <w:rsid w:val="008D05D6"/>
    <w:rsid w:val="008D115D"/>
    <w:rsid w:val="008D1DDF"/>
    <w:rsid w:val="008D3158"/>
    <w:rsid w:val="008D3985"/>
    <w:rsid w:val="008D39BE"/>
    <w:rsid w:val="008D5A50"/>
    <w:rsid w:val="008D673C"/>
    <w:rsid w:val="008E0186"/>
    <w:rsid w:val="008E17A2"/>
    <w:rsid w:val="008E1950"/>
    <w:rsid w:val="008E19D7"/>
    <w:rsid w:val="008E1DA1"/>
    <w:rsid w:val="008E2067"/>
    <w:rsid w:val="008E2239"/>
    <w:rsid w:val="008E573C"/>
    <w:rsid w:val="008E5A74"/>
    <w:rsid w:val="008E77BE"/>
    <w:rsid w:val="008F007F"/>
    <w:rsid w:val="008F1754"/>
    <w:rsid w:val="008F31DA"/>
    <w:rsid w:val="008F47A2"/>
    <w:rsid w:val="008F4D2E"/>
    <w:rsid w:val="008F5141"/>
    <w:rsid w:val="008F5C9B"/>
    <w:rsid w:val="008F5FBE"/>
    <w:rsid w:val="008F63DC"/>
    <w:rsid w:val="00901C9F"/>
    <w:rsid w:val="00901E64"/>
    <w:rsid w:val="0090228F"/>
    <w:rsid w:val="009023C4"/>
    <w:rsid w:val="009040AA"/>
    <w:rsid w:val="00906909"/>
    <w:rsid w:val="00906B23"/>
    <w:rsid w:val="009071BF"/>
    <w:rsid w:val="00907FB5"/>
    <w:rsid w:val="009106EC"/>
    <w:rsid w:val="009108C9"/>
    <w:rsid w:val="0091468B"/>
    <w:rsid w:val="009148B9"/>
    <w:rsid w:val="00914985"/>
    <w:rsid w:val="00914B50"/>
    <w:rsid w:val="00914CD6"/>
    <w:rsid w:val="0091585F"/>
    <w:rsid w:val="00915DD1"/>
    <w:rsid w:val="00916641"/>
    <w:rsid w:val="00916DA8"/>
    <w:rsid w:val="00920005"/>
    <w:rsid w:val="00920904"/>
    <w:rsid w:val="00920B9F"/>
    <w:rsid w:val="00920D54"/>
    <w:rsid w:val="009216B2"/>
    <w:rsid w:val="00921793"/>
    <w:rsid w:val="00922088"/>
    <w:rsid w:val="009226BC"/>
    <w:rsid w:val="00923100"/>
    <w:rsid w:val="009241FE"/>
    <w:rsid w:val="00925C71"/>
    <w:rsid w:val="00927F21"/>
    <w:rsid w:val="00930450"/>
    <w:rsid w:val="009306CB"/>
    <w:rsid w:val="00931366"/>
    <w:rsid w:val="009314EA"/>
    <w:rsid w:val="00932681"/>
    <w:rsid w:val="00933B0B"/>
    <w:rsid w:val="0093488D"/>
    <w:rsid w:val="00935275"/>
    <w:rsid w:val="00935A1E"/>
    <w:rsid w:val="00936F2F"/>
    <w:rsid w:val="00937198"/>
    <w:rsid w:val="009377FD"/>
    <w:rsid w:val="00937C58"/>
    <w:rsid w:val="00940DC8"/>
    <w:rsid w:val="00941524"/>
    <w:rsid w:val="00941E5A"/>
    <w:rsid w:val="009423BD"/>
    <w:rsid w:val="00942862"/>
    <w:rsid w:val="00942ED0"/>
    <w:rsid w:val="00944972"/>
    <w:rsid w:val="00944A0A"/>
    <w:rsid w:val="00944EF6"/>
    <w:rsid w:val="009453AF"/>
    <w:rsid w:val="00945A51"/>
    <w:rsid w:val="009463E8"/>
    <w:rsid w:val="0095058D"/>
    <w:rsid w:val="009509FD"/>
    <w:rsid w:val="0095181E"/>
    <w:rsid w:val="0095243E"/>
    <w:rsid w:val="0095279C"/>
    <w:rsid w:val="00953C2C"/>
    <w:rsid w:val="00954CBE"/>
    <w:rsid w:val="00955607"/>
    <w:rsid w:val="00956646"/>
    <w:rsid w:val="0095677B"/>
    <w:rsid w:val="009569B7"/>
    <w:rsid w:val="00956A3C"/>
    <w:rsid w:val="00957231"/>
    <w:rsid w:val="00957268"/>
    <w:rsid w:val="00957ED5"/>
    <w:rsid w:val="009609F5"/>
    <w:rsid w:val="0096177D"/>
    <w:rsid w:val="00962D18"/>
    <w:rsid w:val="00962E61"/>
    <w:rsid w:val="00963267"/>
    <w:rsid w:val="00963AE6"/>
    <w:rsid w:val="00963CB3"/>
    <w:rsid w:val="00964B51"/>
    <w:rsid w:val="009652AD"/>
    <w:rsid w:val="009659FF"/>
    <w:rsid w:val="00965D91"/>
    <w:rsid w:val="00965E02"/>
    <w:rsid w:val="00966AF6"/>
    <w:rsid w:val="00967EEB"/>
    <w:rsid w:val="00971A67"/>
    <w:rsid w:val="0097234D"/>
    <w:rsid w:val="0097330E"/>
    <w:rsid w:val="00973352"/>
    <w:rsid w:val="009736E8"/>
    <w:rsid w:val="00973ABC"/>
    <w:rsid w:val="00973C6E"/>
    <w:rsid w:val="00975BEC"/>
    <w:rsid w:val="00975FB0"/>
    <w:rsid w:val="00976821"/>
    <w:rsid w:val="00977A73"/>
    <w:rsid w:val="00977CF3"/>
    <w:rsid w:val="009800EA"/>
    <w:rsid w:val="009811E3"/>
    <w:rsid w:val="009819FE"/>
    <w:rsid w:val="00982528"/>
    <w:rsid w:val="00982714"/>
    <w:rsid w:val="0098377A"/>
    <w:rsid w:val="009848BE"/>
    <w:rsid w:val="00984A69"/>
    <w:rsid w:val="009851E8"/>
    <w:rsid w:val="00985234"/>
    <w:rsid w:val="009868D4"/>
    <w:rsid w:val="0098751E"/>
    <w:rsid w:val="00987890"/>
    <w:rsid w:val="00987913"/>
    <w:rsid w:val="00987BF6"/>
    <w:rsid w:val="00991F74"/>
    <w:rsid w:val="00991F99"/>
    <w:rsid w:val="00992528"/>
    <w:rsid w:val="009963BA"/>
    <w:rsid w:val="009977F5"/>
    <w:rsid w:val="00997A4E"/>
    <w:rsid w:val="009A0007"/>
    <w:rsid w:val="009A0746"/>
    <w:rsid w:val="009A0D2E"/>
    <w:rsid w:val="009A1246"/>
    <w:rsid w:val="009A340B"/>
    <w:rsid w:val="009A53FC"/>
    <w:rsid w:val="009A598D"/>
    <w:rsid w:val="009A5A0B"/>
    <w:rsid w:val="009A5A79"/>
    <w:rsid w:val="009A6E99"/>
    <w:rsid w:val="009A747C"/>
    <w:rsid w:val="009B06E6"/>
    <w:rsid w:val="009B0F47"/>
    <w:rsid w:val="009B1C79"/>
    <w:rsid w:val="009B405E"/>
    <w:rsid w:val="009B62F8"/>
    <w:rsid w:val="009B6336"/>
    <w:rsid w:val="009B6781"/>
    <w:rsid w:val="009B68BD"/>
    <w:rsid w:val="009B6A64"/>
    <w:rsid w:val="009B7657"/>
    <w:rsid w:val="009C0370"/>
    <w:rsid w:val="009C56D9"/>
    <w:rsid w:val="009D011A"/>
    <w:rsid w:val="009D03A9"/>
    <w:rsid w:val="009D12E9"/>
    <w:rsid w:val="009D13D7"/>
    <w:rsid w:val="009D5241"/>
    <w:rsid w:val="009D59EA"/>
    <w:rsid w:val="009D74FF"/>
    <w:rsid w:val="009E0808"/>
    <w:rsid w:val="009E0939"/>
    <w:rsid w:val="009E0E1C"/>
    <w:rsid w:val="009E1485"/>
    <w:rsid w:val="009E167B"/>
    <w:rsid w:val="009E1D3D"/>
    <w:rsid w:val="009E467D"/>
    <w:rsid w:val="009E5294"/>
    <w:rsid w:val="009E5C5B"/>
    <w:rsid w:val="009E64B2"/>
    <w:rsid w:val="009E65DB"/>
    <w:rsid w:val="009E662D"/>
    <w:rsid w:val="009E6CDB"/>
    <w:rsid w:val="009E7DB3"/>
    <w:rsid w:val="009F184E"/>
    <w:rsid w:val="009F1CBC"/>
    <w:rsid w:val="009F1D79"/>
    <w:rsid w:val="009F2B7F"/>
    <w:rsid w:val="009F38F8"/>
    <w:rsid w:val="009F488F"/>
    <w:rsid w:val="009F662D"/>
    <w:rsid w:val="009F6CDF"/>
    <w:rsid w:val="009F6F40"/>
    <w:rsid w:val="009F766E"/>
    <w:rsid w:val="009F76E4"/>
    <w:rsid w:val="009F7DD6"/>
    <w:rsid w:val="00A00310"/>
    <w:rsid w:val="00A007D6"/>
    <w:rsid w:val="00A008A9"/>
    <w:rsid w:val="00A00BE7"/>
    <w:rsid w:val="00A021CF"/>
    <w:rsid w:val="00A03BD1"/>
    <w:rsid w:val="00A04889"/>
    <w:rsid w:val="00A048F2"/>
    <w:rsid w:val="00A0587F"/>
    <w:rsid w:val="00A06A6C"/>
    <w:rsid w:val="00A06D38"/>
    <w:rsid w:val="00A07453"/>
    <w:rsid w:val="00A078FE"/>
    <w:rsid w:val="00A10A19"/>
    <w:rsid w:val="00A11C34"/>
    <w:rsid w:val="00A12005"/>
    <w:rsid w:val="00A12297"/>
    <w:rsid w:val="00A12A22"/>
    <w:rsid w:val="00A13152"/>
    <w:rsid w:val="00A134C1"/>
    <w:rsid w:val="00A136C3"/>
    <w:rsid w:val="00A13B06"/>
    <w:rsid w:val="00A148A9"/>
    <w:rsid w:val="00A14CA2"/>
    <w:rsid w:val="00A16447"/>
    <w:rsid w:val="00A1753E"/>
    <w:rsid w:val="00A17571"/>
    <w:rsid w:val="00A177E0"/>
    <w:rsid w:val="00A17A46"/>
    <w:rsid w:val="00A2175E"/>
    <w:rsid w:val="00A2200A"/>
    <w:rsid w:val="00A22640"/>
    <w:rsid w:val="00A22E98"/>
    <w:rsid w:val="00A236FF"/>
    <w:rsid w:val="00A23874"/>
    <w:rsid w:val="00A23BA9"/>
    <w:rsid w:val="00A240C5"/>
    <w:rsid w:val="00A24D50"/>
    <w:rsid w:val="00A24F5E"/>
    <w:rsid w:val="00A252D7"/>
    <w:rsid w:val="00A2589A"/>
    <w:rsid w:val="00A26307"/>
    <w:rsid w:val="00A26B67"/>
    <w:rsid w:val="00A274BA"/>
    <w:rsid w:val="00A348CE"/>
    <w:rsid w:val="00A412E4"/>
    <w:rsid w:val="00A41BDD"/>
    <w:rsid w:val="00A4241A"/>
    <w:rsid w:val="00A42F0C"/>
    <w:rsid w:val="00A43ED4"/>
    <w:rsid w:val="00A45352"/>
    <w:rsid w:val="00A52B5A"/>
    <w:rsid w:val="00A5349C"/>
    <w:rsid w:val="00A5486B"/>
    <w:rsid w:val="00A55979"/>
    <w:rsid w:val="00A57CB3"/>
    <w:rsid w:val="00A60901"/>
    <w:rsid w:val="00A61B98"/>
    <w:rsid w:val="00A631B3"/>
    <w:rsid w:val="00A633F3"/>
    <w:rsid w:val="00A64389"/>
    <w:rsid w:val="00A70CBA"/>
    <w:rsid w:val="00A70D13"/>
    <w:rsid w:val="00A71122"/>
    <w:rsid w:val="00A74EC4"/>
    <w:rsid w:val="00A76A86"/>
    <w:rsid w:val="00A77181"/>
    <w:rsid w:val="00A776C0"/>
    <w:rsid w:val="00A77AAB"/>
    <w:rsid w:val="00A8018E"/>
    <w:rsid w:val="00A80D21"/>
    <w:rsid w:val="00A8184F"/>
    <w:rsid w:val="00A83CFC"/>
    <w:rsid w:val="00A83D90"/>
    <w:rsid w:val="00A8410F"/>
    <w:rsid w:val="00A84A5A"/>
    <w:rsid w:val="00A85011"/>
    <w:rsid w:val="00A85182"/>
    <w:rsid w:val="00A87061"/>
    <w:rsid w:val="00A87289"/>
    <w:rsid w:val="00A90442"/>
    <w:rsid w:val="00A90E17"/>
    <w:rsid w:val="00A924A6"/>
    <w:rsid w:val="00A92920"/>
    <w:rsid w:val="00A9497F"/>
    <w:rsid w:val="00A952DD"/>
    <w:rsid w:val="00A95459"/>
    <w:rsid w:val="00A954A9"/>
    <w:rsid w:val="00A95A2D"/>
    <w:rsid w:val="00A95C85"/>
    <w:rsid w:val="00A97602"/>
    <w:rsid w:val="00A97696"/>
    <w:rsid w:val="00A97DCC"/>
    <w:rsid w:val="00AA0ADE"/>
    <w:rsid w:val="00AA1E72"/>
    <w:rsid w:val="00AA259D"/>
    <w:rsid w:val="00AA338E"/>
    <w:rsid w:val="00AA4598"/>
    <w:rsid w:val="00AA46BF"/>
    <w:rsid w:val="00AA5494"/>
    <w:rsid w:val="00AA6D35"/>
    <w:rsid w:val="00AA72A4"/>
    <w:rsid w:val="00AB0618"/>
    <w:rsid w:val="00AB16F4"/>
    <w:rsid w:val="00AB1DB2"/>
    <w:rsid w:val="00AB24D9"/>
    <w:rsid w:val="00AB2CB0"/>
    <w:rsid w:val="00AB34B5"/>
    <w:rsid w:val="00AB36F9"/>
    <w:rsid w:val="00AB46AE"/>
    <w:rsid w:val="00AB4BCD"/>
    <w:rsid w:val="00AB4E89"/>
    <w:rsid w:val="00AB56E8"/>
    <w:rsid w:val="00AB7883"/>
    <w:rsid w:val="00AC1BC2"/>
    <w:rsid w:val="00AC2412"/>
    <w:rsid w:val="00AC352A"/>
    <w:rsid w:val="00AC4022"/>
    <w:rsid w:val="00AC6918"/>
    <w:rsid w:val="00AC6F6F"/>
    <w:rsid w:val="00AC7089"/>
    <w:rsid w:val="00AC7757"/>
    <w:rsid w:val="00AD0846"/>
    <w:rsid w:val="00AD125C"/>
    <w:rsid w:val="00AD26FF"/>
    <w:rsid w:val="00AD2F56"/>
    <w:rsid w:val="00AD3577"/>
    <w:rsid w:val="00AD3BF9"/>
    <w:rsid w:val="00AD500D"/>
    <w:rsid w:val="00AD5149"/>
    <w:rsid w:val="00AD5459"/>
    <w:rsid w:val="00AD64E0"/>
    <w:rsid w:val="00AD654E"/>
    <w:rsid w:val="00AD697C"/>
    <w:rsid w:val="00AE01A5"/>
    <w:rsid w:val="00AE0487"/>
    <w:rsid w:val="00AE2204"/>
    <w:rsid w:val="00AE4C34"/>
    <w:rsid w:val="00AE5858"/>
    <w:rsid w:val="00AF02EA"/>
    <w:rsid w:val="00AF1EE9"/>
    <w:rsid w:val="00AF2BBB"/>
    <w:rsid w:val="00AF3CBA"/>
    <w:rsid w:val="00AF4BB6"/>
    <w:rsid w:val="00AF4DE0"/>
    <w:rsid w:val="00AF55D2"/>
    <w:rsid w:val="00AF6E69"/>
    <w:rsid w:val="00AF6F78"/>
    <w:rsid w:val="00AF7565"/>
    <w:rsid w:val="00AF7775"/>
    <w:rsid w:val="00AF7B40"/>
    <w:rsid w:val="00B008E7"/>
    <w:rsid w:val="00B01ECA"/>
    <w:rsid w:val="00B03054"/>
    <w:rsid w:val="00B034F1"/>
    <w:rsid w:val="00B03770"/>
    <w:rsid w:val="00B03AFA"/>
    <w:rsid w:val="00B06BE1"/>
    <w:rsid w:val="00B07241"/>
    <w:rsid w:val="00B07F63"/>
    <w:rsid w:val="00B102F9"/>
    <w:rsid w:val="00B11058"/>
    <w:rsid w:val="00B11308"/>
    <w:rsid w:val="00B1293B"/>
    <w:rsid w:val="00B12AC3"/>
    <w:rsid w:val="00B13DFD"/>
    <w:rsid w:val="00B14A85"/>
    <w:rsid w:val="00B15FAC"/>
    <w:rsid w:val="00B16D47"/>
    <w:rsid w:val="00B170DC"/>
    <w:rsid w:val="00B1770B"/>
    <w:rsid w:val="00B17CEF"/>
    <w:rsid w:val="00B2081D"/>
    <w:rsid w:val="00B21012"/>
    <w:rsid w:val="00B21379"/>
    <w:rsid w:val="00B21CC9"/>
    <w:rsid w:val="00B244B4"/>
    <w:rsid w:val="00B24FDC"/>
    <w:rsid w:val="00B31EC0"/>
    <w:rsid w:val="00B327C5"/>
    <w:rsid w:val="00B33149"/>
    <w:rsid w:val="00B34321"/>
    <w:rsid w:val="00B359A2"/>
    <w:rsid w:val="00B36475"/>
    <w:rsid w:val="00B36833"/>
    <w:rsid w:val="00B36C0E"/>
    <w:rsid w:val="00B37537"/>
    <w:rsid w:val="00B4050E"/>
    <w:rsid w:val="00B418EB"/>
    <w:rsid w:val="00B423EF"/>
    <w:rsid w:val="00B43019"/>
    <w:rsid w:val="00B432A3"/>
    <w:rsid w:val="00B44939"/>
    <w:rsid w:val="00B44D6C"/>
    <w:rsid w:val="00B44DE6"/>
    <w:rsid w:val="00B45583"/>
    <w:rsid w:val="00B46D72"/>
    <w:rsid w:val="00B47D88"/>
    <w:rsid w:val="00B501C8"/>
    <w:rsid w:val="00B50ECD"/>
    <w:rsid w:val="00B51908"/>
    <w:rsid w:val="00B53CC2"/>
    <w:rsid w:val="00B55E74"/>
    <w:rsid w:val="00B57B0A"/>
    <w:rsid w:val="00B57BC4"/>
    <w:rsid w:val="00B60CC2"/>
    <w:rsid w:val="00B60E7D"/>
    <w:rsid w:val="00B61776"/>
    <w:rsid w:val="00B63072"/>
    <w:rsid w:val="00B64666"/>
    <w:rsid w:val="00B64DC5"/>
    <w:rsid w:val="00B651C3"/>
    <w:rsid w:val="00B65A22"/>
    <w:rsid w:val="00B67009"/>
    <w:rsid w:val="00B70DCE"/>
    <w:rsid w:val="00B71959"/>
    <w:rsid w:val="00B731B3"/>
    <w:rsid w:val="00B73BF9"/>
    <w:rsid w:val="00B748DE"/>
    <w:rsid w:val="00B75912"/>
    <w:rsid w:val="00B7689E"/>
    <w:rsid w:val="00B76F12"/>
    <w:rsid w:val="00B77248"/>
    <w:rsid w:val="00B80CC0"/>
    <w:rsid w:val="00B81453"/>
    <w:rsid w:val="00B81EE1"/>
    <w:rsid w:val="00B82534"/>
    <w:rsid w:val="00B838F6"/>
    <w:rsid w:val="00B840C8"/>
    <w:rsid w:val="00B8467F"/>
    <w:rsid w:val="00B849C8"/>
    <w:rsid w:val="00B855D5"/>
    <w:rsid w:val="00B86B0A"/>
    <w:rsid w:val="00B86EF6"/>
    <w:rsid w:val="00B900B9"/>
    <w:rsid w:val="00B90F55"/>
    <w:rsid w:val="00B91F54"/>
    <w:rsid w:val="00B92A38"/>
    <w:rsid w:val="00B92C9C"/>
    <w:rsid w:val="00B93AA8"/>
    <w:rsid w:val="00B95152"/>
    <w:rsid w:val="00B958EC"/>
    <w:rsid w:val="00B9607E"/>
    <w:rsid w:val="00B960CC"/>
    <w:rsid w:val="00B96445"/>
    <w:rsid w:val="00B97C68"/>
    <w:rsid w:val="00BA1B1B"/>
    <w:rsid w:val="00BA1D26"/>
    <w:rsid w:val="00BA3CEC"/>
    <w:rsid w:val="00BA5220"/>
    <w:rsid w:val="00BA6A36"/>
    <w:rsid w:val="00BA6BF1"/>
    <w:rsid w:val="00BA6C7D"/>
    <w:rsid w:val="00BA7C74"/>
    <w:rsid w:val="00BB013F"/>
    <w:rsid w:val="00BB1737"/>
    <w:rsid w:val="00BB3A9B"/>
    <w:rsid w:val="00BB51B3"/>
    <w:rsid w:val="00BB5891"/>
    <w:rsid w:val="00BB5B1D"/>
    <w:rsid w:val="00BB6062"/>
    <w:rsid w:val="00BB63CC"/>
    <w:rsid w:val="00BB7448"/>
    <w:rsid w:val="00BB79D1"/>
    <w:rsid w:val="00BC0716"/>
    <w:rsid w:val="00BC1377"/>
    <w:rsid w:val="00BC25D7"/>
    <w:rsid w:val="00BC2A35"/>
    <w:rsid w:val="00BC2D85"/>
    <w:rsid w:val="00BC3602"/>
    <w:rsid w:val="00BC3C90"/>
    <w:rsid w:val="00BC41EA"/>
    <w:rsid w:val="00BC4ACB"/>
    <w:rsid w:val="00BD012B"/>
    <w:rsid w:val="00BD1A28"/>
    <w:rsid w:val="00BD277F"/>
    <w:rsid w:val="00BD30C0"/>
    <w:rsid w:val="00BD50E2"/>
    <w:rsid w:val="00BD51F8"/>
    <w:rsid w:val="00BD5417"/>
    <w:rsid w:val="00BD5A9F"/>
    <w:rsid w:val="00BD6417"/>
    <w:rsid w:val="00BD6C34"/>
    <w:rsid w:val="00BD7401"/>
    <w:rsid w:val="00BD77B5"/>
    <w:rsid w:val="00BE0B89"/>
    <w:rsid w:val="00BE18AB"/>
    <w:rsid w:val="00BE24FB"/>
    <w:rsid w:val="00BE30A4"/>
    <w:rsid w:val="00BE326F"/>
    <w:rsid w:val="00BE37C3"/>
    <w:rsid w:val="00BE54D7"/>
    <w:rsid w:val="00BE6064"/>
    <w:rsid w:val="00BE6507"/>
    <w:rsid w:val="00BE6CE1"/>
    <w:rsid w:val="00BE838C"/>
    <w:rsid w:val="00BF02D6"/>
    <w:rsid w:val="00BF06C4"/>
    <w:rsid w:val="00BF0891"/>
    <w:rsid w:val="00BF0B27"/>
    <w:rsid w:val="00BF29D2"/>
    <w:rsid w:val="00BF2B55"/>
    <w:rsid w:val="00BF32FA"/>
    <w:rsid w:val="00BF347B"/>
    <w:rsid w:val="00BF3B3C"/>
    <w:rsid w:val="00BF3DB2"/>
    <w:rsid w:val="00BF3E87"/>
    <w:rsid w:val="00BF4AAC"/>
    <w:rsid w:val="00BF4C34"/>
    <w:rsid w:val="00BF4DBA"/>
    <w:rsid w:val="00BF670E"/>
    <w:rsid w:val="00BF698C"/>
    <w:rsid w:val="00BF7750"/>
    <w:rsid w:val="00C00636"/>
    <w:rsid w:val="00C0096B"/>
    <w:rsid w:val="00C023D0"/>
    <w:rsid w:val="00C02F34"/>
    <w:rsid w:val="00C02FF6"/>
    <w:rsid w:val="00C06276"/>
    <w:rsid w:val="00C0683E"/>
    <w:rsid w:val="00C06ED7"/>
    <w:rsid w:val="00C074AB"/>
    <w:rsid w:val="00C07855"/>
    <w:rsid w:val="00C07E98"/>
    <w:rsid w:val="00C11EC0"/>
    <w:rsid w:val="00C12DAB"/>
    <w:rsid w:val="00C14D98"/>
    <w:rsid w:val="00C1591F"/>
    <w:rsid w:val="00C15BF6"/>
    <w:rsid w:val="00C15C9C"/>
    <w:rsid w:val="00C16222"/>
    <w:rsid w:val="00C17EDD"/>
    <w:rsid w:val="00C208D4"/>
    <w:rsid w:val="00C20AAF"/>
    <w:rsid w:val="00C21816"/>
    <w:rsid w:val="00C21FC3"/>
    <w:rsid w:val="00C22900"/>
    <w:rsid w:val="00C23D13"/>
    <w:rsid w:val="00C24174"/>
    <w:rsid w:val="00C24796"/>
    <w:rsid w:val="00C248C9"/>
    <w:rsid w:val="00C248E7"/>
    <w:rsid w:val="00C250CB"/>
    <w:rsid w:val="00C25BFE"/>
    <w:rsid w:val="00C25FB3"/>
    <w:rsid w:val="00C263E6"/>
    <w:rsid w:val="00C31656"/>
    <w:rsid w:val="00C330D5"/>
    <w:rsid w:val="00C35D38"/>
    <w:rsid w:val="00C35E5E"/>
    <w:rsid w:val="00C37D15"/>
    <w:rsid w:val="00C40A65"/>
    <w:rsid w:val="00C40ACF"/>
    <w:rsid w:val="00C4223A"/>
    <w:rsid w:val="00C43019"/>
    <w:rsid w:val="00C4339E"/>
    <w:rsid w:val="00C45237"/>
    <w:rsid w:val="00C45557"/>
    <w:rsid w:val="00C45A4A"/>
    <w:rsid w:val="00C45EC2"/>
    <w:rsid w:val="00C4614A"/>
    <w:rsid w:val="00C475D2"/>
    <w:rsid w:val="00C47BD9"/>
    <w:rsid w:val="00C51D49"/>
    <w:rsid w:val="00C53D6C"/>
    <w:rsid w:val="00C53E48"/>
    <w:rsid w:val="00C550F2"/>
    <w:rsid w:val="00C56CA0"/>
    <w:rsid w:val="00C5D596"/>
    <w:rsid w:val="00C60D67"/>
    <w:rsid w:val="00C62061"/>
    <w:rsid w:val="00C625F9"/>
    <w:rsid w:val="00C63855"/>
    <w:rsid w:val="00C64BA5"/>
    <w:rsid w:val="00C67966"/>
    <w:rsid w:val="00C715C8"/>
    <w:rsid w:val="00C73F85"/>
    <w:rsid w:val="00C74807"/>
    <w:rsid w:val="00C7717A"/>
    <w:rsid w:val="00C805C5"/>
    <w:rsid w:val="00C80D74"/>
    <w:rsid w:val="00C81525"/>
    <w:rsid w:val="00C81AAE"/>
    <w:rsid w:val="00C81D29"/>
    <w:rsid w:val="00C82D7C"/>
    <w:rsid w:val="00C82EFF"/>
    <w:rsid w:val="00C84FB5"/>
    <w:rsid w:val="00C8540F"/>
    <w:rsid w:val="00C87FC9"/>
    <w:rsid w:val="00C9243F"/>
    <w:rsid w:val="00C92790"/>
    <w:rsid w:val="00C92F0E"/>
    <w:rsid w:val="00C95CAB"/>
    <w:rsid w:val="00C96759"/>
    <w:rsid w:val="00C96D54"/>
    <w:rsid w:val="00C97A24"/>
    <w:rsid w:val="00CA08C0"/>
    <w:rsid w:val="00CA0DB6"/>
    <w:rsid w:val="00CA13A0"/>
    <w:rsid w:val="00CA4751"/>
    <w:rsid w:val="00CA53E3"/>
    <w:rsid w:val="00CA5781"/>
    <w:rsid w:val="00CB07BB"/>
    <w:rsid w:val="00CB19A5"/>
    <w:rsid w:val="00CB3998"/>
    <w:rsid w:val="00CB483C"/>
    <w:rsid w:val="00CB51CE"/>
    <w:rsid w:val="00CB5F26"/>
    <w:rsid w:val="00CB6AEA"/>
    <w:rsid w:val="00CB6BC6"/>
    <w:rsid w:val="00CB737C"/>
    <w:rsid w:val="00CB7FA4"/>
    <w:rsid w:val="00CBBF8E"/>
    <w:rsid w:val="00CC1175"/>
    <w:rsid w:val="00CC22A0"/>
    <w:rsid w:val="00CC2A37"/>
    <w:rsid w:val="00CC329A"/>
    <w:rsid w:val="00CC4C31"/>
    <w:rsid w:val="00CC4FE7"/>
    <w:rsid w:val="00CC5BDD"/>
    <w:rsid w:val="00CC5DFF"/>
    <w:rsid w:val="00CC7DD3"/>
    <w:rsid w:val="00CC7F20"/>
    <w:rsid w:val="00CD0BAD"/>
    <w:rsid w:val="00CD1197"/>
    <w:rsid w:val="00CD1A58"/>
    <w:rsid w:val="00CD3BBD"/>
    <w:rsid w:val="00CD5541"/>
    <w:rsid w:val="00CD55FF"/>
    <w:rsid w:val="00CD56A3"/>
    <w:rsid w:val="00CD5DE7"/>
    <w:rsid w:val="00CD7E2E"/>
    <w:rsid w:val="00CD7E67"/>
    <w:rsid w:val="00CE0B4E"/>
    <w:rsid w:val="00CE0D0A"/>
    <w:rsid w:val="00CE1C8F"/>
    <w:rsid w:val="00CE30E4"/>
    <w:rsid w:val="00CE355E"/>
    <w:rsid w:val="00CE42BE"/>
    <w:rsid w:val="00CE42E2"/>
    <w:rsid w:val="00CE55E8"/>
    <w:rsid w:val="00CE5D8E"/>
    <w:rsid w:val="00CE5FB9"/>
    <w:rsid w:val="00CE7062"/>
    <w:rsid w:val="00CE7D65"/>
    <w:rsid w:val="00CF06B9"/>
    <w:rsid w:val="00CF1210"/>
    <w:rsid w:val="00CF18EF"/>
    <w:rsid w:val="00CF2DFF"/>
    <w:rsid w:val="00CF2E4B"/>
    <w:rsid w:val="00CF32B4"/>
    <w:rsid w:val="00CF3D87"/>
    <w:rsid w:val="00CF3E30"/>
    <w:rsid w:val="00CF3F37"/>
    <w:rsid w:val="00CF5728"/>
    <w:rsid w:val="00CF5EE7"/>
    <w:rsid w:val="00CF5FA5"/>
    <w:rsid w:val="00CF7287"/>
    <w:rsid w:val="00CF7D99"/>
    <w:rsid w:val="00D0233C"/>
    <w:rsid w:val="00D02788"/>
    <w:rsid w:val="00D02A32"/>
    <w:rsid w:val="00D0312B"/>
    <w:rsid w:val="00D05432"/>
    <w:rsid w:val="00D05A34"/>
    <w:rsid w:val="00D060C3"/>
    <w:rsid w:val="00D063EA"/>
    <w:rsid w:val="00D066BF"/>
    <w:rsid w:val="00D06E2F"/>
    <w:rsid w:val="00D07884"/>
    <w:rsid w:val="00D07C1C"/>
    <w:rsid w:val="00D1029E"/>
    <w:rsid w:val="00D10800"/>
    <w:rsid w:val="00D11C42"/>
    <w:rsid w:val="00D12083"/>
    <w:rsid w:val="00D12746"/>
    <w:rsid w:val="00D12933"/>
    <w:rsid w:val="00D13ABF"/>
    <w:rsid w:val="00D1452F"/>
    <w:rsid w:val="00D15C21"/>
    <w:rsid w:val="00D16374"/>
    <w:rsid w:val="00D163D4"/>
    <w:rsid w:val="00D16849"/>
    <w:rsid w:val="00D16A52"/>
    <w:rsid w:val="00D16F5B"/>
    <w:rsid w:val="00D222D9"/>
    <w:rsid w:val="00D22FE9"/>
    <w:rsid w:val="00D23270"/>
    <w:rsid w:val="00D23B6E"/>
    <w:rsid w:val="00D23EDF"/>
    <w:rsid w:val="00D24081"/>
    <w:rsid w:val="00D2460C"/>
    <w:rsid w:val="00D2591D"/>
    <w:rsid w:val="00D25B34"/>
    <w:rsid w:val="00D30279"/>
    <w:rsid w:val="00D31846"/>
    <w:rsid w:val="00D33E2C"/>
    <w:rsid w:val="00D34735"/>
    <w:rsid w:val="00D348D8"/>
    <w:rsid w:val="00D34E8F"/>
    <w:rsid w:val="00D35197"/>
    <w:rsid w:val="00D35A92"/>
    <w:rsid w:val="00D360A9"/>
    <w:rsid w:val="00D366D0"/>
    <w:rsid w:val="00D37273"/>
    <w:rsid w:val="00D40B08"/>
    <w:rsid w:val="00D41626"/>
    <w:rsid w:val="00D41C65"/>
    <w:rsid w:val="00D420CA"/>
    <w:rsid w:val="00D42C0B"/>
    <w:rsid w:val="00D44E6A"/>
    <w:rsid w:val="00D46D8B"/>
    <w:rsid w:val="00D4787A"/>
    <w:rsid w:val="00D5009E"/>
    <w:rsid w:val="00D50216"/>
    <w:rsid w:val="00D50451"/>
    <w:rsid w:val="00D518A7"/>
    <w:rsid w:val="00D519BA"/>
    <w:rsid w:val="00D527CD"/>
    <w:rsid w:val="00D52CD2"/>
    <w:rsid w:val="00D5437F"/>
    <w:rsid w:val="00D558AF"/>
    <w:rsid w:val="00D57161"/>
    <w:rsid w:val="00D57733"/>
    <w:rsid w:val="00D579FE"/>
    <w:rsid w:val="00D60E83"/>
    <w:rsid w:val="00D61141"/>
    <w:rsid w:val="00D61791"/>
    <w:rsid w:val="00D636E7"/>
    <w:rsid w:val="00D64282"/>
    <w:rsid w:val="00D64457"/>
    <w:rsid w:val="00D64869"/>
    <w:rsid w:val="00D65B65"/>
    <w:rsid w:val="00D66117"/>
    <w:rsid w:val="00D66B3F"/>
    <w:rsid w:val="00D6765E"/>
    <w:rsid w:val="00D70C9A"/>
    <w:rsid w:val="00D71995"/>
    <w:rsid w:val="00D71B1E"/>
    <w:rsid w:val="00D72668"/>
    <w:rsid w:val="00D737F8"/>
    <w:rsid w:val="00D740EF"/>
    <w:rsid w:val="00D744E2"/>
    <w:rsid w:val="00D75758"/>
    <w:rsid w:val="00D76184"/>
    <w:rsid w:val="00D7686B"/>
    <w:rsid w:val="00D7686D"/>
    <w:rsid w:val="00D775A2"/>
    <w:rsid w:val="00D777F2"/>
    <w:rsid w:val="00D80537"/>
    <w:rsid w:val="00D80A66"/>
    <w:rsid w:val="00D82756"/>
    <w:rsid w:val="00D830B6"/>
    <w:rsid w:val="00D832E1"/>
    <w:rsid w:val="00D8351F"/>
    <w:rsid w:val="00D84226"/>
    <w:rsid w:val="00D84B95"/>
    <w:rsid w:val="00D869D0"/>
    <w:rsid w:val="00D86B0C"/>
    <w:rsid w:val="00D86C13"/>
    <w:rsid w:val="00D86EE3"/>
    <w:rsid w:val="00D87854"/>
    <w:rsid w:val="00D87899"/>
    <w:rsid w:val="00D87A0E"/>
    <w:rsid w:val="00D87CD9"/>
    <w:rsid w:val="00D904A1"/>
    <w:rsid w:val="00D90B87"/>
    <w:rsid w:val="00D90C5C"/>
    <w:rsid w:val="00D918C5"/>
    <w:rsid w:val="00D91960"/>
    <w:rsid w:val="00D92C9C"/>
    <w:rsid w:val="00D92D00"/>
    <w:rsid w:val="00D92FF9"/>
    <w:rsid w:val="00D95110"/>
    <w:rsid w:val="00D96B8A"/>
    <w:rsid w:val="00D96DAF"/>
    <w:rsid w:val="00D9776B"/>
    <w:rsid w:val="00D97E9A"/>
    <w:rsid w:val="00DA1506"/>
    <w:rsid w:val="00DA1D77"/>
    <w:rsid w:val="00DA1EDC"/>
    <w:rsid w:val="00DA253B"/>
    <w:rsid w:val="00DA2905"/>
    <w:rsid w:val="00DA3796"/>
    <w:rsid w:val="00DA662F"/>
    <w:rsid w:val="00DA68B5"/>
    <w:rsid w:val="00DA6C14"/>
    <w:rsid w:val="00DA7AB6"/>
    <w:rsid w:val="00DA7D77"/>
    <w:rsid w:val="00DB1078"/>
    <w:rsid w:val="00DB2B15"/>
    <w:rsid w:val="00DB3531"/>
    <w:rsid w:val="00DB38D5"/>
    <w:rsid w:val="00DB440A"/>
    <w:rsid w:val="00DB4B51"/>
    <w:rsid w:val="00DB56E5"/>
    <w:rsid w:val="00DB5866"/>
    <w:rsid w:val="00DB58AB"/>
    <w:rsid w:val="00DB5F04"/>
    <w:rsid w:val="00DB735B"/>
    <w:rsid w:val="00DC080A"/>
    <w:rsid w:val="00DC08A0"/>
    <w:rsid w:val="00DC1D63"/>
    <w:rsid w:val="00DC2A14"/>
    <w:rsid w:val="00DC3AA7"/>
    <w:rsid w:val="00DC3BC2"/>
    <w:rsid w:val="00DC464D"/>
    <w:rsid w:val="00DC47C3"/>
    <w:rsid w:val="00DC57AA"/>
    <w:rsid w:val="00DD018E"/>
    <w:rsid w:val="00DD160D"/>
    <w:rsid w:val="00DD2851"/>
    <w:rsid w:val="00DD2B50"/>
    <w:rsid w:val="00DD41F0"/>
    <w:rsid w:val="00DD5C1A"/>
    <w:rsid w:val="00DD7709"/>
    <w:rsid w:val="00DE02FB"/>
    <w:rsid w:val="00DE235F"/>
    <w:rsid w:val="00DE400E"/>
    <w:rsid w:val="00DE4CE5"/>
    <w:rsid w:val="00DE51B1"/>
    <w:rsid w:val="00DE58A7"/>
    <w:rsid w:val="00DF1DDE"/>
    <w:rsid w:val="00DF1F21"/>
    <w:rsid w:val="00DF20D7"/>
    <w:rsid w:val="00DF21F8"/>
    <w:rsid w:val="00DF2EC2"/>
    <w:rsid w:val="00DF3109"/>
    <w:rsid w:val="00DF510E"/>
    <w:rsid w:val="00DF52D1"/>
    <w:rsid w:val="00DF5997"/>
    <w:rsid w:val="00DF60C9"/>
    <w:rsid w:val="00DF6A34"/>
    <w:rsid w:val="00DF6A9D"/>
    <w:rsid w:val="00DF79CB"/>
    <w:rsid w:val="00E00221"/>
    <w:rsid w:val="00E00E1B"/>
    <w:rsid w:val="00E02178"/>
    <w:rsid w:val="00E03280"/>
    <w:rsid w:val="00E0388D"/>
    <w:rsid w:val="00E039A4"/>
    <w:rsid w:val="00E03AD6"/>
    <w:rsid w:val="00E05048"/>
    <w:rsid w:val="00E0554F"/>
    <w:rsid w:val="00E06B20"/>
    <w:rsid w:val="00E10298"/>
    <w:rsid w:val="00E10C9A"/>
    <w:rsid w:val="00E1196A"/>
    <w:rsid w:val="00E1208E"/>
    <w:rsid w:val="00E143AD"/>
    <w:rsid w:val="00E14F5A"/>
    <w:rsid w:val="00E151F8"/>
    <w:rsid w:val="00E15F5B"/>
    <w:rsid w:val="00E16366"/>
    <w:rsid w:val="00E203CE"/>
    <w:rsid w:val="00E2091E"/>
    <w:rsid w:val="00E22F30"/>
    <w:rsid w:val="00E232B1"/>
    <w:rsid w:val="00E232C4"/>
    <w:rsid w:val="00E2493E"/>
    <w:rsid w:val="00E25623"/>
    <w:rsid w:val="00E26C09"/>
    <w:rsid w:val="00E30D0B"/>
    <w:rsid w:val="00E31B81"/>
    <w:rsid w:val="00E31D66"/>
    <w:rsid w:val="00E32237"/>
    <w:rsid w:val="00E32A09"/>
    <w:rsid w:val="00E32C76"/>
    <w:rsid w:val="00E33EF8"/>
    <w:rsid w:val="00E33FA4"/>
    <w:rsid w:val="00E34326"/>
    <w:rsid w:val="00E35716"/>
    <w:rsid w:val="00E3627A"/>
    <w:rsid w:val="00E36D2B"/>
    <w:rsid w:val="00E37841"/>
    <w:rsid w:val="00E37A52"/>
    <w:rsid w:val="00E40088"/>
    <w:rsid w:val="00E40538"/>
    <w:rsid w:val="00E41650"/>
    <w:rsid w:val="00E41825"/>
    <w:rsid w:val="00E41E6B"/>
    <w:rsid w:val="00E4201C"/>
    <w:rsid w:val="00E4253A"/>
    <w:rsid w:val="00E4262F"/>
    <w:rsid w:val="00E42B5B"/>
    <w:rsid w:val="00E43787"/>
    <w:rsid w:val="00E44811"/>
    <w:rsid w:val="00E4481D"/>
    <w:rsid w:val="00E44A8D"/>
    <w:rsid w:val="00E45DBA"/>
    <w:rsid w:val="00E4660E"/>
    <w:rsid w:val="00E46F11"/>
    <w:rsid w:val="00E47C40"/>
    <w:rsid w:val="00E5093C"/>
    <w:rsid w:val="00E51297"/>
    <w:rsid w:val="00E51ED2"/>
    <w:rsid w:val="00E5202C"/>
    <w:rsid w:val="00E53F07"/>
    <w:rsid w:val="00E55926"/>
    <w:rsid w:val="00E56775"/>
    <w:rsid w:val="00E56AD5"/>
    <w:rsid w:val="00E600B9"/>
    <w:rsid w:val="00E60E29"/>
    <w:rsid w:val="00E60EF9"/>
    <w:rsid w:val="00E621C3"/>
    <w:rsid w:val="00E628FB"/>
    <w:rsid w:val="00E62D69"/>
    <w:rsid w:val="00E63488"/>
    <w:rsid w:val="00E64DAD"/>
    <w:rsid w:val="00E650FA"/>
    <w:rsid w:val="00E65BC3"/>
    <w:rsid w:val="00E666AC"/>
    <w:rsid w:val="00E66F0F"/>
    <w:rsid w:val="00E6761F"/>
    <w:rsid w:val="00E70963"/>
    <w:rsid w:val="00E71503"/>
    <w:rsid w:val="00E74928"/>
    <w:rsid w:val="00E74A0A"/>
    <w:rsid w:val="00E74D34"/>
    <w:rsid w:val="00E7672F"/>
    <w:rsid w:val="00E77907"/>
    <w:rsid w:val="00E81B47"/>
    <w:rsid w:val="00E82195"/>
    <w:rsid w:val="00E8323C"/>
    <w:rsid w:val="00E83A40"/>
    <w:rsid w:val="00E84936"/>
    <w:rsid w:val="00E86CCF"/>
    <w:rsid w:val="00E904AF"/>
    <w:rsid w:val="00E90AC8"/>
    <w:rsid w:val="00E91294"/>
    <w:rsid w:val="00E924EC"/>
    <w:rsid w:val="00E931C3"/>
    <w:rsid w:val="00E938FF"/>
    <w:rsid w:val="00E94177"/>
    <w:rsid w:val="00E943E0"/>
    <w:rsid w:val="00E94B5E"/>
    <w:rsid w:val="00E95479"/>
    <w:rsid w:val="00E95788"/>
    <w:rsid w:val="00E95927"/>
    <w:rsid w:val="00E96156"/>
    <w:rsid w:val="00E96404"/>
    <w:rsid w:val="00E96D31"/>
    <w:rsid w:val="00EA0366"/>
    <w:rsid w:val="00EA04C3"/>
    <w:rsid w:val="00EA2555"/>
    <w:rsid w:val="00EA2D83"/>
    <w:rsid w:val="00EA3224"/>
    <w:rsid w:val="00EA342F"/>
    <w:rsid w:val="00EA3A9E"/>
    <w:rsid w:val="00EA4B18"/>
    <w:rsid w:val="00EA60AB"/>
    <w:rsid w:val="00EA6CF4"/>
    <w:rsid w:val="00EA7CE6"/>
    <w:rsid w:val="00EB0B84"/>
    <w:rsid w:val="00EB0FC0"/>
    <w:rsid w:val="00EB1EC5"/>
    <w:rsid w:val="00EB213F"/>
    <w:rsid w:val="00EB278E"/>
    <w:rsid w:val="00EB2971"/>
    <w:rsid w:val="00EB432B"/>
    <w:rsid w:val="00EB7390"/>
    <w:rsid w:val="00EC08CC"/>
    <w:rsid w:val="00EC382A"/>
    <w:rsid w:val="00EC3DBD"/>
    <w:rsid w:val="00EC52D3"/>
    <w:rsid w:val="00EC69BF"/>
    <w:rsid w:val="00EC76E4"/>
    <w:rsid w:val="00ED017A"/>
    <w:rsid w:val="00ED0750"/>
    <w:rsid w:val="00ED3253"/>
    <w:rsid w:val="00ED560F"/>
    <w:rsid w:val="00ED5FB4"/>
    <w:rsid w:val="00ED64BC"/>
    <w:rsid w:val="00ED6DB1"/>
    <w:rsid w:val="00ED7796"/>
    <w:rsid w:val="00EE183A"/>
    <w:rsid w:val="00EE1E44"/>
    <w:rsid w:val="00EE213F"/>
    <w:rsid w:val="00EE21C3"/>
    <w:rsid w:val="00EE280E"/>
    <w:rsid w:val="00EE2AC9"/>
    <w:rsid w:val="00EE4894"/>
    <w:rsid w:val="00EE4E48"/>
    <w:rsid w:val="00EE54ED"/>
    <w:rsid w:val="00EE6ACB"/>
    <w:rsid w:val="00EE6B93"/>
    <w:rsid w:val="00EE6E93"/>
    <w:rsid w:val="00EE6FAB"/>
    <w:rsid w:val="00EF16BD"/>
    <w:rsid w:val="00EF2B78"/>
    <w:rsid w:val="00EF47E5"/>
    <w:rsid w:val="00EF49A4"/>
    <w:rsid w:val="00EF4A19"/>
    <w:rsid w:val="00EF54BA"/>
    <w:rsid w:val="00EF5814"/>
    <w:rsid w:val="00EF5AC0"/>
    <w:rsid w:val="00EF6D8B"/>
    <w:rsid w:val="00EF6ED7"/>
    <w:rsid w:val="00F00CB3"/>
    <w:rsid w:val="00F0293E"/>
    <w:rsid w:val="00F049C3"/>
    <w:rsid w:val="00F05756"/>
    <w:rsid w:val="00F05972"/>
    <w:rsid w:val="00F05F75"/>
    <w:rsid w:val="00F06E64"/>
    <w:rsid w:val="00F07519"/>
    <w:rsid w:val="00F10BB7"/>
    <w:rsid w:val="00F10EFD"/>
    <w:rsid w:val="00F113CD"/>
    <w:rsid w:val="00F127DF"/>
    <w:rsid w:val="00F153B0"/>
    <w:rsid w:val="00F15F20"/>
    <w:rsid w:val="00F16BC5"/>
    <w:rsid w:val="00F16EDE"/>
    <w:rsid w:val="00F16F5E"/>
    <w:rsid w:val="00F17591"/>
    <w:rsid w:val="00F17A25"/>
    <w:rsid w:val="00F2052A"/>
    <w:rsid w:val="00F20A2D"/>
    <w:rsid w:val="00F219A1"/>
    <w:rsid w:val="00F24EED"/>
    <w:rsid w:val="00F24FF9"/>
    <w:rsid w:val="00F2580B"/>
    <w:rsid w:val="00F25F38"/>
    <w:rsid w:val="00F27635"/>
    <w:rsid w:val="00F277AD"/>
    <w:rsid w:val="00F27BB7"/>
    <w:rsid w:val="00F27F1D"/>
    <w:rsid w:val="00F3278A"/>
    <w:rsid w:val="00F35AE4"/>
    <w:rsid w:val="00F40F3B"/>
    <w:rsid w:val="00F418C2"/>
    <w:rsid w:val="00F42FD3"/>
    <w:rsid w:val="00F43074"/>
    <w:rsid w:val="00F4329E"/>
    <w:rsid w:val="00F43444"/>
    <w:rsid w:val="00F43B27"/>
    <w:rsid w:val="00F4506F"/>
    <w:rsid w:val="00F45250"/>
    <w:rsid w:val="00F45AE2"/>
    <w:rsid w:val="00F47761"/>
    <w:rsid w:val="00F47CE6"/>
    <w:rsid w:val="00F50120"/>
    <w:rsid w:val="00F5068E"/>
    <w:rsid w:val="00F52237"/>
    <w:rsid w:val="00F5314B"/>
    <w:rsid w:val="00F532DF"/>
    <w:rsid w:val="00F53471"/>
    <w:rsid w:val="00F5349A"/>
    <w:rsid w:val="00F536D1"/>
    <w:rsid w:val="00F53D13"/>
    <w:rsid w:val="00F53F7C"/>
    <w:rsid w:val="00F54437"/>
    <w:rsid w:val="00F54601"/>
    <w:rsid w:val="00F54C82"/>
    <w:rsid w:val="00F55E8E"/>
    <w:rsid w:val="00F55F2F"/>
    <w:rsid w:val="00F561EE"/>
    <w:rsid w:val="00F564B6"/>
    <w:rsid w:val="00F5715A"/>
    <w:rsid w:val="00F57ADB"/>
    <w:rsid w:val="00F604B1"/>
    <w:rsid w:val="00F61A71"/>
    <w:rsid w:val="00F6244E"/>
    <w:rsid w:val="00F6401A"/>
    <w:rsid w:val="00F64F9C"/>
    <w:rsid w:val="00F65621"/>
    <w:rsid w:val="00F66219"/>
    <w:rsid w:val="00F66BA4"/>
    <w:rsid w:val="00F66BD5"/>
    <w:rsid w:val="00F70679"/>
    <w:rsid w:val="00F70D6B"/>
    <w:rsid w:val="00F7199E"/>
    <w:rsid w:val="00F71A31"/>
    <w:rsid w:val="00F727FD"/>
    <w:rsid w:val="00F7297E"/>
    <w:rsid w:val="00F743E1"/>
    <w:rsid w:val="00F74A40"/>
    <w:rsid w:val="00F75005"/>
    <w:rsid w:val="00F75D5D"/>
    <w:rsid w:val="00F76E70"/>
    <w:rsid w:val="00F81BAC"/>
    <w:rsid w:val="00F826CE"/>
    <w:rsid w:val="00F86096"/>
    <w:rsid w:val="00F86972"/>
    <w:rsid w:val="00F87F61"/>
    <w:rsid w:val="00F90221"/>
    <w:rsid w:val="00F90645"/>
    <w:rsid w:val="00F91A04"/>
    <w:rsid w:val="00F91ECA"/>
    <w:rsid w:val="00F95E5B"/>
    <w:rsid w:val="00F96D4D"/>
    <w:rsid w:val="00F97DF3"/>
    <w:rsid w:val="00FA01D9"/>
    <w:rsid w:val="00FA04E7"/>
    <w:rsid w:val="00FA22E5"/>
    <w:rsid w:val="00FA27C5"/>
    <w:rsid w:val="00FA342B"/>
    <w:rsid w:val="00FA3542"/>
    <w:rsid w:val="00FA3B6B"/>
    <w:rsid w:val="00FA3D4D"/>
    <w:rsid w:val="00FA4435"/>
    <w:rsid w:val="00FA49EF"/>
    <w:rsid w:val="00FA6360"/>
    <w:rsid w:val="00FA6387"/>
    <w:rsid w:val="00FA672E"/>
    <w:rsid w:val="00FA6A24"/>
    <w:rsid w:val="00FA6C43"/>
    <w:rsid w:val="00FA7FAF"/>
    <w:rsid w:val="00FB2549"/>
    <w:rsid w:val="00FB2C50"/>
    <w:rsid w:val="00FB39DE"/>
    <w:rsid w:val="00FB3FDA"/>
    <w:rsid w:val="00FB41DE"/>
    <w:rsid w:val="00FB47DD"/>
    <w:rsid w:val="00FB4961"/>
    <w:rsid w:val="00FB5323"/>
    <w:rsid w:val="00FB5B0A"/>
    <w:rsid w:val="00FB64A8"/>
    <w:rsid w:val="00FB655F"/>
    <w:rsid w:val="00FB6692"/>
    <w:rsid w:val="00FB6819"/>
    <w:rsid w:val="00FB6D6E"/>
    <w:rsid w:val="00FB6E1E"/>
    <w:rsid w:val="00FC094C"/>
    <w:rsid w:val="00FC1DAE"/>
    <w:rsid w:val="00FC25C5"/>
    <w:rsid w:val="00FC2783"/>
    <w:rsid w:val="00FC28B6"/>
    <w:rsid w:val="00FC3335"/>
    <w:rsid w:val="00FC58C6"/>
    <w:rsid w:val="00FC6039"/>
    <w:rsid w:val="00FC626F"/>
    <w:rsid w:val="00FC6671"/>
    <w:rsid w:val="00FC66A0"/>
    <w:rsid w:val="00FC6EA1"/>
    <w:rsid w:val="00FD038D"/>
    <w:rsid w:val="00FD0E11"/>
    <w:rsid w:val="00FD1119"/>
    <w:rsid w:val="00FD16BE"/>
    <w:rsid w:val="00FD1B93"/>
    <w:rsid w:val="00FD1D99"/>
    <w:rsid w:val="00FD2229"/>
    <w:rsid w:val="00FD3B18"/>
    <w:rsid w:val="00FD475F"/>
    <w:rsid w:val="00FD4BF9"/>
    <w:rsid w:val="00FD5010"/>
    <w:rsid w:val="00FD5F35"/>
    <w:rsid w:val="00FD65DC"/>
    <w:rsid w:val="00FD6F60"/>
    <w:rsid w:val="00FD7479"/>
    <w:rsid w:val="00FE0448"/>
    <w:rsid w:val="00FE18FF"/>
    <w:rsid w:val="00FE1EEC"/>
    <w:rsid w:val="00FE206A"/>
    <w:rsid w:val="00FE2144"/>
    <w:rsid w:val="00FE3B36"/>
    <w:rsid w:val="00FE49F0"/>
    <w:rsid w:val="00FE54F8"/>
    <w:rsid w:val="00FE5821"/>
    <w:rsid w:val="00FE5831"/>
    <w:rsid w:val="00FE5DC4"/>
    <w:rsid w:val="00FE61A0"/>
    <w:rsid w:val="00FE65A6"/>
    <w:rsid w:val="00FE7680"/>
    <w:rsid w:val="00FE7A3D"/>
    <w:rsid w:val="00FF0143"/>
    <w:rsid w:val="00FF0544"/>
    <w:rsid w:val="00FF1462"/>
    <w:rsid w:val="00FF14D1"/>
    <w:rsid w:val="00FF20F8"/>
    <w:rsid w:val="00FF3229"/>
    <w:rsid w:val="00FF3B25"/>
    <w:rsid w:val="00FF3BE2"/>
    <w:rsid w:val="00FF4A68"/>
    <w:rsid w:val="00FF568F"/>
    <w:rsid w:val="00FF7DCE"/>
    <w:rsid w:val="00FF7E74"/>
    <w:rsid w:val="010CA41A"/>
    <w:rsid w:val="0162BF93"/>
    <w:rsid w:val="0164A65F"/>
    <w:rsid w:val="016BF298"/>
    <w:rsid w:val="018235ED"/>
    <w:rsid w:val="01C14E7B"/>
    <w:rsid w:val="01DBFE64"/>
    <w:rsid w:val="02273A42"/>
    <w:rsid w:val="025AAD50"/>
    <w:rsid w:val="02649446"/>
    <w:rsid w:val="02753F8C"/>
    <w:rsid w:val="02AAA326"/>
    <w:rsid w:val="02DE6816"/>
    <w:rsid w:val="02FE2D13"/>
    <w:rsid w:val="0309B75C"/>
    <w:rsid w:val="03315830"/>
    <w:rsid w:val="033B3697"/>
    <w:rsid w:val="033E7591"/>
    <w:rsid w:val="033E7C7A"/>
    <w:rsid w:val="034F7C78"/>
    <w:rsid w:val="035227CA"/>
    <w:rsid w:val="0356F66C"/>
    <w:rsid w:val="03690E16"/>
    <w:rsid w:val="0385763F"/>
    <w:rsid w:val="03B139B6"/>
    <w:rsid w:val="03BD00C6"/>
    <w:rsid w:val="03E6AD51"/>
    <w:rsid w:val="03F11143"/>
    <w:rsid w:val="03FE0CD6"/>
    <w:rsid w:val="042E4078"/>
    <w:rsid w:val="044D991B"/>
    <w:rsid w:val="045013FA"/>
    <w:rsid w:val="047CB221"/>
    <w:rsid w:val="04B1BC25"/>
    <w:rsid w:val="04BAD568"/>
    <w:rsid w:val="04BBC19A"/>
    <w:rsid w:val="04CC86E1"/>
    <w:rsid w:val="04D1E59A"/>
    <w:rsid w:val="04D24FD3"/>
    <w:rsid w:val="0500AE4A"/>
    <w:rsid w:val="0536D39F"/>
    <w:rsid w:val="0577A3F5"/>
    <w:rsid w:val="057CD75E"/>
    <w:rsid w:val="059DC21B"/>
    <w:rsid w:val="05A4AFA1"/>
    <w:rsid w:val="05A987C2"/>
    <w:rsid w:val="05CC7915"/>
    <w:rsid w:val="06739E9B"/>
    <w:rsid w:val="0699D840"/>
    <w:rsid w:val="072B60C1"/>
    <w:rsid w:val="0733A5EA"/>
    <w:rsid w:val="0735C071"/>
    <w:rsid w:val="073DE0C2"/>
    <w:rsid w:val="07608973"/>
    <w:rsid w:val="077BDB0D"/>
    <w:rsid w:val="077C5B2C"/>
    <w:rsid w:val="08056097"/>
    <w:rsid w:val="08159C66"/>
    <w:rsid w:val="08227D68"/>
    <w:rsid w:val="083FB4F1"/>
    <w:rsid w:val="084045C2"/>
    <w:rsid w:val="0846088C"/>
    <w:rsid w:val="086C49EE"/>
    <w:rsid w:val="0880EDBC"/>
    <w:rsid w:val="0895F237"/>
    <w:rsid w:val="08B5B12E"/>
    <w:rsid w:val="08C1411E"/>
    <w:rsid w:val="094B0D23"/>
    <w:rsid w:val="0978FCD5"/>
    <w:rsid w:val="097A5BC9"/>
    <w:rsid w:val="09C31C86"/>
    <w:rsid w:val="09D0CD28"/>
    <w:rsid w:val="09DD949F"/>
    <w:rsid w:val="09DF842F"/>
    <w:rsid w:val="0A1D1F39"/>
    <w:rsid w:val="0A240A91"/>
    <w:rsid w:val="0A4B91B2"/>
    <w:rsid w:val="0B33F0FD"/>
    <w:rsid w:val="0B46EFBB"/>
    <w:rsid w:val="0B513B3F"/>
    <w:rsid w:val="0B5E8879"/>
    <w:rsid w:val="0BA5133D"/>
    <w:rsid w:val="0BBE7ECC"/>
    <w:rsid w:val="0BCBA141"/>
    <w:rsid w:val="0BECC18A"/>
    <w:rsid w:val="0BF12755"/>
    <w:rsid w:val="0BF7FCD3"/>
    <w:rsid w:val="0C173703"/>
    <w:rsid w:val="0C358C44"/>
    <w:rsid w:val="0C7D0CB1"/>
    <w:rsid w:val="0C93D9EE"/>
    <w:rsid w:val="0CE938C8"/>
    <w:rsid w:val="0D1E4A6D"/>
    <w:rsid w:val="0D73DF95"/>
    <w:rsid w:val="0D787817"/>
    <w:rsid w:val="0E00B81A"/>
    <w:rsid w:val="0E35B457"/>
    <w:rsid w:val="0E54E170"/>
    <w:rsid w:val="0E6D1520"/>
    <w:rsid w:val="0E73817B"/>
    <w:rsid w:val="0F361DD1"/>
    <w:rsid w:val="0F5697ED"/>
    <w:rsid w:val="0F799E02"/>
    <w:rsid w:val="0F8F6FCE"/>
    <w:rsid w:val="0F9C1CF5"/>
    <w:rsid w:val="0FA29C81"/>
    <w:rsid w:val="0FAD1527"/>
    <w:rsid w:val="0FE96A96"/>
    <w:rsid w:val="1033A6DE"/>
    <w:rsid w:val="10657F12"/>
    <w:rsid w:val="109238FE"/>
    <w:rsid w:val="10CD5DA7"/>
    <w:rsid w:val="10DA3BE7"/>
    <w:rsid w:val="11548619"/>
    <w:rsid w:val="115C3EA6"/>
    <w:rsid w:val="1164BD56"/>
    <w:rsid w:val="1170EB71"/>
    <w:rsid w:val="11A8135C"/>
    <w:rsid w:val="121132B8"/>
    <w:rsid w:val="12768D51"/>
    <w:rsid w:val="135D5E15"/>
    <w:rsid w:val="13698F22"/>
    <w:rsid w:val="13C6868C"/>
    <w:rsid w:val="13C7348B"/>
    <w:rsid w:val="13DB06D1"/>
    <w:rsid w:val="13E38BD1"/>
    <w:rsid w:val="1430FE00"/>
    <w:rsid w:val="1431092E"/>
    <w:rsid w:val="144C0DD8"/>
    <w:rsid w:val="14513699"/>
    <w:rsid w:val="147F0D92"/>
    <w:rsid w:val="14C691BA"/>
    <w:rsid w:val="1510900C"/>
    <w:rsid w:val="153E4807"/>
    <w:rsid w:val="154DB8CE"/>
    <w:rsid w:val="1562104F"/>
    <w:rsid w:val="15A10705"/>
    <w:rsid w:val="15B328F7"/>
    <w:rsid w:val="15E22436"/>
    <w:rsid w:val="15E55C11"/>
    <w:rsid w:val="15EB0BA3"/>
    <w:rsid w:val="16548769"/>
    <w:rsid w:val="16593118"/>
    <w:rsid w:val="165932CB"/>
    <w:rsid w:val="1682B30F"/>
    <w:rsid w:val="169F4364"/>
    <w:rsid w:val="16A0A750"/>
    <w:rsid w:val="16C08D7A"/>
    <w:rsid w:val="172E11DF"/>
    <w:rsid w:val="17400515"/>
    <w:rsid w:val="1761204F"/>
    <w:rsid w:val="1776B678"/>
    <w:rsid w:val="1778BA53"/>
    <w:rsid w:val="178034F2"/>
    <w:rsid w:val="178103E5"/>
    <w:rsid w:val="179BA430"/>
    <w:rsid w:val="17A79A6F"/>
    <w:rsid w:val="17D02CF0"/>
    <w:rsid w:val="17DDB6B3"/>
    <w:rsid w:val="17ED3ECA"/>
    <w:rsid w:val="18078C0E"/>
    <w:rsid w:val="180EA800"/>
    <w:rsid w:val="18581FB5"/>
    <w:rsid w:val="187CEDC0"/>
    <w:rsid w:val="187DA029"/>
    <w:rsid w:val="18A773A1"/>
    <w:rsid w:val="18DC96FC"/>
    <w:rsid w:val="18FF8F50"/>
    <w:rsid w:val="1929C53A"/>
    <w:rsid w:val="19324C58"/>
    <w:rsid w:val="19466509"/>
    <w:rsid w:val="196C0D0D"/>
    <w:rsid w:val="19753AD9"/>
    <w:rsid w:val="19885493"/>
    <w:rsid w:val="19B620FB"/>
    <w:rsid w:val="1A4F8E47"/>
    <w:rsid w:val="1A6405ED"/>
    <w:rsid w:val="1A83FFE5"/>
    <w:rsid w:val="1A8A2EAA"/>
    <w:rsid w:val="1A9069D2"/>
    <w:rsid w:val="1ABB3D5D"/>
    <w:rsid w:val="1ADA487E"/>
    <w:rsid w:val="1AE50C33"/>
    <w:rsid w:val="1AE7CFB4"/>
    <w:rsid w:val="1AE81A16"/>
    <w:rsid w:val="1B01215C"/>
    <w:rsid w:val="1B73052B"/>
    <w:rsid w:val="1B757A19"/>
    <w:rsid w:val="1B9B37EC"/>
    <w:rsid w:val="1BB8D9F9"/>
    <w:rsid w:val="1BDC2D46"/>
    <w:rsid w:val="1C00B155"/>
    <w:rsid w:val="1C0BD6D3"/>
    <w:rsid w:val="1C2A2F0D"/>
    <w:rsid w:val="1C5EDD34"/>
    <w:rsid w:val="1C62E6F7"/>
    <w:rsid w:val="1CA32B0F"/>
    <w:rsid w:val="1CB8C1A2"/>
    <w:rsid w:val="1CE2EA97"/>
    <w:rsid w:val="1D02B3C1"/>
    <w:rsid w:val="1D13197F"/>
    <w:rsid w:val="1D2475E4"/>
    <w:rsid w:val="1D2CC474"/>
    <w:rsid w:val="1D3B8D1F"/>
    <w:rsid w:val="1D5AF6D6"/>
    <w:rsid w:val="1D6BE3FF"/>
    <w:rsid w:val="1D711AAA"/>
    <w:rsid w:val="1D712B4F"/>
    <w:rsid w:val="1DBD2D29"/>
    <w:rsid w:val="1DC12C04"/>
    <w:rsid w:val="1DFBAE69"/>
    <w:rsid w:val="1E0A2AD1"/>
    <w:rsid w:val="1E7D2FFD"/>
    <w:rsid w:val="1E7FADD6"/>
    <w:rsid w:val="1EFAAF7B"/>
    <w:rsid w:val="1EFCB653"/>
    <w:rsid w:val="1F29195D"/>
    <w:rsid w:val="1F300E5E"/>
    <w:rsid w:val="1F7A192C"/>
    <w:rsid w:val="1F84B1F9"/>
    <w:rsid w:val="1F952B19"/>
    <w:rsid w:val="1FA522B2"/>
    <w:rsid w:val="20039FC3"/>
    <w:rsid w:val="200F749F"/>
    <w:rsid w:val="20332EFE"/>
    <w:rsid w:val="2069332A"/>
    <w:rsid w:val="2074FB75"/>
    <w:rsid w:val="20FDA8A8"/>
    <w:rsid w:val="21201036"/>
    <w:rsid w:val="216BCAE3"/>
    <w:rsid w:val="2182C181"/>
    <w:rsid w:val="21CF148D"/>
    <w:rsid w:val="21E5A533"/>
    <w:rsid w:val="21EA425D"/>
    <w:rsid w:val="2213BA11"/>
    <w:rsid w:val="2213C0E4"/>
    <w:rsid w:val="221828BD"/>
    <w:rsid w:val="221FFCFA"/>
    <w:rsid w:val="2248F693"/>
    <w:rsid w:val="22EB99EF"/>
    <w:rsid w:val="22F93519"/>
    <w:rsid w:val="22FC86EF"/>
    <w:rsid w:val="230833A6"/>
    <w:rsid w:val="23316854"/>
    <w:rsid w:val="235194A9"/>
    <w:rsid w:val="2356C9FB"/>
    <w:rsid w:val="2371CB24"/>
    <w:rsid w:val="23CD991B"/>
    <w:rsid w:val="23E05926"/>
    <w:rsid w:val="2417006D"/>
    <w:rsid w:val="241C0753"/>
    <w:rsid w:val="243B7068"/>
    <w:rsid w:val="243EF804"/>
    <w:rsid w:val="246391B0"/>
    <w:rsid w:val="247310A5"/>
    <w:rsid w:val="253A8BC3"/>
    <w:rsid w:val="2573B70B"/>
    <w:rsid w:val="257BCD4E"/>
    <w:rsid w:val="2581ABEF"/>
    <w:rsid w:val="25A15F85"/>
    <w:rsid w:val="25ABB947"/>
    <w:rsid w:val="25FE7740"/>
    <w:rsid w:val="2603CAA4"/>
    <w:rsid w:val="260C79E6"/>
    <w:rsid w:val="260D415B"/>
    <w:rsid w:val="26333999"/>
    <w:rsid w:val="26689499"/>
    <w:rsid w:val="269F5EE4"/>
    <w:rsid w:val="26ABC8D0"/>
    <w:rsid w:val="26AE5AEC"/>
    <w:rsid w:val="26BD6E47"/>
    <w:rsid w:val="2729B869"/>
    <w:rsid w:val="277CB06D"/>
    <w:rsid w:val="27AB4AB1"/>
    <w:rsid w:val="27B5A8F0"/>
    <w:rsid w:val="27CA47E9"/>
    <w:rsid w:val="27D876E0"/>
    <w:rsid w:val="27D87A7B"/>
    <w:rsid w:val="27E04A01"/>
    <w:rsid w:val="28351232"/>
    <w:rsid w:val="28354E3A"/>
    <w:rsid w:val="28355DD6"/>
    <w:rsid w:val="28DEE075"/>
    <w:rsid w:val="291E6685"/>
    <w:rsid w:val="297B815C"/>
    <w:rsid w:val="29E07CA3"/>
    <w:rsid w:val="2A072741"/>
    <w:rsid w:val="2A0AAD55"/>
    <w:rsid w:val="2A397C6D"/>
    <w:rsid w:val="2A5E9D16"/>
    <w:rsid w:val="2A6C0223"/>
    <w:rsid w:val="2A947A85"/>
    <w:rsid w:val="2AF70E6F"/>
    <w:rsid w:val="2B0D46BF"/>
    <w:rsid w:val="2B3F493B"/>
    <w:rsid w:val="2B57EF22"/>
    <w:rsid w:val="2B6F9E5A"/>
    <w:rsid w:val="2B8635B6"/>
    <w:rsid w:val="2B9C9A0F"/>
    <w:rsid w:val="2BBBF0CA"/>
    <w:rsid w:val="2BBEEEB5"/>
    <w:rsid w:val="2BF8DAA3"/>
    <w:rsid w:val="2C0717C0"/>
    <w:rsid w:val="2C1BBCD6"/>
    <w:rsid w:val="2C676D94"/>
    <w:rsid w:val="2C87F1FC"/>
    <w:rsid w:val="2CDC503F"/>
    <w:rsid w:val="2CEE5404"/>
    <w:rsid w:val="2CFA0976"/>
    <w:rsid w:val="2D0AB6E2"/>
    <w:rsid w:val="2D0BAAD4"/>
    <w:rsid w:val="2D3F3E8A"/>
    <w:rsid w:val="2D4E856B"/>
    <w:rsid w:val="2D5FB263"/>
    <w:rsid w:val="2D64EAC2"/>
    <w:rsid w:val="2D92A0B5"/>
    <w:rsid w:val="2D991D98"/>
    <w:rsid w:val="2E1F3507"/>
    <w:rsid w:val="2E2EB278"/>
    <w:rsid w:val="2E47FEEC"/>
    <w:rsid w:val="2E7C527A"/>
    <w:rsid w:val="2E876BF6"/>
    <w:rsid w:val="2E8BE264"/>
    <w:rsid w:val="2ECEDE1F"/>
    <w:rsid w:val="2ED754BB"/>
    <w:rsid w:val="2EDFCC97"/>
    <w:rsid w:val="2F4389EB"/>
    <w:rsid w:val="2F4CC746"/>
    <w:rsid w:val="2F5A57CE"/>
    <w:rsid w:val="2F6079D8"/>
    <w:rsid w:val="2F6CA2C3"/>
    <w:rsid w:val="2F826761"/>
    <w:rsid w:val="2FAD1F3D"/>
    <w:rsid w:val="2FE4CECF"/>
    <w:rsid w:val="2FF33919"/>
    <w:rsid w:val="3005F501"/>
    <w:rsid w:val="300A8566"/>
    <w:rsid w:val="30248C80"/>
    <w:rsid w:val="304D9A04"/>
    <w:rsid w:val="305F844B"/>
    <w:rsid w:val="3077E0BF"/>
    <w:rsid w:val="3097A508"/>
    <w:rsid w:val="30A0C4EE"/>
    <w:rsid w:val="30B26C8F"/>
    <w:rsid w:val="30F122C5"/>
    <w:rsid w:val="31099F1B"/>
    <w:rsid w:val="31362D00"/>
    <w:rsid w:val="313D20C6"/>
    <w:rsid w:val="3159007B"/>
    <w:rsid w:val="31D46079"/>
    <w:rsid w:val="31F97718"/>
    <w:rsid w:val="320D83C5"/>
    <w:rsid w:val="32186312"/>
    <w:rsid w:val="3280480E"/>
    <w:rsid w:val="32A43F50"/>
    <w:rsid w:val="32E57E83"/>
    <w:rsid w:val="32F8F774"/>
    <w:rsid w:val="333421FC"/>
    <w:rsid w:val="336028EC"/>
    <w:rsid w:val="3381E953"/>
    <w:rsid w:val="33C403D6"/>
    <w:rsid w:val="33CA7B93"/>
    <w:rsid w:val="34174636"/>
    <w:rsid w:val="34179C11"/>
    <w:rsid w:val="341DDF76"/>
    <w:rsid w:val="3438FDB1"/>
    <w:rsid w:val="343ABCC4"/>
    <w:rsid w:val="3445825D"/>
    <w:rsid w:val="3452D2FE"/>
    <w:rsid w:val="34580FBF"/>
    <w:rsid w:val="348303A3"/>
    <w:rsid w:val="34957AE1"/>
    <w:rsid w:val="34A734DB"/>
    <w:rsid w:val="34AB3CB5"/>
    <w:rsid w:val="34ABB01A"/>
    <w:rsid w:val="34C4469D"/>
    <w:rsid w:val="34CD9036"/>
    <w:rsid w:val="350181C4"/>
    <w:rsid w:val="350AC0F0"/>
    <w:rsid w:val="353F6907"/>
    <w:rsid w:val="354C1AE9"/>
    <w:rsid w:val="3565F48D"/>
    <w:rsid w:val="358A0983"/>
    <w:rsid w:val="35994C53"/>
    <w:rsid w:val="35B14778"/>
    <w:rsid w:val="364C960D"/>
    <w:rsid w:val="36AFB7C4"/>
    <w:rsid w:val="36B0C54C"/>
    <w:rsid w:val="36C4D9E0"/>
    <w:rsid w:val="371E82EE"/>
    <w:rsid w:val="3770CCFB"/>
    <w:rsid w:val="37824CC0"/>
    <w:rsid w:val="37ADF6D7"/>
    <w:rsid w:val="3823FADF"/>
    <w:rsid w:val="383EDB17"/>
    <w:rsid w:val="38731A2E"/>
    <w:rsid w:val="387397EE"/>
    <w:rsid w:val="38A31928"/>
    <w:rsid w:val="38E98B21"/>
    <w:rsid w:val="38F9C141"/>
    <w:rsid w:val="392B777E"/>
    <w:rsid w:val="394D0655"/>
    <w:rsid w:val="39648461"/>
    <w:rsid w:val="3983A6BF"/>
    <w:rsid w:val="399C621D"/>
    <w:rsid w:val="39A8B1A5"/>
    <w:rsid w:val="39AD795B"/>
    <w:rsid w:val="39AFAAAA"/>
    <w:rsid w:val="39B51CB4"/>
    <w:rsid w:val="39C4DCA3"/>
    <w:rsid w:val="39C86C57"/>
    <w:rsid w:val="39DE40F0"/>
    <w:rsid w:val="3A08F68D"/>
    <w:rsid w:val="3A856979"/>
    <w:rsid w:val="3ABD5CD7"/>
    <w:rsid w:val="3AFF856A"/>
    <w:rsid w:val="3B5F5A85"/>
    <w:rsid w:val="3B6683F4"/>
    <w:rsid w:val="3BD9E860"/>
    <w:rsid w:val="3BF07FDE"/>
    <w:rsid w:val="3C07478D"/>
    <w:rsid w:val="3C24FEAE"/>
    <w:rsid w:val="3C41153D"/>
    <w:rsid w:val="3CA24D86"/>
    <w:rsid w:val="3CCEFCDB"/>
    <w:rsid w:val="3CE645FD"/>
    <w:rsid w:val="3CF37353"/>
    <w:rsid w:val="3CF865A3"/>
    <w:rsid w:val="3D0A7ED2"/>
    <w:rsid w:val="3D393C95"/>
    <w:rsid w:val="3D39970D"/>
    <w:rsid w:val="3D5B39DE"/>
    <w:rsid w:val="3D6041D7"/>
    <w:rsid w:val="3D6B78DF"/>
    <w:rsid w:val="3D8B6C12"/>
    <w:rsid w:val="3DB31093"/>
    <w:rsid w:val="3DDB3588"/>
    <w:rsid w:val="3DEBB479"/>
    <w:rsid w:val="3DEC6073"/>
    <w:rsid w:val="3E87AF09"/>
    <w:rsid w:val="3EADDC4F"/>
    <w:rsid w:val="3EC71D72"/>
    <w:rsid w:val="3ECF77E7"/>
    <w:rsid w:val="3F1DDBDE"/>
    <w:rsid w:val="3F63E7FA"/>
    <w:rsid w:val="3F74A5DC"/>
    <w:rsid w:val="3F757088"/>
    <w:rsid w:val="3FAE524C"/>
    <w:rsid w:val="40155BE6"/>
    <w:rsid w:val="4027C867"/>
    <w:rsid w:val="404455A2"/>
    <w:rsid w:val="406135C9"/>
    <w:rsid w:val="4071C3C0"/>
    <w:rsid w:val="40912C11"/>
    <w:rsid w:val="409B6DF3"/>
    <w:rsid w:val="40AC8191"/>
    <w:rsid w:val="40BF246A"/>
    <w:rsid w:val="40DC0424"/>
    <w:rsid w:val="4137479C"/>
    <w:rsid w:val="41682298"/>
    <w:rsid w:val="4176BE79"/>
    <w:rsid w:val="417B5437"/>
    <w:rsid w:val="41B6CE1F"/>
    <w:rsid w:val="41C555F1"/>
    <w:rsid w:val="4226603C"/>
    <w:rsid w:val="4237C239"/>
    <w:rsid w:val="427AD790"/>
    <w:rsid w:val="42B7C181"/>
    <w:rsid w:val="42C102EA"/>
    <w:rsid w:val="42EE21BC"/>
    <w:rsid w:val="42EF621D"/>
    <w:rsid w:val="430315F0"/>
    <w:rsid w:val="4337600A"/>
    <w:rsid w:val="436C58EE"/>
    <w:rsid w:val="43915EB2"/>
    <w:rsid w:val="43982C2A"/>
    <w:rsid w:val="439EADAE"/>
    <w:rsid w:val="43A11F7B"/>
    <w:rsid w:val="43B8ACF1"/>
    <w:rsid w:val="440B81A1"/>
    <w:rsid w:val="4410C74B"/>
    <w:rsid w:val="441A2CE4"/>
    <w:rsid w:val="442C9581"/>
    <w:rsid w:val="44685B64"/>
    <w:rsid w:val="4472E9B6"/>
    <w:rsid w:val="4481D74B"/>
    <w:rsid w:val="44A68D86"/>
    <w:rsid w:val="44CD5A1C"/>
    <w:rsid w:val="44DDDBB6"/>
    <w:rsid w:val="45134D4B"/>
    <w:rsid w:val="4518C406"/>
    <w:rsid w:val="45271E77"/>
    <w:rsid w:val="4564F973"/>
    <w:rsid w:val="458A1378"/>
    <w:rsid w:val="458A9C83"/>
    <w:rsid w:val="45DCE3DE"/>
    <w:rsid w:val="4605D912"/>
    <w:rsid w:val="4611C8FC"/>
    <w:rsid w:val="4630DF2D"/>
    <w:rsid w:val="463914C0"/>
    <w:rsid w:val="464CF167"/>
    <w:rsid w:val="46971EB0"/>
    <w:rsid w:val="46E323F1"/>
    <w:rsid w:val="46E50FF7"/>
    <w:rsid w:val="4700BD9F"/>
    <w:rsid w:val="4717DDC8"/>
    <w:rsid w:val="4727F829"/>
    <w:rsid w:val="472D7825"/>
    <w:rsid w:val="476E29AB"/>
    <w:rsid w:val="477CC2FA"/>
    <w:rsid w:val="4830D149"/>
    <w:rsid w:val="483AC198"/>
    <w:rsid w:val="485D324A"/>
    <w:rsid w:val="486A3BB4"/>
    <w:rsid w:val="48863F7D"/>
    <w:rsid w:val="48920AA4"/>
    <w:rsid w:val="48ABBC24"/>
    <w:rsid w:val="48DFA741"/>
    <w:rsid w:val="48E56E85"/>
    <w:rsid w:val="48F0023D"/>
    <w:rsid w:val="48FA55A5"/>
    <w:rsid w:val="48FA88F2"/>
    <w:rsid w:val="48FBD5F6"/>
    <w:rsid w:val="48FF4508"/>
    <w:rsid w:val="4957DF91"/>
    <w:rsid w:val="496293D4"/>
    <w:rsid w:val="499F60BD"/>
    <w:rsid w:val="49C26954"/>
    <w:rsid w:val="49D21E73"/>
    <w:rsid w:val="4A214FB0"/>
    <w:rsid w:val="4A2FCA60"/>
    <w:rsid w:val="4A37A23B"/>
    <w:rsid w:val="4A50C575"/>
    <w:rsid w:val="4A50F887"/>
    <w:rsid w:val="4A534DAC"/>
    <w:rsid w:val="4A53605E"/>
    <w:rsid w:val="4A72F457"/>
    <w:rsid w:val="4AD2AB5C"/>
    <w:rsid w:val="4AE443EC"/>
    <w:rsid w:val="4B436D4B"/>
    <w:rsid w:val="4B5147B9"/>
    <w:rsid w:val="4B653296"/>
    <w:rsid w:val="4B84D529"/>
    <w:rsid w:val="4B97B3EC"/>
    <w:rsid w:val="4BB6844F"/>
    <w:rsid w:val="4BCFD547"/>
    <w:rsid w:val="4BF89171"/>
    <w:rsid w:val="4BF9E2A1"/>
    <w:rsid w:val="4C7B9181"/>
    <w:rsid w:val="4C9A85B3"/>
    <w:rsid w:val="4CA3B400"/>
    <w:rsid w:val="4CB0BC7E"/>
    <w:rsid w:val="4CC5C1B5"/>
    <w:rsid w:val="4CEC5D11"/>
    <w:rsid w:val="4D34432C"/>
    <w:rsid w:val="4D616971"/>
    <w:rsid w:val="4D7493E3"/>
    <w:rsid w:val="4DB1228C"/>
    <w:rsid w:val="4DC2190C"/>
    <w:rsid w:val="4DC22861"/>
    <w:rsid w:val="4DCC4FED"/>
    <w:rsid w:val="4E12B026"/>
    <w:rsid w:val="4E65533C"/>
    <w:rsid w:val="4E7F5FF6"/>
    <w:rsid w:val="4E8C031A"/>
    <w:rsid w:val="4E919E76"/>
    <w:rsid w:val="4E95DAF7"/>
    <w:rsid w:val="4E9B7B51"/>
    <w:rsid w:val="4EE90499"/>
    <w:rsid w:val="4EFCE76A"/>
    <w:rsid w:val="4F126AFD"/>
    <w:rsid w:val="4F98E6D6"/>
    <w:rsid w:val="4FB55D45"/>
    <w:rsid w:val="5051EF6D"/>
    <w:rsid w:val="5080D4F1"/>
    <w:rsid w:val="50849BEA"/>
    <w:rsid w:val="50AA0252"/>
    <w:rsid w:val="50E32BC0"/>
    <w:rsid w:val="5173CB9C"/>
    <w:rsid w:val="5190D848"/>
    <w:rsid w:val="51A807DF"/>
    <w:rsid w:val="52A26E41"/>
    <w:rsid w:val="531501E2"/>
    <w:rsid w:val="532C819C"/>
    <w:rsid w:val="533B8B50"/>
    <w:rsid w:val="5343AB6E"/>
    <w:rsid w:val="53936474"/>
    <w:rsid w:val="53DE8B19"/>
    <w:rsid w:val="53EE9098"/>
    <w:rsid w:val="53F0C1E9"/>
    <w:rsid w:val="5435A564"/>
    <w:rsid w:val="545C2127"/>
    <w:rsid w:val="54AA9AA8"/>
    <w:rsid w:val="54CA15A3"/>
    <w:rsid w:val="54EE0202"/>
    <w:rsid w:val="550E25C4"/>
    <w:rsid w:val="551ECAFB"/>
    <w:rsid w:val="55248F02"/>
    <w:rsid w:val="5556E212"/>
    <w:rsid w:val="5557EAAC"/>
    <w:rsid w:val="555D5AC8"/>
    <w:rsid w:val="555F7E5B"/>
    <w:rsid w:val="5575C80D"/>
    <w:rsid w:val="559E3FBB"/>
    <w:rsid w:val="55CEFE61"/>
    <w:rsid w:val="55D6C64C"/>
    <w:rsid w:val="56667166"/>
    <w:rsid w:val="568DB81E"/>
    <w:rsid w:val="56FA6D0F"/>
    <w:rsid w:val="571E712C"/>
    <w:rsid w:val="57559B6A"/>
    <w:rsid w:val="57991DD4"/>
    <w:rsid w:val="57A969D6"/>
    <w:rsid w:val="57A97F99"/>
    <w:rsid w:val="57C1F411"/>
    <w:rsid w:val="57DBEB9C"/>
    <w:rsid w:val="57EF5789"/>
    <w:rsid w:val="580B981F"/>
    <w:rsid w:val="5822D338"/>
    <w:rsid w:val="5856C894"/>
    <w:rsid w:val="585E90A7"/>
    <w:rsid w:val="586DC547"/>
    <w:rsid w:val="58AF1E82"/>
    <w:rsid w:val="58CCEA4F"/>
    <w:rsid w:val="58CDA08C"/>
    <w:rsid w:val="5912AB28"/>
    <w:rsid w:val="59166814"/>
    <w:rsid w:val="5920147E"/>
    <w:rsid w:val="592464D9"/>
    <w:rsid w:val="59407257"/>
    <w:rsid w:val="599DF156"/>
    <w:rsid w:val="59C2EAC6"/>
    <w:rsid w:val="5A047541"/>
    <w:rsid w:val="5A1FB67B"/>
    <w:rsid w:val="5A26B076"/>
    <w:rsid w:val="5A8AED85"/>
    <w:rsid w:val="5AA4650F"/>
    <w:rsid w:val="5ABDBE22"/>
    <w:rsid w:val="5AC92ADE"/>
    <w:rsid w:val="5AE6CD45"/>
    <w:rsid w:val="5B1AAE7E"/>
    <w:rsid w:val="5B76319A"/>
    <w:rsid w:val="5B89A7BD"/>
    <w:rsid w:val="5BD591DB"/>
    <w:rsid w:val="5BFE260D"/>
    <w:rsid w:val="5C048B11"/>
    <w:rsid w:val="5C099C3F"/>
    <w:rsid w:val="5C16BDFC"/>
    <w:rsid w:val="5C8497D3"/>
    <w:rsid w:val="5C94CDED"/>
    <w:rsid w:val="5CB43B34"/>
    <w:rsid w:val="5CB66EDF"/>
    <w:rsid w:val="5CB890ED"/>
    <w:rsid w:val="5CB9332A"/>
    <w:rsid w:val="5CD2E664"/>
    <w:rsid w:val="5CEA15D4"/>
    <w:rsid w:val="5D13BFDD"/>
    <w:rsid w:val="5D37CDFF"/>
    <w:rsid w:val="5D673D2D"/>
    <w:rsid w:val="5D69CC2E"/>
    <w:rsid w:val="5DAC39F7"/>
    <w:rsid w:val="5DEFAF3D"/>
    <w:rsid w:val="5E3409B4"/>
    <w:rsid w:val="5E3AFF26"/>
    <w:rsid w:val="5E4D164F"/>
    <w:rsid w:val="5E628D33"/>
    <w:rsid w:val="5EB7592A"/>
    <w:rsid w:val="5EE08374"/>
    <w:rsid w:val="5F10824C"/>
    <w:rsid w:val="5F2FD493"/>
    <w:rsid w:val="5F323814"/>
    <w:rsid w:val="5F4B167D"/>
    <w:rsid w:val="5F5E4533"/>
    <w:rsid w:val="5F695854"/>
    <w:rsid w:val="5FD97758"/>
    <w:rsid w:val="60040C95"/>
    <w:rsid w:val="6016C948"/>
    <w:rsid w:val="604EBD0A"/>
    <w:rsid w:val="606CA537"/>
    <w:rsid w:val="60848B76"/>
    <w:rsid w:val="60869FC3"/>
    <w:rsid w:val="6092BB1F"/>
    <w:rsid w:val="6094DDF9"/>
    <w:rsid w:val="609EB0D6"/>
    <w:rsid w:val="60DA9768"/>
    <w:rsid w:val="60DBE8B9"/>
    <w:rsid w:val="60ECD791"/>
    <w:rsid w:val="610A6BE2"/>
    <w:rsid w:val="6133B69A"/>
    <w:rsid w:val="61A1045A"/>
    <w:rsid w:val="61D84CE1"/>
    <w:rsid w:val="61F48684"/>
    <w:rsid w:val="61F8B484"/>
    <w:rsid w:val="61FAC935"/>
    <w:rsid w:val="622602E4"/>
    <w:rsid w:val="62A76344"/>
    <w:rsid w:val="62B8039D"/>
    <w:rsid w:val="62B9E998"/>
    <w:rsid w:val="62FC845F"/>
    <w:rsid w:val="63103682"/>
    <w:rsid w:val="636F40BB"/>
    <w:rsid w:val="6378CA5F"/>
    <w:rsid w:val="63BD31EC"/>
    <w:rsid w:val="63C2D696"/>
    <w:rsid w:val="63C63E51"/>
    <w:rsid w:val="63DEE4C0"/>
    <w:rsid w:val="63FF2199"/>
    <w:rsid w:val="640F9CF6"/>
    <w:rsid w:val="6419B392"/>
    <w:rsid w:val="64201345"/>
    <w:rsid w:val="64325900"/>
    <w:rsid w:val="64377B86"/>
    <w:rsid w:val="6441979C"/>
    <w:rsid w:val="64F4C9EF"/>
    <w:rsid w:val="65220F4B"/>
    <w:rsid w:val="6529BCE8"/>
    <w:rsid w:val="652C3C1D"/>
    <w:rsid w:val="6536DCF2"/>
    <w:rsid w:val="653CBEC7"/>
    <w:rsid w:val="6549B3F4"/>
    <w:rsid w:val="65740A52"/>
    <w:rsid w:val="6580E81B"/>
    <w:rsid w:val="65B1BA2C"/>
    <w:rsid w:val="65B31261"/>
    <w:rsid w:val="65D00BC9"/>
    <w:rsid w:val="65E01CF2"/>
    <w:rsid w:val="661B1C4D"/>
    <w:rsid w:val="665B71E6"/>
    <w:rsid w:val="669F3811"/>
    <w:rsid w:val="66CE0D98"/>
    <w:rsid w:val="66DE223F"/>
    <w:rsid w:val="66F1233A"/>
    <w:rsid w:val="66FA9731"/>
    <w:rsid w:val="67174B44"/>
    <w:rsid w:val="6748B23B"/>
    <w:rsid w:val="674FDA40"/>
    <w:rsid w:val="6773BAFA"/>
    <w:rsid w:val="678DFD0A"/>
    <w:rsid w:val="67992EF4"/>
    <w:rsid w:val="679A1841"/>
    <w:rsid w:val="67B5C9F9"/>
    <w:rsid w:val="67DF693F"/>
    <w:rsid w:val="68093C65"/>
    <w:rsid w:val="680A29DF"/>
    <w:rsid w:val="68690497"/>
    <w:rsid w:val="68753115"/>
    <w:rsid w:val="68C31117"/>
    <w:rsid w:val="68C664DA"/>
    <w:rsid w:val="68D0D118"/>
    <w:rsid w:val="68F1196A"/>
    <w:rsid w:val="69055999"/>
    <w:rsid w:val="69526BB4"/>
    <w:rsid w:val="69659E91"/>
    <w:rsid w:val="6967FC80"/>
    <w:rsid w:val="6992FE7C"/>
    <w:rsid w:val="69C11FE1"/>
    <w:rsid w:val="69CAFD3D"/>
    <w:rsid w:val="6A28C5A4"/>
    <w:rsid w:val="6A57FC44"/>
    <w:rsid w:val="6A719CC1"/>
    <w:rsid w:val="6A7A8B86"/>
    <w:rsid w:val="6A83BE30"/>
    <w:rsid w:val="6AB433A6"/>
    <w:rsid w:val="6ACDEFDE"/>
    <w:rsid w:val="6B19D709"/>
    <w:rsid w:val="6B208232"/>
    <w:rsid w:val="6B2C57F4"/>
    <w:rsid w:val="6B7EAC72"/>
    <w:rsid w:val="6B9AF6E3"/>
    <w:rsid w:val="6BC583E3"/>
    <w:rsid w:val="6C09C055"/>
    <w:rsid w:val="6C259C8D"/>
    <w:rsid w:val="6C2AC330"/>
    <w:rsid w:val="6C44623B"/>
    <w:rsid w:val="6C84D874"/>
    <w:rsid w:val="6C9B1A5E"/>
    <w:rsid w:val="6CA52C05"/>
    <w:rsid w:val="6CE5E10A"/>
    <w:rsid w:val="6D11355D"/>
    <w:rsid w:val="6D3D2838"/>
    <w:rsid w:val="6D782AAD"/>
    <w:rsid w:val="6D78D138"/>
    <w:rsid w:val="6D9D5E75"/>
    <w:rsid w:val="6DCD6D00"/>
    <w:rsid w:val="6DCFA890"/>
    <w:rsid w:val="6DE77D7A"/>
    <w:rsid w:val="6DFB47BE"/>
    <w:rsid w:val="6E411F8E"/>
    <w:rsid w:val="6E54CE87"/>
    <w:rsid w:val="6E73C5CB"/>
    <w:rsid w:val="6E7FB1BC"/>
    <w:rsid w:val="6E8623AE"/>
    <w:rsid w:val="6EABF56A"/>
    <w:rsid w:val="6EBD5AC7"/>
    <w:rsid w:val="6EE74DD0"/>
    <w:rsid w:val="6F2741C5"/>
    <w:rsid w:val="6F2A2A27"/>
    <w:rsid w:val="6F8160D4"/>
    <w:rsid w:val="6FB76991"/>
    <w:rsid w:val="7058352B"/>
    <w:rsid w:val="705F3AED"/>
    <w:rsid w:val="70715810"/>
    <w:rsid w:val="7083240E"/>
    <w:rsid w:val="70858EB1"/>
    <w:rsid w:val="70880BA0"/>
    <w:rsid w:val="708A17A6"/>
    <w:rsid w:val="708F7584"/>
    <w:rsid w:val="70BD5834"/>
    <w:rsid w:val="710B9CF6"/>
    <w:rsid w:val="710C8E99"/>
    <w:rsid w:val="7144E3FE"/>
    <w:rsid w:val="71783EA5"/>
    <w:rsid w:val="71B9D655"/>
    <w:rsid w:val="71BA7508"/>
    <w:rsid w:val="723745E8"/>
    <w:rsid w:val="723CAAD0"/>
    <w:rsid w:val="725BB63B"/>
    <w:rsid w:val="72625EB9"/>
    <w:rsid w:val="729C1705"/>
    <w:rsid w:val="72BB063D"/>
    <w:rsid w:val="72CC2A5C"/>
    <w:rsid w:val="72EC9885"/>
    <w:rsid w:val="730BF940"/>
    <w:rsid w:val="73129707"/>
    <w:rsid w:val="731CD94B"/>
    <w:rsid w:val="7322588C"/>
    <w:rsid w:val="7323ABBD"/>
    <w:rsid w:val="7327CEA8"/>
    <w:rsid w:val="735EFF88"/>
    <w:rsid w:val="73A904E7"/>
    <w:rsid w:val="73EAF0A2"/>
    <w:rsid w:val="7417A812"/>
    <w:rsid w:val="744E837F"/>
    <w:rsid w:val="74760DE7"/>
    <w:rsid w:val="747B7CF0"/>
    <w:rsid w:val="748B5D4D"/>
    <w:rsid w:val="748CE6D6"/>
    <w:rsid w:val="74A8DC9B"/>
    <w:rsid w:val="74AC24EF"/>
    <w:rsid w:val="74C6F0B0"/>
    <w:rsid w:val="74DCE38C"/>
    <w:rsid w:val="74E54880"/>
    <w:rsid w:val="7526140D"/>
    <w:rsid w:val="752A2D3B"/>
    <w:rsid w:val="75417854"/>
    <w:rsid w:val="755DFA27"/>
    <w:rsid w:val="755F2CCE"/>
    <w:rsid w:val="757BD0E4"/>
    <w:rsid w:val="759420C1"/>
    <w:rsid w:val="75B42A3A"/>
    <w:rsid w:val="75D017A7"/>
    <w:rsid w:val="7687EDA5"/>
    <w:rsid w:val="76919252"/>
    <w:rsid w:val="76B0263B"/>
    <w:rsid w:val="76BC02A3"/>
    <w:rsid w:val="76BD8F5D"/>
    <w:rsid w:val="76CA5F92"/>
    <w:rsid w:val="774E81BA"/>
    <w:rsid w:val="77B9D191"/>
    <w:rsid w:val="77BDD9C0"/>
    <w:rsid w:val="77D51C45"/>
    <w:rsid w:val="77D6118D"/>
    <w:rsid w:val="77E48B5A"/>
    <w:rsid w:val="77FC7B65"/>
    <w:rsid w:val="783FC38E"/>
    <w:rsid w:val="78500690"/>
    <w:rsid w:val="78940966"/>
    <w:rsid w:val="79344D2C"/>
    <w:rsid w:val="7999EA3E"/>
    <w:rsid w:val="79AF57BB"/>
    <w:rsid w:val="79C3B085"/>
    <w:rsid w:val="79CE1AA7"/>
    <w:rsid w:val="79CF6C15"/>
    <w:rsid w:val="7A03996D"/>
    <w:rsid w:val="7A1544D3"/>
    <w:rsid w:val="7A19095C"/>
    <w:rsid w:val="7A853E5F"/>
    <w:rsid w:val="7AADDB48"/>
    <w:rsid w:val="7AD55CBB"/>
    <w:rsid w:val="7AF72C06"/>
    <w:rsid w:val="7B134AC3"/>
    <w:rsid w:val="7B3738C4"/>
    <w:rsid w:val="7B5A4B01"/>
    <w:rsid w:val="7B67E7E7"/>
    <w:rsid w:val="7BA8C2B8"/>
    <w:rsid w:val="7BC3EE9A"/>
    <w:rsid w:val="7BC5DB5E"/>
    <w:rsid w:val="7BCA5F69"/>
    <w:rsid w:val="7BE48BA8"/>
    <w:rsid w:val="7BE7ABA4"/>
    <w:rsid w:val="7BFC20A4"/>
    <w:rsid w:val="7C186CF7"/>
    <w:rsid w:val="7C2AA828"/>
    <w:rsid w:val="7C475402"/>
    <w:rsid w:val="7C50BD5B"/>
    <w:rsid w:val="7C702B49"/>
    <w:rsid w:val="7CD75AB2"/>
    <w:rsid w:val="7CFB3D2E"/>
    <w:rsid w:val="7D110DC0"/>
    <w:rsid w:val="7D12728B"/>
    <w:rsid w:val="7D49709A"/>
    <w:rsid w:val="7D92589E"/>
    <w:rsid w:val="7DB6B0F3"/>
    <w:rsid w:val="7DC09DC7"/>
    <w:rsid w:val="7DD4239B"/>
    <w:rsid w:val="7DF24A74"/>
    <w:rsid w:val="7E9FA837"/>
    <w:rsid w:val="7EE9672C"/>
    <w:rsid w:val="7F239715"/>
    <w:rsid w:val="7F35335A"/>
    <w:rsid w:val="7F888612"/>
    <w:rsid w:val="7FC1898B"/>
    <w:rsid w:val="7FF35D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DFDEC"/>
  <w15:chartTrackingRefBased/>
  <w15:docId w15:val="{8C0C9B9A-8089-48F4-ACB7-17E3D19C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60A7F"/>
    <w:pPr>
      <w:keepNext/>
      <w:keepLines/>
      <w:widowControl w:val="0"/>
      <w:numPr>
        <w:numId w:val="40"/>
      </w:numPr>
      <w:spacing w:before="400" w:after="120"/>
      <w:outlineLvl w:val="0"/>
    </w:pPr>
    <w:rPr>
      <w:rFonts w:ascii="Arial" w:hAnsi="Arial" w:cs="Arial" w:eastAsiaTheme="majorEastAsia"/>
      <w:color w:val="000000"/>
      <w:sz w:val="28"/>
      <w:szCs w:val="28"/>
      <w:lang w:val="en-US" w:eastAsia="zh-CN" w:bidi="hi-IN"/>
    </w:rPr>
  </w:style>
  <w:style w:type="paragraph" w:styleId="Heading2">
    <w:name w:val="heading 2"/>
    <w:basedOn w:val="Normal"/>
    <w:next w:val="Normal"/>
    <w:link w:val="Heading2Char"/>
    <w:uiPriority w:val="9"/>
    <w:unhideWhenUsed/>
    <w:qFormat/>
    <w:rsid w:val="00C330D5"/>
    <w:pPr>
      <w:keepNext/>
      <w:keepLines/>
      <w:widowControl w:val="0"/>
      <w:numPr>
        <w:ilvl w:val="1"/>
        <w:numId w:val="40"/>
      </w:numPr>
      <w:spacing w:before="40"/>
      <w:outlineLvl w:val="1"/>
    </w:pPr>
    <w:rPr>
      <w:rFonts w:ascii="Arial" w:hAnsi="Arial" w:cs="Arial" w:eastAsiaTheme="majorEastAsia"/>
      <w:b/>
      <w:bCs/>
      <w:lang w:val="en-US" w:eastAsia="zh-CN" w:bidi="hi-IN"/>
    </w:rPr>
  </w:style>
  <w:style w:type="paragraph" w:styleId="Heading3">
    <w:name w:val="heading 3"/>
    <w:basedOn w:val="NormalWeb"/>
    <w:next w:val="Normal"/>
    <w:link w:val="Heading3Char"/>
    <w:uiPriority w:val="9"/>
    <w:unhideWhenUsed/>
    <w:qFormat/>
    <w:rsid w:val="00C330D5"/>
    <w:pPr>
      <w:numPr>
        <w:ilvl w:val="2"/>
        <w:numId w:val="40"/>
      </w:numPr>
      <w:shd w:val="clear" w:color="auto" w:fill="FFFFFF"/>
      <w:spacing w:before="0" w:beforeAutospacing="0" w:after="0" w:afterAutospacing="0"/>
      <w:outlineLvl w:val="2"/>
    </w:pPr>
    <w:rPr>
      <w:rFonts w:ascii="Arial" w:hAnsi="Arial" w:cs="Arial"/>
      <w:b/>
      <w:bCs/>
      <w:color w:val="1F1F1F"/>
      <w:lang w:val="en-US"/>
    </w:rPr>
  </w:style>
  <w:style w:type="paragraph" w:styleId="Heading4">
    <w:name w:val="heading 4"/>
    <w:basedOn w:val="ListParagraph"/>
    <w:link w:val="Heading4Char"/>
    <w:uiPriority w:val="9"/>
    <w:qFormat/>
    <w:rsid w:val="00CF5FA5"/>
    <w:pPr>
      <w:numPr>
        <w:ilvl w:val="3"/>
        <w:numId w:val="40"/>
      </w:numPr>
      <w:outlineLvl w:val="3"/>
    </w:pPr>
    <w:rPr>
      <w:rFonts w:ascii="Arial" w:hAnsi="Arial" w:cs="Arial"/>
      <w:szCs w:val="24"/>
    </w:rPr>
  </w:style>
  <w:style w:type="paragraph" w:styleId="Heading5">
    <w:name w:val="heading 5"/>
    <w:basedOn w:val="NormalWeb"/>
    <w:next w:val="Normal"/>
    <w:link w:val="Heading5Char"/>
    <w:uiPriority w:val="9"/>
    <w:unhideWhenUsed/>
    <w:qFormat/>
    <w:rsid w:val="000D4F9C"/>
    <w:pPr>
      <w:numPr>
        <w:ilvl w:val="4"/>
        <w:numId w:val="40"/>
      </w:numPr>
      <w:shd w:val="clear" w:color="auto" w:fill="FFFFFF"/>
      <w:spacing w:before="0" w:beforeAutospacing="0" w:after="0" w:afterAutospacing="0"/>
      <w:outlineLvl w:val="4"/>
    </w:pPr>
    <w:rPr>
      <w:rFonts w:ascii="Arial" w:hAnsi="Arial" w:cs="Arial"/>
      <w:b/>
      <w:bCs/>
      <w:i/>
      <w:iCs/>
      <w:color w:val="1F1F1F"/>
      <w:lang w:val="en-US"/>
    </w:rPr>
  </w:style>
  <w:style w:type="paragraph" w:styleId="Heading6">
    <w:name w:val="heading 6"/>
    <w:basedOn w:val="Normal"/>
    <w:next w:val="Normal"/>
    <w:link w:val="Heading6Char"/>
    <w:uiPriority w:val="9"/>
    <w:unhideWhenUsed/>
    <w:qFormat/>
    <w:rsid w:val="0055347F"/>
    <w:pPr>
      <w:keepNext/>
      <w:keepLines/>
      <w:spacing w:before="40"/>
      <w:outlineLvl w:val="5"/>
    </w:pPr>
    <w:rPr>
      <w:rFonts w:asciiTheme="majorHAnsi" w:hAnsiTheme="majorHAnsi" w:eastAsiaTheme="majorEastAsia" w:cstheme="majorBidi"/>
      <w:color w:val="00202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571C7"/>
    <w:pPr>
      <w:tabs>
        <w:tab w:val="center" w:pos="4680"/>
        <w:tab w:val="right" w:pos="9360"/>
      </w:tabs>
    </w:pPr>
  </w:style>
  <w:style w:type="character" w:styleId="HeaderChar" w:customStyle="1">
    <w:name w:val="Header Char"/>
    <w:basedOn w:val="DefaultParagraphFont"/>
    <w:link w:val="Header"/>
    <w:uiPriority w:val="99"/>
    <w:rsid w:val="008571C7"/>
  </w:style>
  <w:style w:type="paragraph" w:styleId="Footer">
    <w:name w:val="footer"/>
    <w:basedOn w:val="Normal"/>
    <w:link w:val="FooterChar"/>
    <w:uiPriority w:val="99"/>
    <w:unhideWhenUsed/>
    <w:rsid w:val="008571C7"/>
    <w:pPr>
      <w:tabs>
        <w:tab w:val="center" w:pos="4680"/>
        <w:tab w:val="right" w:pos="9360"/>
      </w:tabs>
    </w:pPr>
  </w:style>
  <w:style w:type="character" w:styleId="FooterChar" w:customStyle="1">
    <w:name w:val="Footer Char"/>
    <w:basedOn w:val="DefaultParagraphFont"/>
    <w:link w:val="Footer"/>
    <w:uiPriority w:val="99"/>
    <w:rsid w:val="008571C7"/>
  </w:style>
  <w:style w:type="paragraph" w:styleId="BodyTextLeftBodyText" w:customStyle="1">
    <w:name w:val="Body Text Left (Body Text)"/>
    <w:basedOn w:val="Normal"/>
    <w:uiPriority w:val="99"/>
    <w:rsid w:val="003F0DB7"/>
    <w:pPr>
      <w:suppressAutoHyphens/>
      <w:autoSpaceDE w:val="0"/>
      <w:autoSpaceDN w:val="0"/>
      <w:adjustRightInd w:val="0"/>
      <w:spacing w:after="340" w:line="320" w:lineRule="atLeast"/>
      <w:textAlignment w:val="center"/>
    </w:pPr>
    <w:rPr>
      <w:rFonts w:ascii="Source Sans Pro" w:hAnsi="Source Sans Pro" w:cs="Source Sans Pro"/>
      <w:color w:val="000000"/>
      <w:sz w:val="18"/>
      <w:szCs w:val="18"/>
      <w:lang w:val="en-US"/>
    </w:rPr>
  </w:style>
  <w:style w:type="paragraph" w:styleId="BodyTextLeftJustifyBodyText" w:customStyle="1">
    <w:name w:val="Body Text Left Justify (Body Text)"/>
    <w:basedOn w:val="Normal"/>
    <w:uiPriority w:val="99"/>
    <w:rsid w:val="003F0DB7"/>
    <w:pPr>
      <w:autoSpaceDE w:val="0"/>
      <w:autoSpaceDN w:val="0"/>
      <w:adjustRightInd w:val="0"/>
      <w:spacing w:after="340" w:line="280" w:lineRule="atLeast"/>
      <w:jc w:val="both"/>
      <w:textAlignment w:val="center"/>
    </w:pPr>
    <w:rPr>
      <w:rFonts w:ascii="Source Sans Pro" w:hAnsi="Source Sans Pro" w:cs="Source Sans Pro"/>
      <w:color w:val="000000"/>
      <w:sz w:val="18"/>
      <w:szCs w:val="18"/>
      <w:lang w:val="en-US"/>
    </w:rPr>
  </w:style>
  <w:style w:type="paragraph" w:styleId="addressBodyText" w:customStyle="1">
    <w:name w:val="address (Body Text)"/>
    <w:basedOn w:val="Normal"/>
    <w:uiPriority w:val="99"/>
    <w:rsid w:val="003F0DB7"/>
    <w:pPr>
      <w:suppressAutoHyphens/>
      <w:autoSpaceDE w:val="0"/>
      <w:autoSpaceDN w:val="0"/>
      <w:adjustRightInd w:val="0"/>
      <w:spacing w:line="288" w:lineRule="auto"/>
      <w:textAlignment w:val="center"/>
    </w:pPr>
    <w:rPr>
      <w:rFonts w:ascii="Source Sans Pro" w:hAnsi="Source Sans Pro" w:cs="Source Sans Pro"/>
      <w:color w:val="000000"/>
      <w:sz w:val="18"/>
      <w:szCs w:val="18"/>
      <w:lang w:val="en-US"/>
    </w:rPr>
  </w:style>
  <w:style w:type="character" w:styleId="SourceSansPro" w:customStyle="1">
    <w:name w:val="Source Sans Pro"/>
    <w:uiPriority w:val="99"/>
    <w:rsid w:val="003F0DB7"/>
    <w:rPr>
      <w:rFonts w:ascii="Source Sans Pro" w:hAnsi="Source Sans Pro" w:cs="Source Sans Pro"/>
    </w:rPr>
  </w:style>
  <w:style w:type="table" w:styleId="TableGrid">
    <w:name w:val="Table Grid"/>
    <w:aliases w:val="Template Table Grid,new tab,Bordure,Header Table Grid,Bordure1,Bordure2,IOM Arial Top,Scroll Table Normal,Standard,AMB_Table Grid,Equifax table,Header Table,Format for the table,Deloitte,Infosys Table Style,PA Table Grid,MOJ Table Grid"/>
    <w:basedOn w:val="TableNormal"/>
    <w:qFormat/>
    <w:rsid w:val="00941E5A"/>
    <w:rPr>
      <w:rFonts w:eastAsiaTheme="minorEastAsia"/>
      <w:sz w:val="22"/>
      <w:szCs w:val="22"/>
      <w:lang w:val="en-US"/>
    </w:rPr>
    <w:tblPr>
      <w:tblInd w:w="0" w:type="nil"/>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rsid w:val="00592333"/>
    <w:rPr>
      <w:sz w:val="22"/>
      <w:szCs w:val="22"/>
      <w:lang w:val="en-US"/>
    </w:rPr>
  </w:style>
  <w:style w:type="character" w:styleId="Heading1Char" w:customStyle="1">
    <w:name w:val="Heading 1 Char"/>
    <w:basedOn w:val="DefaultParagraphFont"/>
    <w:link w:val="Heading1"/>
    <w:uiPriority w:val="9"/>
    <w:rsid w:val="009306CB"/>
    <w:rPr>
      <w:rFonts w:ascii="Arial" w:hAnsi="Arial" w:cs="Arial" w:eastAsiaTheme="majorEastAsia"/>
      <w:color w:val="000000"/>
      <w:sz w:val="28"/>
      <w:szCs w:val="28"/>
      <w:lang w:val="en-US" w:eastAsia="zh-CN" w:bidi="hi-IN"/>
    </w:rPr>
  </w:style>
  <w:style w:type="character" w:styleId="Heading2Char" w:customStyle="1">
    <w:name w:val="Heading 2 Char"/>
    <w:basedOn w:val="DefaultParagraphFont"/>
    <w:link w:val="Heading2"/>
    <w:uiPriority w:val="9"/>
    <w:rsid w:val="009306CB"/>
    <w:rPr>
      <w:rFonts w:ascii="Arial" w:hAnsi="Arial" w:cs="Arial" w:eastAsiaTheme="majorEastAsia"/>
      <w:b/>
      <w:bCs/>
      <w:lang w:val="en-US" w:eastAsia="zh-CN" w:bidi="hi-IN"/>
    </w:rPr>
  </w:style>
  <w:style w:type="character" w:styleId="Heading3Char" w:customStyle="1">
    <w:name w:val="Heading 3 Char"/>
    <w:basedOn w:val="DefaultParagraphFont"/>
    <w:link w:val="Heading3"/>
    <w:uiPriority w:val="9"/>
    <w:rsid w:val="009306CB"/>
    <w:rPr>
      <w:rFonts w:ascii="Arial" w:hAnsi="Arial" w:eastAsia="Times New Roman" w:cs="Arial"/>
      <w:b/>
      <w:bCs/>
      <w:color w:val="1F1F1F"/>
      <w:shd w:val="clear" w:color="auto" w:fill="FFFFFF"/>
      <w:lang w:val="en-US" w:eastAsia="ru-RU"/>
    </w:rPr>
  </w:style>
  <w:style w:type="character" w:styleId="Heading4Char" w:customStyle="1">
    <w:name w:val="Heading 4 Char"/>
    <w:basedOn w:val="DefaultParagraphFont"/>
    <w:link w:val="Heading4"/>
    <w:uiPriority w:val="9"/>
    <w:rsid w:val="009306CB"/>
    <w:rPr>
      <w:rFonts w:ascii="Arial" w:hAnsi="Arial" w:eastAsia="Liberation Serif" w:cs="Arial"/>
      <w:lang w:val="ru-RU" w:eastAsia="zh-CN" w:bidi="hi-IN"/>
    </w:rPr>
  </w:style>
  <w:style w:type="character" w:styleId="Heading5Char" w:customStyle="1">
    <w:name w:val="Heading 5 Char"/>
    <w:basedOn w:val="DefaultParagraphFont"/>
    <w:link w:val="Heading5"/>
    <w:uiPriority w:val="9"/>
    <w:rsid w:val="009306CB"/>
    <w:rPr>
      <w:rFonts w:ascii="Arial" w:hAnsi="Arial" w:eastAsia="Times New Roman" w:cs="Arial"/>
      <w:b/>
      <w:bCs/>
      <w:i/>
      <w:iCs/>
      <w:color w:val="1F1F1F"/>
      <w:shd w:val="clear" w:color="auto" w:fill="FFFFFF"/>
      <w:lang w:val="en-US" w:eastAsia="ru-RU"/>
    </w:rPr>
  </w:style>
  <w:style w:type="paragraph" w:styleId="ListParagraph">
    <w:name w:val="List Paragraph"/>
    <w:basedOn w:val="Normal"/>
    <w:uiPriority w:val="34"/>
    <w:qFormat/>
    <w:rsid w:val="009306CB"/>
    <w:pPr>
      <w:widowControl w:val="0"/>
      <w:ind w:left="720"/>
      <w:contextualSpacing/>
    </w:pPr>
    <w:rPr>
      <w:rFonts w:ascii="Liberation Serif" w:hAnsi="Liberation Serif" w:eastAsia="Liberation Serif" w:cs="Mangal"/>
      <w:szCs w:val="21"/>
      <w:lang w:val="ru-RU" w:eastAsia="zh-CN" w:bidi="hi-IN"/>
    </w:rPr>
  </w:style>
  <w:style w:type="paragraph" w:styleId="NormalWeb">
    <w:name w:val="Normal (Web)"/>
    <w:basedOn w:val="Normal"/>
    <w:link w:val="NormalWebChar"/>
    <w:uiPriority w:val="99"/>
    <w:unhideWhenUsed/>
    <w:rsid w:val="009306CB"/>
    <w:pPr>
      <w:spacing w:before="100" w:beforeAutospacing="1" w:after="100" w:afterAutospacing="1"/>
    </w:pPr>
    <w:rPr>
      <w:rFonts w:ascii="Times New Roman" w:hAnsi="Times New Roman" w:eastAsia="Times New Roman" w:cs="Times New Roman"/>
      <w:lang w:val="ru-RU" w:eastAsia="ru-RU"/>
    </w:rPr>
  </w:style>
  <w:style w:type="character" w:styleId="Hyperlink">
    <w:name w:val="Hyperlink"/>
    <w:basedOn w:val="DefaultParagraphFont"/>
    <w:uiPriority w:val="99"/>
    <w:unhideWhenUsed/>
    <w:rsid w:val="009306CB"/>
    <w:rPr>
      <w:color w:val="0000FF"/>
      <w:u w:val="single"/>
    </w:rPr>
  </w:style>
  <w:style w:type="character" w:styleId="UnresolvedMention">
    <w:name w:val="Unresolved Mention"/>
    <w:basedOn w:val="DefaultParagraphFont"/>
    <w:uiPriority w:val="99"/>
    <w:semiHidden/>
    <w:unhideWhenUsed/>
    <w:rsid w:val="009306CB"/>
    <w:rPr>
      <w:color w:val="605E5C"/>
      <w:shd w:val="clear" w:color="auto" w:fill="E1DFDD"/>
    </w:rPr>
  </w:style>
  <w:style w:type="character" w:styleId="Emphasis">
    <w:name w:val="Emphasis"/>
    <w:basedOn w:val="DefaultParagraphFont"/>
    <w:uiPriority w:val="20"/>
    <w:qFormat/>
    <w:rsid w:val="009306CB"/>
    <w:rPr>
      <w:i/>
      <w:iCs/>
    </w:rPr>
  </w:style>
  <w:style w:type="paragraph" w:styleId="TOCHeading">
    <w:name w:val="TOC Heading"/>
    <w:basedOn w:val="Heading1"/>
    <w:next w:val="Normal"/>
    <w:uiPriority w:val="39"/>
    <w:unhideWhenUsed/>
    <w:qFormat/>
    <w:rsid w:val="009306CB"/>
    <w:pPr>
      <w:widowControl/>
      <w:spacing w:line="259" w:lineRule="auto"/>
      <w:outlineLvl w:val="9"/>
    </w:pPr>
    <w:rPr>
      <w:rFonts w:cstheme="majorBidi"/>
      <w:szCs w:val="32"/>
      <w:lang w:eastAsia="en-US" w:bidi="ar-SA"/>
    </w:rPr>
  </w:style>
  <w:style w:type="paragraph" w:styleId="TOC3">
    <w:name w:val="toc 3"/>
    <w:basedOn w:val="Normal"/>
    <w:next w:val="Normal"/>
    <w:autoRedefine/>
    <w:uiPriority w:val="39"/>
    <w:unhideWhenUsed/>
    <w:rsid w:val="00400A54"/>
    <w:pPr>
      <w:widowControl w:val="0"/>
      <w:tabs>
        <w:tab w:val="left" w:pos="1320"/>
        <w:tab w:val="right" w:leader="dot" w:pos="9010"/>
      </w:tabs>
      <w:spacing w:after="100"/>
      <w:ind w:left="480"/>
    </w:pPr>
    <w:rPr>
      <w:rFonts w:ascii="Liberation Serif" w:hAnsi="Liberation Serif" w:eastAsia="Liberation Serif" w:cs="Mangal"/>
      <w:szCs w:val="21"/>
      <w:lang w:val="ru-RU" w:eastAsia="zh-CN" w:bidi="hi-IN"/>
    </w:rPr>
  </w:style>
  <w:style w:type="paragraph" w:styleId="TOC1">
    <w:name w:val="toc 1"/>
    <w:basedOn w:val="Normal"/>
    <w:next w:val="Normal"/>
    <w:autoRedefine/>
    <w:uiPriority w:val="39"/>
    <w:unhideWhenUsed/>
    <w:rsid w:val="009306CB"/>
    <w:pPr>
      <w:widowControl w:val="0"/>
      <w:spacing w:after="100"/>
    </w:pPr>
    <w:rPr>
      <w:rFonts w:ascii="Liberation Serif" w:hAnsi="Liberation Serif" w:eastAsia="Liberation Serif" w:cs="Mangal"/>
      <w:szCs w:val="21"/>
      <w:lang w:val="ru-RU" w:eastAsia="zh-CN" w:bidi="hi-IN"/>
    </w:rPr>
  </w:style>
  <w:style w:type="paragraph" w:styleId="TOC2">
    <w:name w:val="toc 2"/>
    <w:basedOn w:val="Normal"/>
    <w:next w:val="Normal"/>
    <w:autoRedefine/>
    <w:uiPriority w:val="39"/>
    <w:unhideWhenUsed/>
    <w:rsid w:val="003666F5"/>
    <w:pPr>
      <w:widowControl w:val="0"/>
      <w:tabs>
        <w:tab w:val="left" w:pos="880"/>
        <w:tab w:val="right" w:leader="dot" w:pos="9010"/>
      </w:tabs>
      <w:spacing w:after="100"/>
      <w:ind w:left="240"/>
    </w:pPr>
    <w:rPr>
      <w:rFonts w:ascii="Liberation Serif" w:hAnsi="Liberation Serif" w:eastAsia="Liberation Serif" w:cs="Mangal"/>
      <w:szCs w:val="21"/>
      <w:lang w:val="ru-RU" w:eastAsia="zh-CN" w:bidi="hi-IN"/>
    </w:rPr>
  </w:style>
  <w:style w:type="character" w:styleId="Strong">
    <w:name w:val="Strong"/>
    <w:basedOn w:val="DefaultParagraphFont"/>
    <w:uiPriority w:val="22"/>
    <w:qFormat/>
    <w:rsid w:val="009306CB"/>
    <w:rPr>
      <w:b/>
      <w:bCs/>
    </w:rPr>
  </w:style>
  <w:style w:type="character" w:styleId="FollowedHyperlink">
    <w:name w:val="FollowedHyperlink"/>
    <w:basedOn w:val="DefaultParagraphFont"/>
    <w:uiPriority w:val="99"/>
    <w:semiHidden/>
    <w:unhideWhenUsed/>
    <w:rsid w:val="009306CB"/>
    <w:rPr>
      <w:color w:val="00AFFF" w:themeColor="followedHyperlink"/>
      <w:u w:val="single"/>
    </w:rPr>
  </w:style>
  <w:style w:type="character" w:styleId="fontstyle01" w:customStyle="1">
    <w:name w:val="fontstyle01"/>
    <w:basedOn w:val="DefaultParagraphFont"/>
    <w:rsid w:val="009306CB"/>
    <w:rPr>
      <w:rFonts w:hint="default" w:ascii="AdvMyriad_I" w:hAnsi="AdvMyriad_I"/>
      <w:b w:val="0"/>
      <w:bCs w:val="0"/>
      <w:i w:val="0"/>
      <w:iCs w:val="0"/>
      <w:color w:val="000000"/>
      <w:sz w:val="18"/>
      <w:szCs w:val="18"/>
    </w:rPr>
  </w:style>
  <w:style w:type="character" w:styleId="fontstyle21" w:customStyle="1">
    <w:name w:val="fontstyle21"/>
    <w:basedOn w:val="DefaultParagraphFont"/>
    <w:rsid w:val="009306CB"/>
    <w:rPr>
      <w:rFonts w:hint="default" w:ascii="AdvMyriad_R" w:hAnsi="AdvMyriad_R"/>
      <w:b w:val="0"/>
      <w:bCs w:val="0"/>
      <w:i w:val="0"/>
      <w:iCs w:val="0"/>
      <w:color w:val="000000"/>
      <w:sz w:val="18"/>
      <w:szCs w:val="18"/>
    </w:rPr>
  </w:style>
  <w:style w:type="character" w:styleId="fontstyle11" w:customStyle="1">
    <w:name w:val="fontstyle11"/>
    <w:basedOn w:val="DefaultParagraphFont"/>
    <w:rsid w:val="009306CB"/>
    <w:rPr>
      <w:rFonts w:hint="default" w:ascii="AdvOT46dcae81+fb" w:hAnsi="AdvOT46dcae81+fb"/>
      <w:b w:val="0"/>
      <w:bCs w:val="0"/>
      <w:i w:val="0"/>
      <w:iCs w:val="0"/>
      <w:color w:val="000000"/>
      <w:sz w:val="18"/>
      <w:szCs w:val="18"/>
    </w:rPr>
  </w:style>
  <w:style w:type="character" w:styleId="fontstyle31" w:customStyle="1">
    <w:name w:val="fontstyle31"/>
    <w:basedOn w:val="DefaultParagraphFont"/>
    <w:rsid w:val="009306CB"/>
    <w:rPr>
      <w:rFonts w:hint="default" w:ascii="AdvOT46dcae81+20" w:hAnsi="AdvOT46dcae81+20"/>
      <w:b w:val="0"/>
      <w:bCs w:val="0"/>
      <w:i w:val="0"/>
      <w:iCs w:val="0"/>
      <w:color w:val="000000"/>
      <w:sz w:val="12"/>
      <w:szCs w:val="12"/>
    </w:rPr>
  </w:style>
  <w:style w:type="character" w:styleId="HTMLCode">
    <w:name w:val="HTML Code"/>
    <w:basedOn w:val="DefaultParagraphFont"/>
    <w:uiPriority w:val="99"/>
    <w:semiHidden/>
    <w:unhideWhenUsed/>
    <w:rsid w:val="009306CB"/>
    <w:rPr>
      <w:rFonts w:ascii="Courier New" w:hAnsi="Courier New" w:eastAsia="Times New Roman" w:cs="Courier New"/>
      <w:sz w:val="20"/>
      <w:szCs w:val="20"/>
    </w:rPr>
  </w:style>
  <w:style w:type="paragraph" w:styleId="TOAHeading">
    <w:name w:val="toa heading"/>
    <w:basedOn w:val="Normal"/>
    <w:next w:val="Normal"/>
    <w:autoRedefine/>
    <w:rsid w:val="0024779B"/>
    <w:rPr>
      <w:rFonts w:ascii="Times New Roman" w:hAnsi="Times New Roman" w:eastAsiaTheme="majorEastAsia" w:cstheme="majorBidi"/>
      <w:b/>
      <w:color w:val="0072CE"/>
      <w:sz w:val="40"/>
      <w:lang w:val="en-US"/>
    </w:rPr>
  </w:style>
  <w:style w:type="character" w:styleId="PlaceholderText">
    <w:name w:val="Placeholder Text"/>
    <w:basedOn w:val="DefaultParagraphFont"/>
    <w:uiPriority w:val="99"/>
    <w:semiHidden/>
    <w:rsid w:val="009314EA"/>
    <w:rPr>
      <w:color w:val="808080"/>
    </w:rPr>
  </w:style>
  <w:style w:type="paragraph" w:styleId="Revision">
    <w:name w:val="Revision"/>
    <w:hidden/>
    <w:uiPriority w:val="99"/>
    <w:semiHidden/>
    <w:rsid w:val="003E6424"/>
  </w:style>
  <w:style w:type="character" w:styleId="Mention">
    <w:name w:val="Mention"/>
    <w:basedOn w:val="DefaultParagraphFont"/>
    <w:uiPriority w:val="99"/>
    <w:unhideWhenUsed/>
    <w:rsid w:val="00193200"/>
    <w:rPr>
      <w:color w:val="2B579A"/>
      <w:shd w:val="clear" w:color="auto" w:fill="E6E6E6"/>
    </w:rPr>
  </w:style>
  <w:style w:type="paragraph" w:styleId="CommentText">
    <w:name w:val="annotation text"/>
    <w:basedOn w:val="Normal"/>
    <w:link w:val="CommentTextChar"/>
    <w:uiPriority w:val="99"/>
    <w:unhideWhenUsed/>
    <w:rsid w:val="00193200"/>
    <w:rPr>
      <w:sz w:val="20"/>
      <w:szCs w:val="20"/>
    </w:rPr>
  </w:style>
  <w:style w:type="character" w:styleId="CommentTextChar" w:customStyle="1">
    <w:name w:val="Comment Text Char"/>
    <w:basedOn w:val="DefaultParagraphFont"/>
    <w:link w:val="CommentText"/>
    <w:uiPriority w:val="99"/>
    <w:rsid w:val="00193200"/>
    <w:rPr>
      <w:sz w:val="20"/>
      <w:szCs w:val="20"/>
    </w:rPr>
  </w:style>
  <w:style w:type="character" w:styleId="CommentReference">
    <w:name w:val="annotation reference"/>
    <w:basedOn w:val="DefaultParagraphFont"/>
    <w:uiPriority w:val="99"/>
    <w:semiHidden/>
    <w:unhideWhenUsed/>
    <w:rsid w:val="00193200"/>
    <w:rPr>
      <w:sz w:val="16"/>
      <w:szCs w:val="16"/>
    </w:rPr>
  </w:style>
  <w:style w:type="paragraph" w:styleId="CommentSubject">
    <w:name w:val="annotation subject"/>
    <w:basedOn w:val="CommentText"/>
    <w:next w:val="CommentText"/>
    <w:link w:val="CommentSubjectChar"/>
    <w:uiPriority w:val="99"/>
    <w:semiHidden/>
    <w:unhideWhenUsed/>
    <w:rsid w:val="007C1EA9"/>
    <w:rPr>
      <w:b/>
      <w:bCs/>
    </w:rPr>
  </w:style>
  <w:style w:type="character" w:styleId="CommentSubjectChar" w:customStyle="1">
    <w:name w:val="Comment Subject Char"/>
    <w:basedOn w:val="CommentTextChar"/>
    <w:link w:val="CommentSubject"/>
    <w:uiPriority w:val="99"/>
    <w:semiHidden/>
    <w:rsid w:val="007C1EA9"/>
    <w:rPr>
      <w:b/>
      <w:bCs/>
      <w:sz w:val="20"/>
      <w:szCs w:val="20"/>
    </w:rPr>
  </w:style>
  <w:style w:type="paragraph" w:styleId="HTMLPreformatted">
    <w:name w:val="HTML Preformatted"/>
    <w:basedOn w:val="Normal"/>
    <w:link w:val="HTMLPreformattedChar"/>
    <w:uiPriority w:val="99"/>
    <w:semiHidden/>
    <w:unhideWhenUsed/>
    <w:rsid w:val="00927F21"/>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sid w:val="00927F21"/>
    <w:rPr>
      <w:rFonts w:ascii="Consolas" w:hAnsi="Consolas" w:cs="Consolas"/>
      <w:sz w:val="20"/>
      <w:szCs w:val="20"/>
    </w:rPr>
  </w:style>
  <w:style w:type="character" w:styleId="Heading6Char" w:customStyle="1">
    <w:name w:val="Heading 6 Char"/>
    <w:basedOn w:val="DefaultParagraphFont"/>
    <w:link w:val="Heading6"/>
    <w:uiPriority w:val="9"/>
    <w:rsid w:val="0055347F"/>
    <w:rPr>
      <w:rFonts w:asciiTheme="majorHAnsi" w:hAnsiTheme="majorHAnsi" w:eastAsiaTheme="majorEastAsia" w:cstheme="majorBidi"/>
      <w:color w:val="002020" w:themeColor="accent1" w:themeShade="7F"/>
    </w:rPr>
  </w:style>
  <w:style w:type="paragraph" w:styleId="Quote">
    <w:name w:val="Quote"/>
    <w:basedOn w:val="Normal"/>
    <w:next w:val="Normal"/>
    <w:link w:val="QuoteChar"/>
    <w:uiPriority w:val="29"/>
    <w:qFormat/>
    <w:rsid w:val="0055347F"/>
    <w:pPr>
      <w:spacing w:before="160"/>
      <w:jc w:val="center"/>
    </w:pPr>
    <w:rPr>
      <w:i/>
      <w:iCs/>
      <w:color w:val="404040" w:themeColor="text1" w:themeTint="BF"/>
      <w:sz w:val="20"/>
      <w:szCs w:val="20"/>
    </w:rPr>
  </w:style>
  <w:style w:type="character" w:styleId="QuoteChar" w:customStyle="1">
    <w:name w:val="Quote Char"/>
    <w:basedOn w:val="DefaultParagraphFont"/>
    <w:link w:val="Quote"/>
    <w:uiPriority w:val="29"/>
    <w:rsid w:val="0055347F"/>
    <w:rPr>
      <w:i/>
      <w:iCs/>
      <w:color w:val="404040" w:themeColor="text1" w:themeTint="BF"/>
      <w:sz w:val="20"/>
      <w:szCs w:val="20"/>
    </w:rPr>
  </w:style>
  <w:style w:type="paragraph" w:styleId="Mystyle" w:customStyle="1">
    <w:name w:val="My style"/>
    <w:basedOn w:val="NormalWeb"/>
    <w:link w:val="MystyleChar"/>
    <w:qFormat/>
    <w:rsid w:val="0083224D"/>
    <w:pPr>
      <w:shd w:val="clear" w:color="auto" w:fill="FFFFFF" w:themeFill="background1"/>
      <w:spacing w:before="0" w:beforeAutospacing="0" w:after="0" w:afterAutospacing="0"/>
      <w:ind w:left="709" w:hanging="851"/>
    </w:pPr>
    <w:rPr>
      <w:lang w:val="en-US"/>
    </w:rPr>
  </w:style>
  <w:style w:type="character" w:styleId="NormalWebChar" w:customStyle="1">
    <w:name w:val="Normal (Web) Char"/>
    <w:basedOn w:val="DefaultParagraphFont"/>
    <w:link w:val="NormalWeb"/>
    <w:uiPriority w:val="99"/>
    <w:rsid w:val="0055347F"/>
    <w:rPr>
      <w:rFonts w:ascii="Times New Roman" w:hAnsi="Times New Roman" w:eastAsia="Times New Roman" w:cs="Times New Roman"/>
      <w:lang w:val="ru-RU" w:eastAsia="ru-RU"/>
    </w:rPr>
  </w:style>
  <w:style w:type="character" w:styleId="MystyleChar" w:customStyle="1">
    <w:name w:val="My style Char"/>
    <w:basedOn w:val="NormalWebChar"/>
    <w:link w:val="Mystyle"/>
    <w:rsid w:val="0055347F"/>
    <w:rPr>
      <w:rFonts w:ascii="Times New Roman" w:hAnsi="Times New Roman" w:eastAsia="Times New Roman" w:cs="Times New Roman"/>
      <w:shd w:val="clear" w:color="auto" w:fill="FFFFFF" w:themeFill="background1"/>
      <w:lang w:val="en-US" w:eastAsia="ru-RU"/>
    </w:rPr>
  </w:style>
  <w:style w:type="paragraph" w:styleId="IntenseQuote">
    <w:name w:val="Intense Quote"/>
    <w:basedOn w:val="Normal"/>
    <w:next w:val="Normal"/>
    <w:link w:val="IntenseQuoteChar"/>
    <w:uiPriority w:val="30"/>
    <w:qFormat/>
    <w:rsid w:val="0055347F"/>
    <w:pPr>
      <w:pBdr>
        <w:top w:val="single" w:color="004141" w:themeColor="accent1" w:sz="4" w:space="10"/>
        <w:bottom w:val="single" w:color="004141" w:themeColor="accent1" w:sz="4" w:space="10"/>
      </w:pBdr>
      <w:spacing w:before="360" w:after="360"/>
      <w:ind w:left="864" w:right="864"/>
      <w:jc w:val="center"/>
    </w:pPr>
    <w:rPr>
      <w:i/>
      <w:iCs/>
      <w:color w:val="004141" w:themeColor="accent1"/>
    </w:rPr>
  </w:style>
  <w:style w:type="character" w:styleId="IntenseQuoteChar" w:customStyle="1">
    <w:name w:val="Intense Quote Char"/>
    <w:basedOn w:val="DefaultParagraphFont"/>
    <w:link w:val="IntenseQuote"/>
    <w:uiPriority w:val="30"/>
    <w:rsid w:val="0055347F"/>
    <w:rPr>
      <w:i/>
      <w:iCs/>
      <w:color w:val="004141"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783">
      <w:bodyDiv w:val="1"/>
      <w:marLeft w:val="0"/>
      <w:marRight w:val="0"/>
      <w:marTop w:val="0"/>
      <w:marBottom w:val="0"/>
      <w:divBdr>
        <w:top w:val="none" w:sz="0" w:space="0" w:color="auto"/>
        <w:left w:val="none" w:sz="0" w:space="0" w:color="auto"/>
        <w:bottom w:val="none" w:sz="0" w:space="0" w:color="auto"/>
        <w:right w:val="none" w:sz="0" w:space="0" w:color="auto"/>
      </w:divBdr>
    </w:div>
    <w:div w:id="122314992">
      <w:bodyDiv w:val="1"/>
      <w:marLeft w:val="0"/>
      <w:marRight w:val="0"/>
      <w:marTop w:val="0"/>
      <w:marBottom w:val="0"/>
      <w:divBdr>
        <w:top w:val="none" w:sz="0" w:space="0" w:color="auto"/>
        <w:left w:val="none" w:sz="0" w:space="0" w:color="auto"/>
        <w:bottom w:val="none" w:sz="0" w:space="0" w:color="auto"/>
        <w:right w:val="none" w:sz="0" w:space="0" w:color="auto"/>
      </w:divBdr>
      <w:divsChild>
        <w:div w:id="164134637">
          <w:marLeft w:val="0"/>
          <w:marRight w:val="0"/>
          <w:marTop w:val="0"/>
          <w:marBottom w:val="0"/>
          <w:divBdr>
            <w:top w:val="none" w:sz="0" w:space="0" w:color="auto"/>
            <w:left w:val="none" w:sz="0" w:space="0" w:color="auto"/>
            <w:bottom w:val="none" w:sz="0" w:space="0" w:color="auto"/>
            <w:right w:val="none" w:sz="0" w:space="0" w:color="auto"/>
          </w:divBdr>
        </w:div>
      </w:divsChild>
    </w:div>
    <w:div w:id="178394637">
      <w:bodyDiv w:val="1"/>
      <w:marLeft w:val="0"/>
      <w:marRight w:val="0"/>
      <w:marTop w:val="0"/>
      <w:marBottom w:val="0"/>
      <w:divBdr>
        <w:top w:val="none" w:sz="0" w:space="0" w:color="auto"/>
        <w:left w:val="none" w:sz="0" w:space="0" w:color="auto"/>
        <w:bottom w:val="none" w:sz="0" w:space="0" w:color="auto"/>
        <w:right w:val="none" w:sz="0" w:space="0" w:color="auto"/>
      </w:divBdr>
      <w:divsChild>
        <w:div w:id="429280345">
          <w:marLeft w:val="0"/>
          <w:marRight w:val="0"/>
          <w:marTop w:val="0"/>
          <w:marBottom w:val="0"/>
          <w:divBdr>
            <w:top w:val="none" w:sz="0" w:space="0" w:color="auto"/>
            <w:left w:val="none" w:sz="0" w:space="0" w:color="auto"/>
            <w:bottom w:val="none" w:sz="0" w:space="0" w:color="auto"/>
            <w:right w:val="none" w:sz="0" w:space="0" w:color="auto"/>
          </w:divBdr>
        </w:div>
      </w:divsChild>
    </w:div>
    <w:div w:id="599338842">
      <w:bodyDiv w:val="1"/>
      <w:marLeft w:val="0"/>
      <w:marRight w:val="0"/>
      <w:marTop w:val="0"/>
      <w:marBottom w:val="0"/>
      <w:divBdr>
        <w:top w:val="none" w:sz="0" w:space="0" w:color="auto"/>
        <w:left w:val="none" w:sz="0" w:space="0" w:color="auto"/>
        <w:bottom w:val="none" w:sz="0" w:space="0" w:color="auto"/>
        <w:right w:val="none" w:sz="0" w:space="0" w:color="auto"/>
      </w:divBdr>
    </w:div>
    <w:div w:id="679551875">
      <w:bodyDiv w:val="1"/>
      <w:marLeft w:val="0"/>
      <w:marRight w:val="0"/>
      <w:marTop w:val="0"/>
      <w:marBottom w:val="0"/>
      <w:divBdr>
        <w:top w:val="none" w:sz="0" w:space="0" w:color="auto"/>
        <w:left w:val="none" w:sz="0" w:space="0" w:color="auto"/>
        <w:bottom w:val="none" w:sz="0" w:space="0" w:color="auto"/>
        <w:right w:val="none" w:sz="0" w:space="0" w:color="auto"/>
      </w:divBdr>
    </w:div>
    <w:div w:id="692221157">
      <w:bodyDiv w:val="1"/>
      <w:marLeft w:val="0"/>
      <w:marRight w:val="0"/>
      <w:marTop w:val="0"/>
      <w:marBottom w:val="0"/>
      <w:divBdr>
        <w:top w:val="none" w:sz="0" w:space="0" w:color="auto"/>
        <w:left w:val="none" w:sz="0" w:space="0" w:color="auto"/>
        <w:bottom w:val="none" w:sz="0" w:space="0" w:color="auto"/>
        <w:right w:val="none" w:sz="0" w:space="0" w:color="auto"/>
      </w:divBdr>
    </w:div>
    <w:div w:id="714818332">
      <w:bodyDiv w:val="1"/>
      <w:marLeft w:val="0"/>
      <w:marRight w:val="0"/>
      <w:marTop w:val="0"/>
      <w:marBottom w:val="0"/>
      <w:divBdr>
        <w:top w:val="none" w:sz="0" w:space="0" w:color="auto"/>
        <w:left w:val="none" w:sz="0" w:space="0" w:color="auto"/>
        <w:bottom w:val="none" w:sz="0" w:space="0" w:color="auto"/>
        <w:right w:val="none" w:sz="0" w:space="0" w:color="auto"/>
      </w:divBdr>
    </w:div>
    <w:div w:id="719401098">
      <w:bodyDiv w:val="1"/>
      <w:marLeft w:val="0"/>
      <w:marRight w:val="0"/>
      <w:marTop w:val="0"/>
      <w:marBottom w:val="0"/>
      <w:divBdr>
        <w:top w:val="none" w:sz="0" w:space="0" w:color="auto"/>
        <w:left w:val="none" w:sz="0" w:space="0" w:color="auto"/>
        <w:bottom w:val="none" w:sz="0" w:space="0" w:color="auto"/>
        <w:right w:val="none" w:sz="0" w:space="0" w:color="auto"/>
      </w:divBdr>
    </w:div>
    <w:div w:id="990521207">
      <w:bodyDiv w:val="1"/>
      <w:marLeft w:val="0"/>
      <w:marRight w:val="0"/>
      <w:marTop w:val="0"/>
      <w:marBottom w:val="0"/>
      <w:divBdr>
        <w:top w:val="none" w:sz="0" w:space="0" w:color="auto"/>
        <w:left w:val="none" w:sz="0" w:space="0" w:color="auto"/>
        <w:bottom w:val="none" w:sz="0" w:space="0" w:color="auto"/>
        <w:right w:val="none" w:sz="0" w:space="0" w:color="auto"/>
      </w:divBdr>
    </w:div>
    <w:div w:id="1008825773">
      <w:bodyDiv w:val="1"/>
      <w:marLeft w:val="0"/>
      <w:marRight w:val="0"/>
      <w:marTop w:val="0"/>
      <w:marBottom w:val="0"/>
      <w:divBdr>
        <w:top w:val="none" w:sz="0" w:space="0" w:color="auto"/>
        <w:left w:val="none" w:sz="0" w:space="0" w:color="auto"/>
        <w:bottom w:val="none" w:sz="0" w:space="0" w:color="auto"/>
        <w:right w:val="none" w:sz="0" w:space="0" w:color="auto"/>
      </w:divBdr>
    </w:div>
    <w:div w:id="1075011966">
      <w:bodyDiv w:val="1"/>
      <w:marLeft w:val="0"/>
      <w:marRight w:val="0"/>
      <w:marTop w:val="0"/>
      <w:marBottom w:val="0"/>
      <w:divBdr>
        <w:top w:val="none" w:sz="0" w:space="0" w:color="auto"/>
        <w:left w:val="none" w:sz="0" w:space="0" w:color="auto"/>
        <w:bottom w:val="none" w:sz="0" w:space="0" w:color="auto"/>
        <w:right w:val="none" w:sz="0" w:space="0" w:color="auto"/>
      </w:divBdr>
    </w:div>
    <w:div w:id="1335961895">
      <w:bodyDiv w:val="1"/>
      <w:marLeft w:val="0"/>
      <w:marRight w:val="0"/>
      <w:marTop w:val="0"/>
      <w:marBottom w:val="0"/>
      <w:divBdr>
        <w:top w:val="none" w:sz="0" w:space="0" w:color="auto"/>
        <w:left w:val="none" w:sz="0" w:space="0" w:color="auto"/>
        <w:bottom w:val="none" w:sz="0" w:space="0" w:color="auto"/>
        <w:right w:val="none" w:sz="0" w:space="0" w:color="auto"/>
      </w:divBdr>
    </w:div>
    <w:div w:id="1389570455">
      <w:bodyDiv w:val="1"/>
      <w:marLeft w:val="0"/>
      <w:marRight w:val="0"/>
      <w:marTop w:val="0"/>
      <w:marBottom w:val="0"/>
      <w:divBdr>
        <w:top w:val="none" w:sz="0" w:space="0" w:color="auto"/>
        <w:left w:val="none" w:sz="0" w:space="0" w:color="auto"/>
        <w:bottom w:val="none" w:sz="0" w:space="0" w:color="auto"/>
        <w:right w:val="none" w:sz="0" w:space="0" w:color="auto"/>
      </w:divBdr>
      <w:divsChild>
        <w:div w:id="433987108">
          <w:marLeft w:val="0"/>
          <w:marRight w:val="0"/>
          <w:marTop w:val="150"/>
          <w:marBottom w:val="150"/>
          <w:divBdr>
            <w:top w:val="single" w:sz="6" w:space="0" w:color="DFE1E5"/>
            <w:left w:val="single" w:sz="6" w:space="0" w:color="DFE1E5"/>
            <w:bottom w:val="single" w:sz="6" w:space="0" w:color="DFE1E5"/>
            <w:right w:val="single" w:sz="6" w:space="0" w:color="DFE1E5"/>
          </w:divBdr>
          <w:divsChild>
            <w:div w:id="1314721513">
              <w:marLeft w:val="0"/>
              <w:marRight w:val="0"/>
              <w:marTop w:val="0"/>
              <w:marBottom w:val="0"/>
              <w:divBdr>
                <w:top w:val="none" w:sz="0" w:space="0" w:color="auto"/>
                <w:left w:val="none" w:sz="0" w:space="0" w:color="auto"/>
                <w:bottom w:val="none" w:sz="0" w:space="0" w:color="auto"/>
                <w:right w:val="none" w:sz="0" w:space="0" w:color="auto"/>
              </w:divBdr>
              <w:divsChild>
                <w:div w:id="930744546">
                  <w:marLeft w:val="0"/>
                  <w:marRight w:val="0"/>
                  <w:marTop w:val="0"/>
                  <w:marBottom w:val="0"/>
                  <w:divBdr>
                    <w:top w:val="none" w:sz="0" w:space="0" w:color="auto"/>
                    <w:left w:val="none" w:sz="0" w:space="0" w:color="auto"/>
                    <w:bottom w:val="none" w:sz="0" w:space="0" w:color="auto"/>
                    <w:right w:val="none" w:sz="0" w:space="0" w:color="auto"/>
                  </w:divBdr>
                  <w:divsChild>
                    <w:div w:id="128084395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075054651">
          <w:marLeft w:val="0"/>
          <w:marRight w:val="0"/>
          <w:marTop w:val="0"/>
          <w:marBottom w:val="0"/>
          <w:divBdr>
            <w:top w:val="none" w:sz="0" w:space="0" w:color="auto"/>
            <w:left w:val="none" w:sz="0" w:space="0" w:color="auto"/>
            <w:bottom w:val="none" w:sz="0" w:space="0" w:color="auto"/>
            <w:right w:val="none" w:sz="0" w:space="0" w:color="auto"/>
          </w:divBdr>
          <w:divsChild>
            <w:div w:id="148119381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0464993">
      <w:bodyDiv w:val="1"/>
      <w:marLeft w:val="0"/>
      <w:marRight w:val="0"/>
      <w:marTop w:val="0"/>
      <w:marBottom w:val="0"/>
      <w:divBdr>
        <w:top w:val="none" w:sz="0" w:space="0" w:color="auto"/>
        <w:left w:val="none" w:sz="0" w:space="0" w:color="auto"/>
        <w:bottom w:val="none" w:sz="0" w:space="0" w:color="auto"/>
        <w:right w:val="none" w:sz="0" w:space="0" w:color="auto"/>
      </w:divBdr>
    </w:div>
    <w:div w:id="1646474128">
      <w:bodyDiv w:val="1"/>
      <w:marLeft w:val="0"/>
      <w:marRight w:val="0"/>
      <w:marTop w:val="0"/>
      <w:marBottom w:val="0"/>
      <w:divBdr>
        <w:top w:val="none" w:sz="0" w:space="0" w:color="auto"/>
        <w:left w:val="none" w:sz="0" w:space="0" w:color="auto"/>
        <w:bottom w:val="none" w:sz="0" w:space="0" w:color="auto"/>
        <w:right w:val="none" w:sz="0" w:space="0" w:color="auto"/>
      </w:divBdr>
    </w:div>
    <w:div w:id="1768186238">
      <w:bodyDiv w:val="1"/>
      <w:marLeft w:val="0"/>
      <w:marRight w:val="0"/>
      <w:marTop w:val="0"/>
      <w:marBottom w:val="0"/>
      <w:divBdr>
        <w:top w:val="none" w:sz="0" w:space="0" w:color="auto"/>
        <w:left w:val="none" w:sz="0" w:space="0" w:color="auto"/>
        <w:bottom w:val="none" w:sz="0" w:space="0" w:color="auto"/>
        <w:right w:val="none" w:sz="0" w:space="0" w:color="auto"/>
      </w:divBdr>
    </w:div>
    <w:div w:id="1797526569">
      <w:bodyDiv w:val="1"/>
      <w:marLeft w:val="0"/>
      <w:marRight w:val="0"/>
      <w:marTop w:val="0"/>
      <w:marBottom w:val="0"/>
      <w:divBdr>
        <w:top w:val="none" w:sz="0" w:space="0" w:color="auto"/>
        <w:left w:val="none" w:sz="0" w:space="0" w:color="auto"/>
        <w:bottom w:val="none" w:sz="0" w:space="0" w:color="auto"/>
        <w:right w:val="none" w:sz="0" w:space="0" w:color="auto"/>
      </w:divBdr>
      <w:divsChild>
        <w:div w:id="893808801">
          <w:marLeft w:val="0"/>
          <w:marRight w:val="0"/>
          <w:marTop w:val="0"/>
          <w:marBottom w:val="0"/>
          <w:divBdr>
            <w:top w:val="none" w:sz="0" w:space="0" w:color="auto"/>
            <w:left w:val="none" w:sz="0" w:space="0" w:color="auto"/>
            <w:bottom w:val="none" w:sz="0" w:space="0" w:color="auto"/>
            <w:right w:val="none" w:sz="0" w:space="0" w:color="auto"/>
          </w:divBdr>
        </w:div>
      </w:divsChild>
    </w:div>
    <w:div w:id="1972245520">
      <w:bodyDiv w:val="1"/>
      <w:marLeft w:val="0"/>
      <w:marRight w:val="0"/>
      <w:marTop w:val="0"/>
      <w:marBottom w:val="0"/>
      <w:divBdr>
        <w:top w:val="none" w:sz="0" w:space="0" w:color="auto"/>
        <w:left w:val="none" w:sz="0" w:space="0" w:color="auto"/>
        <w:bottom w:val="none" w:sz="0" w:space="0" w:color="auto"/>
        <w:right w:val="none" w:sz="0" w:space="0" w:color="auto"/>
      </w:divBdr>
    </w:div>
    <w:div w:id="2002849672">
      <w:bodyDiv w:val="1"/>
      <w:marLeft w:val="0"/>
      <w:marRight w:val="0"/>
      <w:marTop w:val="0"/>
      <w:marBottom w:val="0"/>
      <w:divBdr>
        <w:top w:val="none" w:sz="0" w:space="0" w:color="auto"/>
        <w:left w:val="none" w:sz="0" w:space="0" w:color="auto"/>
        <w:bottom w:val="none" w:sz="0" w:space="0" w:color="auto"/>
        <w:right w:val="none" w:sz="0" w:space="0" w:color="auto"/>
      </w:divBdr>
    </w:div>
    <w:div w:id="2010598290">
      <w:bodyDiv w:val="1"/>
      <w:marLeft w:val="0"/>
      <w:marRight w:val="0"/>
      <w:marTop w:val="0"/>
      <w:marBottom w:val="0"/>
      <w:divBdr>
        <w:top w:val="none" w:sz="0" w:space="0" w:color="auto"/>
        <w:left w:val="none" w:sz="0" w:space="0" w:color="auto"/>
        <w:bottom w:val="none" w:sz="0" w:space="0" w:color="auto"/>
        <w:right w:val="none" w:sz="0" w:space="0" w:color="auto"/>
      </w:divBdr>
    </w:div>
    <w:div w:id="2140956962">
      <w:bodyDiv w:val="1"/>
      <w:marLeft w:val="0"/>
      <w:marRight w:val="0"/>
      <w:marTop w:val="0"/>
      <w:marBottom w:val="0"/>
      <w:divBdr>
        <w:top w:val="none" w:sz="0" w:space="0" w:color="auto"/>
        <w:left w:val="none" w:sz="0" w:space="0" w:color="auto"/>
        <w:bottom w:val="none" w:sz="0" w:space="0" w:color="auto"/>
        <w:right w:val="none" w:sz="0" w:space="0" w:color="auto"/>
      </w:divBdr>
      <w:divsChild>
        <w:div w:id="1103918699">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mailto:ahmed.othman@injazat.com" TargetMode="External"/><Relationship Id="rId13" Type="http://schemas.openxmlformats.org/officeDocument/2006/relationships/hyperlink" Target="https://adhie.sharepoint.com/:u:/r/MalaffiAD/SuperApp/Shared%20Documents/Core42%20Handover%20Folder/Technical%20Documents/Technical%20Design%20and%20Specs/ERDs.zip?csf=1&amp;web=1&amp;e=PsT6qe" TargetMode="External"/><Relationship Id="rId3" Type="http://schemas.openxmlformats.org/officeDocument/2006/relationships/hyperlink" Target="https://adhie.sharepoint.com/:w:/r/MalaffiAD/SuperApp/Shared%20Documents/Core42%20Handover%20Folder/Technical%20Documents/Developer%20Guide/Sahatna%20Web%20App%20%20Setup%20-%20v1.1.docx?d=w3d6080eb883547939491363149a28342&amp;csf=1&amp;web=1&amp;e=kIsedR" TargetMode="External"/><Relationship Id="rId7" Type="http://schemas.openxmlformats.org/officeDocument/2006/relationships/hyperlink" Target="https://adhie.sharepoint.com/:w:/r/MalaffiAD/SuperApp/Shared%20Documents/Core42%20Handover%20Folder/Technical%20Documents/Developer%20Guide/Sahatna%20Web%20App%20%20Setup%20-%20v1.1.docx?d=w3d6080eb883547939491363149a28342&amp;csf=1&amp;web=1&amp;e=kIsedR" TargetMode="External"/><Relationship Id="rId12" Type="http://schemas.openxmlformats.org/officeDocument/2006/relationships/hyperlink" Target="https://adhie.sharepoint.com/:w:/r/MalaffiAD/SuperApp/Shared%20Documents/Core42%20Handover%20Folder/Technical%20Documents/Technical%20Design%20and%20Specs/SAHATNA%20Integration%20Specification%20Document%20Surveys%20-%20Malaffi%20v0.1.3.docx?d=wd2874eca16234a4a9979cdd0f06da8e5&amp;csf=1&amp;web=1&amp;e=rulIs7" TargetMode="External"/><Relationship Id="rId2" Type="http://schemas.openxmlformats.org/officeDocument/2006/relationships/hyperlink" Target="https://adhie.sharepoint.com/:w:/r/MalaffiAD/SuperApp/Shared%20Documents/Core42%20Handover%20Folder/Technical%20Documents/Developer%20Guide/Sahatna%20Mobile%20App%20%20Setup%20-%20v1.0.docx?d=w70bed50872d840c3bc4d22a009a86adc&amp;csf=1&amp;web=1&amp;e=wCuX4b" TargetMode="External"/><Relationship Id="rId1" Type="http://schemas.openxmlformats.org/officeDocument/2006/relationships/hyperlink" Target="https://adhie.sharepoint.com/:f:/r/MalaffiAD/SuperApp/Shared%20Documents/Core42%20Handover%20Folder/Technical%20Documents/UI-UX?csf=1&amp;web=1&amp;e=fhXiVn" TargetMode="External"/><Relationship Id="rId6" Type="http://schemas.openxmlformats.org/officeDocument/2006/relationships/hyperlink" Target="https://adhie.sharepoint.com/:w:/r/MalaffiAD/SuperApp/Shared%20Documents/Core42%20Handover%20Folder/Technical%20Documents/Developer%20Guide/Sahatna%20Mobile%20App%20%20Setup%20-%20v1.0.docx?d=w70bed50872d840c3bc4d22a009a86adc&amp;csf=1&amp;web=1&amp;e=wCuX4b" TargetMode="External"/><Relationship Id="rId11" Type="http://schemas.openxmlformats.org/officeDocument/2006/relationships/hyperlink" Target="https://docs.dapr.io/concepts/resiliency-concept/" TargetMode="External"/><Relationship Id="rId5" Type="http://schemas.openxmlformats.org/officeDocument/2006/relationships/hyperlink" Target="https://adhie.sharepoint.com/:f:/r/MalaffiAD/SuperApp/Shared%20Documents/Core42%20Handover%20Folder/Technical%20Documents/UI-UX?csf=1&amp;web=1&amp;e=fhXiVn" TargetMode="External"/><Relationship Id="rId10" Type="http://schemas.openxmlformats.org/officeDocument/2006/relationships/hyperlink" Target="mailto:ahmed.othman@injazat.com" TargetMode="External"/><Relationship Id="rId4" Type="http://schemas.openxmlformats.org/officeDocument/2006/relationships/hyperlink" Target="https://adhie.sharepoint.com/:u:/r/MalaffiAD/SuperApp/Shared%20Documents/Core42%20Handover%20Folder/Technical%20Documents/Technical%20Design%20and%20Specs/DFD_Diagrams_v1.4.drawio?csf=1&amp;web=1&amp;e=Eb6OOp" TargetMode="External"/><Relationship Id="rId9" Type="http://schemas.openxmlformats.org/officeDocument/2006/relationships/hyperlink" Target="https://learn.microsoft.com/en-us/azure/architecture/patterns/sidecar"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adhie.sharepoint.com/:u:/r/MalaffiAD/SuperApp/Shared%20Documents/Core42%20Handover%20Folder/Technical%20Documents/Technical%20Design%20and%20Specs/ERDs.zip?csf=1&amp;web=1&amp;e=PsT6qe" TargetMode="External"/><Relationship Id="rId34" Type="http://schemas.openxmlformats.org/officeDocument/2006/relationships/image" Target="media/image15.png"/><Relationship Id="rId42" Type="http://schemas.openxmlformats.org/officeDocument/2006/relationships/image" Target="media/image20.png"/><Relationship Id="rId47" Type="http://schemas.openxmlformats.org/officeDocument/2006/relationships/hyperlink" Target="https://adhie.sharepoint.com/:u:/r/MalaffiAD/SuperApp/Shared%20Documents/Core42%20Handover%20Folder/Technical%20Documents/Technical%20Design%20and%20Specs/ERDs.zip?csf=1&amp;web=1&amp;e=PsT6qe" TargetMode="External"/><Relationship Id="rId50" Type="http://schemas.openxmlformats.org/officeDocument/2006/relationships/image" Target="media/image27.png"/><Relationship Id="rId55" Type="http://schemas.openxmlformats.org/officeDocument/2006/relationships/hyperlink" Target="https://docs.dapr.io/concepts/resiliency-concept/" TargetMode="External"/><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hyperlink" Target="https://adhie.sharepoint.com/:u:/r/MalaffiAD/SuperApp/Shared%20Documents/Core42%20Handover%20Folder/Technical%20Documents/Technical%20Design%20and%20Specs/ERDs.zip?csf=1&amp;web=1&amp;e=PsT6qe"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hyperlink" Target="https://docs.dapr.io/concepts/building-blocks-concept/"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jpeg"/><Relationship Id="rId25" Type="http://schemas.openxmlformats.org/officeDocument/2006/relationships/hyperlink" Target="https://adhie.sharepoint.com/:w:/r/MalaffiAD/SuperApp/Shared%20Documents/Core42%20Handover%20Folder/Technical%20Documents/Technical%20Design%20and%20Specs/SAHATNA%20Integration%20Specification%20Document%20Surveys%20-%20Malaffi%20v0.1.3.docx?d=wd2874eca16234a4a9979cdd0f06da8e5&amp;csf=1&amp;web=1&amp;e=rulIs7" TargetMode="External"/><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header" Target="header2.xml"/><Relationship Id="rId67" Type="http://schemas.microsoft.com/office/2019/05/relationships/documenttasks" Target="documenttasks/documenttasks1.xml"/><Relationship Id="rId20" Type="http://schemas.openxmlformats.org/officeDocument/2006/relationships/image" Target="media/image6.png"/><Relationship Id="rId41" Type="http://schemas.openxmlformats.org/officeDocument/2006/relationships/hyperlink" Target="https://injazatae-my.sharepoint.com/:u:/g/personal/viktar_zeldzin_injazat_com/EQIRcRH-F_xBrf3EpvnbU_sBZCaWFjcU3Csm8Vz1JRQspw?e=2cLnhP" TargetMode="External"/><Relationship Id="rId54" Type="http://schemas.openxmlformats.org/officeDocument/2006/relationships/hyperlink" Target="https://github.com/OWASP/ASVS/blob/v4.0.3/4.0/OWASP%20Application%20Security%20Verification%20Standard%204.0.3-en.pdf"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adhie.sharepoint.com/:u:/r/MalaffiAD/SuperApp/Shared%20Documents/Core42%20Handover%20Folder/Technical%20Documents/Technical%20Design%20and%20Specs/ERDs.zip?csf=1&amp;web=1&amp;e=PsT6qe" TargetMode="External"/><Relationship Id="rId36" Type="http://schemas.openxmlformats.org/officeDocument/2006/relationships/hyperlink" Target="https://adhie.sharepoint.com/:u:/r/MalaffiAD/SuperApp/Shared%20Documents/Core42%20Handover%20Folder/Technical%20Documents/Technical%20Design%20and%20Specs/ERDs.zip?csf=1&amp;web=1&amp;e=PsT6qe" TargetMode="External"/><Relationship Id="rId49" Type="http://schemas.openxmlformats.org/officeDocument/2006/relationships/image" Target="media/image26.png"/><Relationship Id="rId57" Type="http://schemas.openxmlformats.org/officeDocument/2006/relationships/hyperlink" Target="https://learn.microsoft.com/en-us/azure/architecture/patterns/sidecar" TargetMode="External"/><Relationship Id="rId10" Type="http://schemas.openxmlformats.org/officeDocument/2006/relationships/endnotes" Target="endnotes.xml"/><Relationship Id="rId31" Type="http://schemas.openxmlformats.org/officeDocument/2006/relationships/hyperlink" Target="https://injazatae-my.sharepoint.com/:u:/g/personal/viktar_zeldzin_injazat_com/EWQVJKkyu-ZGmc_YSm9-V_4BzmQ9mXLjf7lJ4oUPbhXhfg?e=emBmhi" TargetMode="External"/><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jpeg"/><Relationship Id="rId39" Type="http://schemas.openxmlformats.org/officeDocument/2006/relationships/hyperlink" Target="https://adhie.sharepoint.com/:u:/r/MalaffiAD/SuperApp/Shared%20Documents/Core42%20Handover%20Folder/Technical%20Documents/Technical%20Design%20and%20Specs/ERDs.zip?csf=1&amp;web=1&amp;e=PsT6qe"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34.svg"/><Relationship Id="rId1" Type="http://schemas.openxmlformats.org/officeDocument/2006/relationships/image" Target="media/image33.png"/></Relationships>
</file>

<file path=word/_rels/footer3.xml.rels><?xml version="1.0" encoding="UTF-8" standalone="yes"?>
<Relationships xmlns="http://schemas.openxmlformats.org/package/2006/relationships"><Relationship Id="rId2" Type="http://schemas.openxmlformats.org/officeDocument/2006/relationships/image" Target="media/image34.svg"/><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3" Type="http://schemas.openxmlformats.org/officeDocument/2006/relationships/image" Target="media/image37.svg"/><Relationship Id="rId2" Type="http://schemas.openxmlformats.org/officeDocument/2006/relationships/image" Target="media/image36.png"/><Relationship Id="rId1" Type="http://schemas.openxmlformats.org/officeDocument/2006/relationships/image" Target="media/image35.png"/></Relationships>
</file>

<file path=word/documenttasks/documenttasks1.xml><?xml version="1.0" encoding="utf-8"?>
<t:Tasks xmlns:t="http://schemas.microsoft.com/office/tasks/2019/documenttasks" xmlns:oel="http://schemas.microsoft.com/office/2019/extlst">
  <t:Task id="{CC017C06-2CCA-4D6E-8D06-6A88C99EBEB9}">
    <t:Anchor>
      <t:Comment id="1695097255"/>
    </t:Anchor>
    <t:History>
      <t:Event id="{DB09B3F9-FA27-4D12-8FD6-C69BB2BB4542}" time="2023-12-27T13:18:28.458Z">
        <t:Attribution userId="S::alexey.shevchik@injazat.com::9b1f8016-d371-447b-b040-9f09aba8524c" userProvider="AD" userName="Alexey Shevchik"/>
        <t:Anchor>
          <t:Comment id="1695097255"/>
        </t:Anchor>
        <t:Create/>
      </t:Event>
      <t:Event id="{A1D9E37F-8640-47B1-BE8F-BC999E67F05B}" time="2023-12-27T13:18:28.458Z">
        <t:Attribution userId="S::alexey.shevchik@injazat.com::9b1f8016-d371-447b-b040-9f09aba8524c" userProvider="AD" userName="Alexey Shevchik"/>
        <t:Anchor>
          <t:Comment id="1695097255"/>
        </t:Anchor>
        <t:Assign userId="S::ahmed.othman@injazat.com::5ed4712f-903d-4751-a157-1931e631b02a" userProvider="AD" userName="Ahmed Othman"/>
      </t:Event>
      <t:Event id="{6A2CD517-592B-4861-8AD4-43F129EF4E40}" time="2023-12-27T13:18:28.458Z">
        <t:Attribution userId="S::alexey.shevchik@injazat.com::9b1f8016-d371-447b-b040-9f09aba8524c" userProvider="AD" userName="Alexey Shevchik"/>
        <t:Anchor>
          <t:Comment id="1695097255"/>
        </t:Anchor>
        <t:SetTitle title="@Ahmed Othman , we need DevOps help here, please"/>
      </t:Event>
      <t:Event id="{3E4E5896-21FA-4D44-AB2E-7F50D1BF32A3}" time="2024-01-15T14:30:44.3Z">
        <t:Attribution userId="S::siarhei.ihnatsenka@injazat.com::9446bab5-3c93-4647-b0ff-a6ed6c01e1f2" userProvider="AD" userName="Siarhei Ihnatsenka"/>
        <t:Progress percentComplete="100"/>
      </t:Event>
    </t:History>
  </t:Task>
  <t:Task id="{D694F8DC-8789-4AF5-9AD2-FCA60F6E47A6}">
    <t:Anchor>
      <t:Comment id="1472748177"/>
    </t:Anchor>
    <t:History>
      <t:Event id="{DB09B3F9-FA27-4D12-8FD6-C69BB2BB4542}" time="2023-12-27T13:18:28.458Z">
        <t:Attribution userId="S::alexey.shevchik@injazat.com::9b1f8016-d371-447b-b040-9f09aba8524c" userProvider="AD" userName="Alexey Shevchik"/>
        <t:Anchor>
          <t:Comment id="1472748177"/>
        </t:Anchor>
        <t:Create/>
      </t:Event>
      <t:Event id="{A1D9E37F-8640-47B1-BE8F-BC999E67F05B}" time="2023-12-27T13:18:28.458Z">
        <t:Attribution userId="S::alexey.shevchik@injazat.com::9b1f8016-d371-447b-b040-9f09aba8524c" userProvider="AD" userName="Alexey Shevchik"/>
        <t:Anchor>
          <t:Comment id="1472748177"/>
        </t:Anchor>
        <t:Assign userId="S::ahmed.othman@injazat.com::5ed4712f-903d-4751-a157-1931e631b02a" userProvider="AD" userName="Ahmed Othman"/>
      </t:Event>
      <t:Event id="{6A2CD517-592B-4861-8AD4-43F129EF4E40}" time="2023-12-27T13:18:28.458Z">
        <t:Attribution userId="S::alexey.shevchik@injazat.com::9b1f8016-d371-447b-b040-9f09aba8524c" userProvider="AD" userName="Alexey Shevchik"/>
        <t:Anchor>
          <t:Comment id="1472748177"/>
        </t:Anchor>
        <t:SetTitle title="@Ahmed Othman , we need DevOps help here, please"/>
      </t:Event>
      <t:Event id="{3E4A9691-4825-4C0C-B5C3-E20C8C63DDE5}" time="2024-01-15T14:30:37.211Z">
        <t:Attribution userId="S::siarhei.ihnatsenka@injazat.com::9446bab5-3c93-4647-b0ff-a6ed6c01e1f2" userProvider="AD" userName="Siarhei Ihnatsenka"/>
        <t:Progress percentComplete="100"/>
      </t:Event>
    </t:History>
  </t:Task>
  <t:Task id="{8BA6554B-84D1-4003-A9CA-983BFA51E022}">
    <t:Anchor>
      <t:Comment id="1810560031"/>
    </t:Anchor>
    <t:History>
      <t:Event id="{DB09B3F9-FA27-4D12-8FD6-C69BB2BB4542}" time="2023-12-27T13:18:28.458Z">
        <t:Attribution userId="S::alexey.shevchik@injazat.com::9b1f8016-d371-447b-b040-9f09aba8524c" userProvider="AD" userName="Alexey Shevchik"/>
        <t:Anchor>
          <t:Comment id="1810560031"/>
        </t:Anchor>
        <t:Create/>
      </t:Event>
      <t:Event id="{A1D9E37F-8640-47B1-BE8F-BC999E67F05B}" time="2023-12-27T13:18:28.458Z">
        <t:Attribution userId="S::alexey.shevchik@injazat.com::9b1f8016-d371-447b-b040-9f09aba8524c" userProvider="AD" userName="Alexey Shevchik"/>
        <t:Anchor>
          <t:Comment id="1810560031"/>
        </t:Anchor>
        <t:Assign userId="S::ahmed.othman@injazat.com::5ed4712f-903d-4751-a157-1931e631b02a" userProvider="AD" userName="Ahmed Othman"/>
      </t:Event>
      <t:Event id="{6A2CD517-592B-4861-8AD4-43F129EF4E40}" time="2023-12-27T13:18:28.458Z">
        <t:Attribution userId="S::alexey.shevchik@injazat.com::9b1f8016-d371-447b-b040-9f09aba8524c" userProvider="AD" userName="Alexey Shevchik"/>
        <t:Anchor>
          <t:Comment id="1810560031"/>
        </t:Anchor>
        <t:SetTitle title="@Ahmed Othman , we need DevOps help here, please"/>
      </t:Event>
      <t:Event id="{51C7FB13-EECA-4F0C-9213-CF02CB5A7776}" time="2024-01-15T14:30:31.697Z">
        <t:Attribution userId="S::siarhei.ihnatsenka@injazat.com::9446bab5-3c93-4647-b0ff-a6ed6c01e1f2" userProvider="AD" userName="Siarhei Ihnatsenk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Emergence V3">
      <a:dk1>
        <a:srgbClr val="000000"/>
      </a:dk1>
      <a:lt1>
        <a:srgbClr val="FFFFFF"/>
      </a:lt1>
      <a:dk2>
        <a:srgbClr val="44546A"/>
      </a:dk2>
      <a:lt2>
        <a:srgbClr val="E7E6E6"/>
      </a:lt2>
      <a:accent1>
        <a:srgbClr val="004141"/>
      </a:accent1>
      <a:accent2>
        <a:srgbClr val="FF8068"/>
      </a:accent2>
      <a:accent3>
        <a:srgbClr val="A5A5A5"/>
      </a:accent3>
      <a:accent4>
        <a:srgbClr val="FAD232"/>
      </a:accent4>
      <a:accent5>
        <a:srgbClr val="00AFFF"/>
      </a:accent5>
      <a:accent6>
        <a:srgbClr val="00D2AA"/>
      </a:accent6>
      <a:hlink>
        <a:srgbClr val="00AFFF"/>
      </a:hlink>
      <a:folHlink>
        <a:srgbClr val="00AFFF"/>
      </a:folHlink>
    </a:clrScheme>
    <a:fontScheme name="G42">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EA2D9907337A41B4848BF142A4F72B" ma:contentTypeVersion="17" ma:contentTypeDescription="Create a new document." ma:contentTypeScope="" ma:versionID="93760b2d7b531a2a856040b2bf3f0030">
  <xsd:schema xmlns:xsd="http://www.w3.org/2001/XMLSchema" xmlns:xs="http://www.w3.org/2001/XMLSchema" xmlns:p="http://schemas.microsoft.com/office/2006/metadata/properties" xmlns:ns1="http://schemas.microsoft.com/sharepoint/v3" xmlns:ns2="e7930e6b-f328-437b-b562-4df1c0a3ef86" xmlns:ns3="c4894168-86a8-45ce-9c5c-1e9b88c5c2a5" targetNamespace="http://schemas.microsoft.com/office/2006/metadata/properties" ma:root="true" ma:fieldsID="1f34ea55c25adb4270276e150a57b1f2" ns1:_="" ns2:_="" ns3:_="">
    <xsd:import namespace="http://schemas.microsoft.com/sharepoint/v3"/>
    <xsd:import namespace="e7930e6b-f328-437b-b562-4df1c0a3ef86"/>
    <xsd:import namespace="c4894168-86a8-45ce-9c5c-1e9b88c5c2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SensitiveDataType"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930e6b-f328-437b-b562-4df1c0a3e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SensitiveDataType" ma:index="11" nillable="true" ma:displayName="SensitiveDataType" ma:internalName="SensitiveDataTyp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71aac59-9390-42bc-85ca-0714238e1b4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894168-86a8-45ce-9c5c-1e9b88c5c2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a93838-d824-4912-bab1-e2e4d9c818ac}" ma:internalName="TaxCatchAll" ma:showField="CatchAllData" ma:web="c4894168-86a8-45ce-9c5c-1e9b88c5c2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Dat</b:Tag>
    <b:SourceType>Book</b:SourceType>
    <b:Guid>{8A70C3DC-CA2A-D143-9C0C-ED0126BF3F99}</b:Guid>
    <b:Author>
      <b:Author>
        <b:NameList>
          <b:Person>
            <b:Last>Dates</b:Last>
          </b:Person>
        </b:NameList>
      </b:Author>
    </b:Author>
    <b:RefOrder>1</b:RefOrder>
  </b:Source>
  <b:Source>
    <b:Tag>Ent</b:Tag>
    <b:SourceType>Book</b:SourceType>
    <b:Guid>{E29BF05C-D0B1-6847-8D08-F5476B5BB476}</b:Guid>
    <b:Author>
      <b:Author>
        <b:NameList>
          <b:Person>
            <b:Last>Date</b:Last>
            <b:First>Enter</b:First>
          </b:Person>
        </b:NameList>
      </b:Author>
    </b:Author>
    <b:RefOrder>2</b:RefOrder>
  </b:Source>
  <b:Source>
    <b:Tag>Dat1</b:Tag>
    <b:SourceType>Book</b:SourceType>
    <b:Guid>{F78B0C9F-259E-4444-9B9D-1D3F7003867C}</b:Guid>
    <b:Author>
      <b:Author>
        <b:NameList>
          <b:Person>
            <b:Last>Date</b:Last>
          </b:Person>
        </b:NameList>
      </b:Author>
    </b:Author>
    <b:RefOrder>3</b:RefOrder>
  </b:Source>
  <b:Source>
    <b:Tag>Date</b:Tag>
    <b:SourceType>Book</b:SourceType>
    <b:Guid>{18AD60B6-96B1-1849-B96E-67A277FAE448}</b:Guid>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930e6b-f328-437b-b562-4df1c0a3ef86">
      <Terms xmlns="http://schemas.microsoft.com/office/infopath/2007/PartnerControls"/>
    </lcf76f155ced4ddcb4097134ff3c332f>
    <TaxCatchAll xmlns="c4894168-86a8-45ce-9c5c-1e9b88c5c2a5" xsi:nil="true"/>
    <_ip_UnifiedCompliancePolicyUIAction xmlns="http://schemas.microsoft.com/sharepoint/v3" xsi:nil="true"/>
    <SensitiveDataType xmlns="e7930e6b-f328-437b-b562-4df1c0a3ef86"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65A6E7D-5B34-42AB-9154-594AAB688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930e6b-f328-437b-b562-4df1c0a3ef86"/>
    <ds:schemaRef ds:uri="c4894168-86a8-45ce-9c5c-1e9b88c5c2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252525-BA0A-4C3D-AAE8-3E89CD3C4D71}">
  <ds:schemaRefs>
    <ds:schemaRef ds:uri="http://schemas.microsoft.com/sharepoint/v3/contenttype/forms"/>
  </ds:schemaRefs>
</ds:datastoreItem>
</file>

<file path=customXml/itemProps3.xml><?xml version="1.0" encoding="utf-8"?>
<ds:datastoreItem xmlns:ds="http://schemas.openxmlformats.org/officeDocument/2006/customXml" ds:itemID="{75B8EA28-D66B-4445-8C15-55CBBCE977BA}">
  <ds:schemaRefs>
    <ds:schemaRef ds:uri="http://schemas.openxmlformats.org/officeDocument/2006/bibliography"/>
  </ds:schemaRefs>
</ds:datastoreItem>
</file>

<file path=customXml/itemProps4.xml><?xml version="1.0" encoding="utf-8"?>
<ds:datastoreItem xmlns:ds="http://schemas.openxmlformats.org/officeDocument/2006/customXml" ds:itemID="{A192F95E-4389-49AE-951B-F0A7F54471DE}">
  <ds:schemaRefs>
    <ds:schemaRef ds:uri="http://schemas.microsoft.com/office/2006/metadata/properties"/>
    <ds:schemaRef ds:uri="http://schemas.microsoft.com/office/infopath/2007/PartnerControls"/>
    <ds:schemaRef ds:uri="e7930e6b-f328-437b-b562-4df1c0a3ef86"/>
    <ds:schemaRef ds:uri="c4894168-86a8-45ce-9c5c-1e9b88c5c2a5"/>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samir.ahmed</cp:lastModifiedBy>
  <cp:revision>319</cp:revision>
  <cp:lastPrinted>2024-01-18T22:12:00Z</cp:lastPrinted>
  <dcterms:created xsi:type="dcterms:W3CDTF">2025-05-29T14:34:00Z</dcterms:created>
  <dcterms:modified xsi:type="dcterms:W3CDTF">2025-07-23T18:34:48Z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-1812799698</vt:lpwstr>
  </property>
  <property fmtid="{D5CDD505-2E9C-101B-9397-08002B2CF9AE}" pid="3" name="docIndexRef">
    <vt:lpwstr>1b90c997-aebe-4145-82fe-4805c3965635</vt:lpwstr>
  </property>
  <property fmtid="{D5CDD505-2E9C-101B-9397-08002B2CF9AE}" pid="4" name="bjDocumentSecurityLabel">
    <vt:lpwstr>[INTERNAL] </vt:lpwstr>
  </property>
  <property fmtid="{D5CDD505-2E9C-101B-9397-08002B2CF9AE}" pid="5" name="bjDocumentLabelXML">
    <vt:lpwstr>&lt;?xml version="1.0" encoding="us-ascii"?&gt;&lt;sisl xmlns:xsd="http://www.w3.org/2001/XMLSchema" xmlns:xsi="http://www.w3.org/2001/XMLSchema-instance" sislVersion="0" policy="3328d060-d216-4afe-9302-ccc930dd7d37" origin="defaultValue"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FooterBothDocProperty">
    <vt:lpwstr>INTERNAL</vt:lpwstr>
  </property>
  <property fmtid="{D5CDD505-2E9C-101B-9397-08002B2CF9AE}" pid="8" name="ContentTypeId">
    <vt:lpwstr>0x01010006EA2D9907337A41B4848BF142A4F72B</vt:lpwstr>
  </property>
  <property fmtid="{D5CDD505-2E9C-101B-9397-08002B2CF9AE}" pid="9" name="GrammarlyDocumentId">
    <vt:lpwstr>e03b9b93557af18b894a2ac189bc691de5a651f4b8a2a187d583ed150dcc1cac</vt:lpwstr>
  </property>
  <property fmtid="{D5CDD505-2E9C-101B-9397-08002B2CF9AE}" pid="10" name="MSIP_Label_09ea7407-5844-49ec-aa4f-9b4135bf0609_Enabled">
    <vt:lpwstr>true</vt:lpwstr>
  </property>
  <property fmtid="{D5CDD505-2E9C-101B-9397-08002B2CF9AE}" pid="11" name="MSIP_Label_09ea7407-5844-49ec-aa4f-9b4135bf0609_SetDate">
    <vt:lpwstr>2025-02-13T10:56:15Z</vt:lpwstr>
  </property>
  <property fmtid="{D5CDD505-2E9C-101B-9397-08002B2CF9AE}" pid="12" name="MSIP_Label_09ea7407-5844-49ec-aa4f-9b4135bf0609_Method">
    <vt:lpwstr>Standard</vt:lpwstr>
  </property>
  <property fmtid="{D5CDD505-2E9C-101B-9397-08002B2CF9AE}" pid="13" name="MSIP_Label_09ea7407-5844-49ec-aa4f-9b4135bf0609_Name">
    <vt:lpwstr>Restricted-Core42</vt:lpwstr>
  </property>
  <property fmtid="{D5CDD505-2E9C-101B-9397-08002B2CF9AE}" pid="14" name="MSIP_Label_09ea7407-5844-49ec-aa4f-9b4135bf0609_SiteId">
    <vt:lpwstr>62974d97-13b6-40c9-8576-f1ab2905b6cf</vt:lpwstr>
  </property>
  <property fmtid="{D5CDD505-2E9C-101B-9397-08002B2CF9AE}" pid="15" name="MSIP_Label_09ea7407-5844-49ec-aa4f-9b4135bf0609_ActionId">
    <vt:lpwstr>8b22f7e3-b242-46b7-b2dc-4ce55e0c26aa</vt:lpwstr>
  </property>
  <property fmtid="{D5CDD505-2E9C-101B-9397-08002B2CF9AE}" pid="16" name="MSIP_Label_09ea7407-5844-49ec-aa4f-9b4135bf0609_ContentBits">
    <vt:lpwstr>3</vt:lpwstr>
  </property>
  <property fmtid="{D5CDD505-2E9C-101B-9397-08002B2CF9AE}" pid="17" name="MediaServiceImageTags">
    <vt:lpwstr/>
  </property>
  <property fmtid="{D5CDD505-2E9C-101B-9397-08002B2CF9AE}" pid="18" name="ClassificationContentMarkingFooterShapeIds">
    <vt:lpwstr>4007df3e,3ba8429a,6825a365</vt:lpwstr>
  </property>
  <property fmtid="{D5CDD505-2E9C-101B-9397-08002B2CF9AE}" pid="19" name="ClassificationContentMarkingFooterFontProps">
    <vt:lpwstr>#0000ff,10,Calibri</vt:lpwstr>
  </property>
  <property fmtid="{D5CDD505-2E9C-101B-9397-08002B2CF9AE}" pid="20" name="ClassificationContentMarkingFooterText">
    <vt:lpwstr> This document has been classified as Restricted - محظور by ADHDS. Please handle accordingly. </vt:lpwstr>
  </property>
  <property fmtid="{D5CDD505-2E9C-101B-9397-08002B2CF9AE}" pid="21" name="MSIP_Label_5e3a05b1-e577-476e-9648-03f33a46830c_Enabled">
    <vt:lpwstr>true</vt:lpwstr>
  </property>
  <property fmtid="{D5CDD505-2E9C-101B-9397-08002B2CF9AE}" pid="22" name="MSIP_Label_5e3a05b1-e577-476e-9648-03f33a46830c_SetDate">
    <vt:lpwstr>2025-05-28T05:34:29Z</vt:lpwstr>
  </property>
  <property fmtid="{D5CDD505-2E9C-101B-9397-08002B2CF9AE}" pid="23" name="MSIP_Label_5e3a05b1-e577-476e-9648-03f33a46830c_Method">
    <vt:lpwstr>Standard</vt:lpwstr>
  </property>
  <property fmtid="{D5CDD505-2E9C-101B-9397-08002B2CF9AE}" pid="24" name="MSIP_Label_5e3a05b1-e577-476e-9648-03f33a46830c_Name">
    <vt:lpwstr>Restricted - محظور</vt:lpwstr>
  </property>
  <property fmtid="{D5CDD505-2E9C-101B-9397-08002B2CF9AE}" pid="25" name="MSIP_Label_5e3a05b1-e577-476e-9648-03f33a46830c_SiteId">
    <vt:lpwstr>4f1e4886-6343-4c8a-84d2-ba19a89ccce4</vt:lpwstr>
  </property>
  <property fmtid="{D5CDD505-2E9C-101B-9397-08002B2CF9AE}" pid="26" name="MSIP_Label_5e3a05b1-e577-476e-9648-03f33a46830c_ActionId">
    <vt:lpwstr>00cf7b27-0410-4235-b6be-8826768f0c48</vt:lpwstr>
  </property>
  <property fmtid="{D5CDD505-2E9C-101B-9397-08002B2CF9AE}" pid="27" name="MSIP_Label_5e3a05b1-e577-476e-9648-03f33a46830c_ContentBits">
    <vt:lpwstr>3</vt:lpwstr>
  </property>
  <property fmtid="{D5CDD505-2E9C-101B-9397-08002B2CF9AE}" pid="28" name="MSIP_Label_5e3a05b1-e577-476e-9648-03f33a46830c_Tag">
    <vt:lpwstr>10, 3, 0, 2</vt:lpwstr>
  </property>
</Properties>
</file>